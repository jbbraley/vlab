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CFE" w:rsidRDefault="000A3D54">
      <w:pPr>
        <w:pStyle w:val="Heading1"/>
        <w:spacing w:before="13"/>
        <w:ind w:left="125"/>
        <w:rPr>
          <w:rFonts w:cs="Arial"/>
        </w:rPr>
      </w:pPr>
      <w:r>
        <w:pict>
          <v:group id="_x0000_s1069" style="position:absolute;left:0;text-align:left;margin-left:333.15pt;margin-top:27.5pt;width:.4pt;height:2.25pt;z-index:-6064;mso-position-horizontal-relative:page" coordorigin="6663,550" coordsize="8,45">
            <v:shape id="_x0000_s1070" style="position:absolute;left:6663;top:550;width:8;height:45" coordorigin="6663,550" coordsize="8,45" path="m6663,572r7,e" filled="f" strokeweight="2.35pt">
              <v:path arrowok="t"/>
            </v:shape>
            <w10:wrap anchorx="page"/>
          </v:group>
        </w:pict>
      </w:r>
      <w:bookmarkStart w:id="0" w:name="LT-EOL_1"/>
      <w:bookmarkEnd w:id="0"/>
      <w:r>
        <w:fldChar w:fldCharType="begin"/>
      </w:r>
      <w:r>
        <w:instrText xml:space="preserve"> HYPERLINK "http://vlab.asklab.tk/VirtualLab/index.html" \h </w:instrText>
      </w:r>
      <w:r>
        <w:fldChar w:fldCharType="separate"/>
      </w:r>
      <w:r>
        <w:rPr>
          <w:spacing w:val="-17"/>
          <w:u w:val="thick" w:color="000000"/>
        </w:rPr>
        <w:t>V</w:t>
      </w:r>
      <w:r>
        <w:rPr>
          <w:spacing w:val="-15"/>
          <w:u w:val="thick" w:color="000000"/>
        </w:rPr>
        <w:t>i</w:t>
      </w:r>
      <w:r>
        <w:rPr>
          <w:u w:val="thick" w:color="000000"/>
        </w:rPr>
        <w:t>r</w:t>
      </w:r>
      <w:r>
        <w:rPr>
          <w:spacing w:val="-1"/>
          <w:u w:val="thick" w:color="000000"/>
        </w:rPr>
        <w:t>t</w:t>
      </w:r>
      <w:r>
        <w:rPr>
          <w:spacing w:val="-16"/>
          <w:u w:val="thick" w:color="000000"/>
        </w:rPr>
        <w:t>u</w:t>
      </w:r>
      <w:r>
        <w:rPr>
          <w:spacing w:val="-1"/>
          <w:u w:val="thick" w:color="000000"/>
        </w:rPr>
        <w:t>a</w:t>
      </w:r>
      <w:r>
        <w:rPr>
          <w:u w:val="thick" w:color="000000"/>
        </w:rPr>
        <w:t>l</w:t>
      </w:r>
      <w:r>
        <w:rPr>
          <w:spacing w:val="-22"/>
          <w:u w:val="thick" w:color="000000"/>
        </w:rPr>
        <w:t xml:space="preserve"> </w:t>
      </w:r>
      <w:r>
        <w:rPr>
          <w:spacing w:val="-1"/>
          <w:u w:val="thick" w:color="000000"/>
        </w:rPr>
        <w:t>La</w:t>
      </w:r>
      <w:r>
        <w:rPr>
          <w:u w:val="thick" w:color="000000"/>
        </w:rPr>
        <w:t>b</w:t>
      </w:r>
      <w:r>
        <w:rPr>
          <w:spacing w:val="-8"/>
          <w:u w:val="thick" w:color="000000"/>
        </w:rPr>
        <w:t xml:space="preserve"> </w:t>
      </w:r>
      <w:r>
        <w:t>(</w:t>
      </w:r>
      <w:proofErr w:type="gramStart"/>
      <w:r>
        <w:rPr>
          <w:spacing w:val="-1"/>
          <w:u w:val="thick" w:color="000000"/>
        </w:rPr>
        <w:t>..</w:t>
      </w:r>
      <w:proofErr w:type="gramEnd"/>
      <w:r>
        <w:rPr>
          <w:spacing w:val="-1"/>
          <w:u w:val="thick" w:color="000000"/>
        </w:rPr>
        <w:t>/</w:t>
      </w:r>
      <w:r>
        <w:rPr>
          <w:spacing w:val="-15"/>
          <w:u w:val="thick" w:color="000000"/>
        </w:rPr>
        <w:t>i</w:t>
      </w:r>
      <w:r>
        <w:rPr>
          <w:spacing w:val="-16"/>
          <w:u w:val="thick" w:color="000000"/>
        </w:rPr>
        <w:t>n</w:t>
      </w:r>
      <w:r>
        <w:rPr>
          <w:spacing w:val="-1"/>
          <w:u w:val="thick" w:color="000000"/>
        </w:rPr>
        <w:t>de</w:t>
      </w:r>
      <w:r>
        <w:rPr>
          <w:spacing w:val="-30"/>
          <w:u w:val="thick" w:color="000000"/>
        </w:rPr>
        <w:t>x</w:t>
      </w:r>
      <w:r>
        <w:rPr>
          <w:spacing w:val="-1"/>
          <w:u w:val="thick" w:color="000000"/>
        </w:rPr>
        <w:t>.</w:t>
      </w:r>
      <w:r>
        <w:rPr>
          <w:spacing w:val="-16"/>
          <w:u w:val="thick" w:color="000000"/>
        </w:rPr>
        <w:t>h</w:t>
      </w:r>
      <w:r>
        <w:rPr>
          <w:spacing w:val="-1"/>
          <w:u w:val="thick" w:color="000000"/>
        </w:rPr>
        <w:t>t</w:t>
      </w:r>
      <w:r>
        <w:rPr>
          <w:spacing w:val="15"/>
          <w:u w:val="thick" w:color="000000"/>
        </w:rPr>
        <w:t>m</w:t>
      </w:r>
      <w:r>
        <w:rPr>
          <w:spacing w:val="-15"/>
          <w:u w:val="thick" w:color="000000"/>
        </w:rPr>
        <w:t>l</w:t>
      </w:r>
      <w:r>
        <w:t>)</w:t>
      </w:r>
      <w:r>
        <w:fldChar w:fldCharType="end"/>
      </w:r>
    </w:p>
    <w:p w:rsidR="000F6CFE" w:rsidRDefault="000F6CFE">
      <w:pPr>
        <w:spacing w:before="10"/>
        <w:rPr>
          <w:rFonts w:ascii="Arial" w:eastAsia="Arial" w:hAnsi="Arial" w:cs="Arial"/>
          <w:sz w:val="23"/>
          <w:szCs w:val="23"/>
        </w:rPr>
      </w:pPr>
    </w:p>
    <w:p w:rsidR="000F6CFE" w:rsidRDefault="000A3D54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6" style="width:533.35pt;height:.85pt;mso-position-horizontal-relative:char;mso-position-vertical-relative:line" coordsize="10667,17">
            <v:group id="_x0000_s1067" style="position:absolute;left:9;top:9;width:10650;height:2" coordorigin="9,9" coordsize="10650,2">
              <v:shape id="_x0000_s1068" style="position:absolute;left:9;top:9;width:10650;height:2" coordorigin="9,9" coordsize="10650,0" path="m9,9r10650,e" filled="f" strokecolor="#ededed" strokeweight=".85pt">
                <v:path arrowok="t"/>
              </v:shape>
            </v:group>
            <w10:wrap type="none"/>
            <w10:anchorlock/>
          </v:group>
        </w:pict>
      </w:r>
    </w:p>
    <w:p w:rsidR="000F6CFE" w:rsidRDefault="000F6CFE">
      <w:pPr>
        <w:rPr>
          <w:rFonts w:ascii="Arial" w:eastAsia="Arial" w:hAnsi="Arial" w:cs="Arial"/>
          <w:sz w:val="20"/>
          <w:szCs w:val="20"/>
        </w:rPr>
      </w:pPr>
    </w:p>
    <w:p w:rsidR="000F6CFE" w:rsidRDefault="000F6CFE">
      <w:pPr>
        <w:spacing w:before="9"/>
        <w:rPr>
          <w:rFonts w:ascii="Arial" w:eastAsia="Arial" w:hAnsi="Arial" w:cs="Arial"/>
          <w:sz w:val="21"/>
          <w:szCs w:val="21"/>
        </w:rPr>
      </w:pPr>
    </w:p>
    <w:p w:rsidR="000F6CFE" w:rsidRDefault="000A3D54">
      <w:pPr>
        <w:pStyle w:val="BodyText"/>
        <w:tabs>
          <w:tab w:val="left" w:pos="5734"/>
        </w:tabs>
        <w:spacing w:before="0"/>
        <w:ind w:left="2660"/>
        <w:rPr>
          <w:rFonts w:cs="Arial"/>
        </w:rPr>
      </w:pPr>
      <w:r>
        <w:pict>
          <v:group id="_x0000_s1058" style="position:absolute;left:0;text-align:left;margin-left:40.2pt;margin-top:-9.7pt;width:113.35pt;height:32.35pt;z-index:1144;mso-position-horizontal-relative:page" coordorigin="804,-194" coordsize="2267,647">
            <v:group id="_x0000_s1064" style="position:absolute;left:823;top:-179;width:2226;height:2" coordorigin="823,-179" coordsize="2226,2">
              <v:shape id="_x0000_s1065" style="position:absolute;left:823;top:-179;width:2226;height:2" coordorigin="823,-179" coordsize="2226,0" path="m823,-179r2225,e" filled="f" strokecolor="#ddd" strokeweight=".53233mm">
                <v:path arrowok="t"/>
              </v:shape>
            </v:group>
            <v:group id="_x0000_s1062" style="position:absolute;left:3056;top:-176;width:2;height:614" coordorigin="3056,-176" coordsize="2,614">
              <v:shape id="_x0000_s1063" style="position:absolute;left:3056;top:-176;width:2;height:614" coordorigin="3056,-176" coordsize="0,614" path="m3056,-176r,613e" filled="f" strokecolor="#ddd" strokeweight=".54572mm">
                <v:path arrowok="t"/>
              </v:shape>
            </v:group>
            <v:group id="_x0000_s1059" style="position:absolute;left:819;top:-171;width:2;height:608" coordorigin="819,-171" coordsize="2,608">
              <v:shape id="_x0000_s1061" style="position:absolute;left:819;top:-171;width:2;height:608" coordorigin="819,-171" coordsize="0,608" path="m819,-171r,608e" filled="f" strokecolor="#ddd" strokeweight=".54572mm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819;top:-179;width:2237;height:616" filled="f" stroked="f">
                <v:textbox inset="0,0,0,0">
                  <w:txbxContent>
                    <w:p w:rsidR="000F6CFE" w:rsidRDefault="000A3D54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Bridge</w:t>
                      </w:r>
                      <w:r>
                        <w:rPr>
                          <w:rFonts w:ascii="Arial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Introduction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2"/>
        </w:rPr>
        <w:t xml:space="preserve"> Implementation</w:t>
      </w:r>
      <w:r>
        <w:rPr>
          <w:spacing w:val="-2"/>
        </w:rPr>
        <w:tab/>
      </w:r>
      <w:r>
        <w:t>Results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0F6CFE" w:rsidRDefault="000F6CFE">
      <w:pPr>
        <w:spacing w:before="1"/>
        <w:rPr>
          <w:rFonts w:ascii="Arial" w:eastAsia="Arial" w:hAnsi="Arial" w:cs="Arial"/>
          <w:sz w:val="26"/>
          <w:szCs w:val="26"/>
        </w:rPr>
      </w:pPr>
    </w:p>
    <w:p w:rsidR="000F6CFE" w:rsidRDefault="000A3D54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0F6CFE" w:rsidRDefault="000F6CFE">
      <w:pPr>
        <w:spacing w:before="7"/>
        <w:rPr>
          <w:rFonts w:ascii="Arial" w:eastAsia="Arial" w:hAnsi="Arial" w:cs="Arial"/>
          <w:sz w:val="15"/>
          <w:szCs w:val="15"/>
        </w:rPr>
      </w:pPr>
    </w:p>
    <w:p w:rsidR="000F6CFE" w:rsidRDefault="000A3D54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5" style="width:533.35pt;height:.85pt;mso-position-horizontal-relative:char;mso-position-vertical-relative:line" coordsize="10667,17">
            <v:group id="_x0000_s1056" style="position:absolute;left:9;top:9;width:10650;height:2" coordorigin="9,9" coordsize="10650,2">
              <v:shape id="_x0000_s1057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0F6CFE" w:rsidRDefault="000F6CFE">
      <w:pPr>
        <w:spacing w:before="9"/>
        <w:rPr>
          <w:rFonts w:ascii="Arial" w:eastAsia="Arial" w:hAnsi="Arial" w:cs="Arial"/>
          <w:sz w:val="19"/>
          <w:szCs w:val="19"/>
        </w:rPr>
      </w:pPr>
    </w:p>
    <w:p w:rsidR="000F6CFE" w:rsidRDefault="000A3D54">
      <w:pPr>
        <w:pStyle w:val="Heading2"/>
        <w:jc w:val="both"/>
        <w:rPr>
          <w:rFonts w:cs="Arial"/>
        </w:rPr>
      </w:pPr>
      <w:r>
        <w:rPr>
          <w:spacing w:val="-1"/>
        </w:rPr>
        <w:t>End-of-Life</w:t>
      </w:r>
      <w:r>
        <w:rPr>
          <w:spacing w:val="-20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er</w:t>
      </w:r>
      <w:r>
        <w:rPr>
          <w:spacing w:val="-5"/>
        </w:rPr>
        <w:t>f</w:t>
      </w:r>
      <w:r>
        <w:rPr>
          <w:spacing w:val="-4"/>
        </w:rPr>
        <w:t>ormance</w:t>
      </w:r>
      <w:r>
        <w:rPr>
          <w:spacing w:val="-20"/>
        </w:rPr>
        <w:t xml:space="preserve"> </w:t>
      </w:r>
      <w:r>
        <w:rPr>
          <w:spacing w:val="-2"/>
        </w:rPr>
        <w:t>Case</w:t>
      </w:r>
      <w:r>
        <w:rPr>
          <w:spacing w:val="-20"/>
        </w:rPr>
        <w:t xml:space="preserve"> </w:t>
      </w:r>
      <w:r>
        <w:t>Study</w:t>
      </w:r>
    </w:p>
    <w:p w:rsidR="000F6CFE" w:rsidRDefault="000A3D54">
      <w:pPr>
        <w:pStyle w:val="Heading3"/>
        <w:jc w:val="both"/>
        <w:rPr>
          <w:rFonts w:cs="Arial"/>
        </w:rPr>
      </w:pPr>
      <w:r>
        <w:rPr>
          <w:spacing w:val="2"/>
        </w:rPr>
        <w:t>Bridge</w:t>
      </w:r>
      <w:r>
        <w:rPr>
          <w:spacing w:val="-9"/>
        </w:rPr>
        <w:t xml:space="preserve"> </w:t>
      </w:r>
      <w:r>
        <w:t>Introduction</w:t>
      </w:r>
    </w:p>
    <w:p w:rsidR="000F6CFE" w:rsidRDefault="000A3D54">
      <w:pPr>
        <w:pStyle w:val="Heading4"/>
        <w:spacing w:before="150"/>
        <w:jc w:val="both"/>
      </w:pPr>
      <w:r>
        <w:rPr>
          <w:spacing w:val="-1"/>
        </w:rPr>
        <w:t>Motivation</w:t>
      </w:r>
    </w:p>
    <w:p w:rsidR="000F6CFE" w:rsidRDefault="000A3D54">
      <w:pPr>
        <w:pStyle w:val="BodyText"/>
        <w:spacing w:before="166" w:line="298" w:lineRule="auto"/>
        <w:ind w:right="3319"/>
        <w:jc w:val="both"/>
        <w:rPr>
          <w:rFonts w:cs="Arial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424.25pt;margin-top:6.9pt;width:148.5pt;height:222pt;z-index:1096;mso-position-horizontal-relative:page">
            <v:imagedata r:id="rId7" o:title=""/>
            <w10:wrap anchorx="page"/>
          </v:shape>
        </w:pic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2"/>
        </w:rPr>
        <w:t>bridge</w:t>
      </w:r>
      <w:r>
        <w:rPr>
          <w:spacing w:val="30"/>
        </w:rPr>
        <w:t xml:space="preserve"> </w:t>
      </w:r>
      <w:r>
        <w:rPr>
          <w:spacing w:val="2"/>
        </w:rPr>
        <w:t>presented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rPr>
          <w:spacing w:val="1"/>
        </w:rPr>
        <w:t>study</w:t>
      </w:r>
      <w:r>
        <w:rPr>
          <w:spacing w:val="26"/>
        </w:rPr>
        <w:t xml:space="preserve"> </w:t>
      </w:r>
      <w:r>
        <w:rPr>
          <w:spacing w:val="-5"/>
        </w:rPr>
        <w:t>was</w:t>
      </w:r>
      <w:r>
        <w:rPr>
          <w:spacing w:val="26"/>
        </w:rPr>
        <w:t xml:space="preserve"> </w:t>
      </w:r>
      <w:r>
        <w:rPr>
          <w:spacing w:val="1"/>
        </w:rPr>
        <w:t>constructed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2"/>
        </w:rPr>
        <w:t>1939</w:t>
      </w:r>
      <w:r>
        <w:rPr>
          <w:spacing w:val="29"/>
        </w:rPr>
        <w:t xml:space="preserve"> </w:t>
      </w:r>
      <w:r>
        <w:rPr>
          <w:spacing w:val="2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rehabilitated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r>
        <w:rPr>
          <w:spacing w:val="2"/>
        </w:rPr>
        <w:t>1970.</w:t>
      </w:r>
      <w:r>
        <w:rPr>
          <w:spacing w:val="38"/>
        </w:rPr>
        <w:t xml:space="preserve"> </w:t>
      </w:r>
      <w:r>
        <w:rPr>
          <w:spacing w:val="3"/>
        </w:rPr>
        <w:t>The</w:t>
      </w:r>
      <w:r>
        <w:rPr>
          <w:spacing w:val="40"/>
        </w:rPr>
        <w:t xml:space="preserve"> </w:t>
      </w:r>
      <w:r>
        <w:rPr>
          <w:spacing w:val="1"/>
        </w:rPr>
        <w:t>steel</w:t>
      </w:r>
      <w:r>
        <w:rPr>
          <w:spacing w:val="34"/>
        </w:rPr>
        <w:t xml:space="preserve"> </w:t>
      </w:r>
      <w:r>
        <w:rPr>
          <w:spacing w:val="2"/>
        </w:rPr>
        <w:t>girders</w:t>
      </w:r>
      <w:r>
        <w:rPr>
          <w:spacing w:val="37"/>
        </w:rPr>
        <w:t xml:space="preserve"> </w:t>
      </w:r>
      <w:r>
        <w:rPr>
          <w:spacing w:val="2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floor</w:t>
      </w:r>
      <w:r>
        <w:rPr>
          <w:spacing w:val="42"/>
        </w:rPr>
        <w:t xml:space="preserve"> </w:t>
      </w:r>
      <w:r>
        <w:rPr>
          <w:spacing w:val="-1"/>
        </w:rPr>
        <w:t>beams</w:t>
      </w:r>
      <w:r>
        <w:rPr>
          <w:spacing w:val="36"/>
        </w:rPr>
        <w:t xml:space="preserve"> </w:t>
      </w:r>
      <w:r>
        <w:rPr>
          <w:spacing w:val="-1"/>
        </w:rPr>
        <w:t>exhibited</w:t>
      </w:r>
      <w:r>
        <w:rPr>
          <w:spacing w:val="40"/>
        </w:rPr>
        <w:t xml:space="preserve"> </w:t>
      </w:r>
      <w:r>
        <w:rPr>
          <w:spacing w:val="-1"/>
        </w:rPr>
        <w:t>extensive</w:t>
      </w:r>
      <w:r>
        <w:rPr>
          <w:spacing w:val="44"/>
        </w:rPr>
        <w:t xml:space="preserve"> </w:t>
      </w:r>
      <w:r>
        <w:rPr>
          <w:spacing w:val="1"/>
        </w:rPr>
        <w:t>corrosion</w:t>
      </w:r>
      <w:r>
        <w:rPr>
          <w:spacing w:val="25"/>
        </w:rPr>
        <w:t xml:space="preserve"> </w:t>
      </w:r>
      <w:r>
        <w:rPr>
          <w:spacing w:val="2"/>
        </w:rPr>
        <w:t>and</w:t>
      </w:r>
      <w:r>
        <w:rPr>
          <w:spacing w:val="25"/>
        </w:rPr>
        <w:t xml:space="preserve"> </w:t>
      </w:r>
      <w:r>
        <w:rPr>
          <w:spacing w:val="-5"/>
        </w:rPr>
        <w:t>was</w:t>
      </w:r>
      <w:r>
        <w:rPr>
          <w:spacing w:val="23"/>
        </w:rPr>
        <w:t xml:space="preserve"> </w:t>
      </w:r>
      <w:r>
        <w:rPr>
          <w:spacing w:val="1"/>
        </w:rPr>
        <w:t>posted</w:t>
      </w:r>
      <w:r>
        <w:rPr>
          <w:spacing w:val="25"/>
        </w:rPr>
        <w:t xml:space="preserve"> </w:t>
      </w:r>
      <w:r>
        <w:rPr>
          <w:spacing w:val="1"/>
        </w:rPr>
        <w:t>for</w:t>
      </w:r>
      <w:r>
        <w:rPr>
          <w:spacing w:val="27"/>
        </w:rPr>
        <w:t xml:space="preserve"> </w:t>
      </w:r>
      <w:r>
        <w:rPr>
          <w:spacing w:val="2"/>
        </w:rPr>
        <w:t>three</w:t>
      </w:r>
      <w:r>
        <w:rPr>
          <w:spacing w:val="26"/>
        </w:rPr>
        <w:t xml:space="preserve"> </w:t>
      </w:r>
      <w:r>
        <w:rPr>
          <w:spacing w:val="2"/>
        </w:rPr>
        <w:t>(3)</w:t>
      </w:r>
      <w:r>
        <w:rPr>
          <w:spacing w:val="27"/>
        </w:rPr>
        <w:t xml:space="preserve"> </w:t>
      </w:r>
      <w:r>
        <w:rPr>
          <w:spacing w:val="1"/>
        </w:rPr>
        <w:t>tons.</w:t>
      </w:r>
      <w:r>
        <w:rPr>
          <w:spacing w:val="24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rPr>
          <w:spacing w:val="1"/>
        </w:rPr>
        <w:t>condition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rPr>
          <w:spacing w:val="-5"/>
        </w:rPr>
        <w:t>was</w:t>
      </w:r>
      <w:r>
        <w:rPr>
          <w:spacing w:val="22"/>
        </w:rPr>
        <w:t xml:space="preserve"> </w:t>
      </w:r>
      <w:r>
        <w:t>slated</w:t>
      </w:r>
      <w:r>
        <w:rPr>
          <w:spacing w:val="60"/>
        </w:rPr>
        <w:t xml:space="preserve"> </w:t>
      </w:r>
      <w:r>
        <w:rPr>
          <w:spacing w:val="1"/>
        </w:rPr>
        <w:t>for</w:t>
      </w:r>
      <w:r>
        <w:rPr>
          <w:spacing w:val="11"/>
        </w:rPr>
        <w:t xml:space="preserve"> </w:t>
      </w:r>
      <w:r>
        <w:rPr>
          <w:spacing w:val="1"/>
        </w:rPr>
        <w:t>replacement,</w:t>
      </w:r>
      <w:r>
        <w:rPr>
          <w:spacing w:val="8"/>
        </w:rPr>
        <w:t xml:space="preserve"> </w:t>
      </w:r>
      <w:r>
        <w:rPr>
          <w:spacing w:val="2"/>
        </w:rPr>
        <w:t>but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8"/>
        </w:rPr>
        <w:t xml:space="preserve"> </w:t>
      </w:r>
      <w:r>
        <w:rPr>
          <w:spacing w:val="1"/>
        </w:rPr>
        <w:t>replacement</w:t>
      </w:r>
      <w:r>
        <w:rPr>
          <w:spacing w:val="9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rPr>
          <w:spacing w:val="1"/>
        </w:rPr>
        <w:t>take</w:t>
      </w:r>
      <w:r>
        <w:rPr>
          <w:spacing w:val="10"/>
        </w:rPr>
        <w:t xml:space="preserve"> </w:t>
      </w:r>
      <w:r>
        <w:rPr>
          <w:spacing w:val="1"/>
        </w:rPr>
        <w:t>up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2"/>
        </w:rPr>
        <w:t>decade</w:t>
      </w:r>
      <w:r>
        <w:rPr>
          <w:spacing w:val="10"/>
        </w:rPr>
        <w:t xml:space="preserve"> </w:t>
      </w:r>
      <w:r>
        <w:rPr>
          <w:spacing w:val="2"/>
        </w:rPr>
        <w:t>before</w:t>
      </w:r>
      <w:r>
        <w:rPr>
          <w:spacing w:val="26"/>
        </w:rPr>
        <w:t xml:space="preserve"> </w:t>
      </w:r>
      <w:r>
        <w:t>completion.</w:t>
      </w:r>
      <w:r>
        <w:rPr>
          <w:spacing w:val="48"/>
        </w:rPr>
        <w:t xml:space="preserve"> </w:t>
      </w:r>
      <w:r>
        <w:rPr>
          <w:spacing w:val="3"/>
        </w:rPr>
        <w:t>The</w:t>
      </w:r>
      <w:r>
        <w:rPr>
          <w:spacing w:val="51"/>
        </w:rPr>
        <w:t xml:space="preserve"> </w:t>
      </w:r>
      <w:r>
        <w:rPr>
          <w:spacing w:val="-2"/>
        </w:rPr>
        <w:t>owner</w:t>
      </w:r>
      <w:r>
        <w:rPr>
          <w:spacing w:val="52"/>
        </w:rPr>
        <w:t xml:space="preserve"> </w:t>
      </w:r>
      <w:r>
        <w:rPr>
          <w:spacing w:val="-5"/>
        </w:rPr>
        <w:t>was</w:t>
      </w:r>
      <w:r>
        <w:rPr>
          <w:spacing w:val="47"/>
        </w:rPr>
        <w:t xml:space="preserve"> </w:t>
      </w:r>
      <w:r>
        <w:rPr>
          <w:spacing w:val="2"/>
        </w:rPr>
        <w:t>therefore</w:t>
      </w:r>
      <w:r>
        <w:rPr>
          <w:spacing w:val="51"/>
        </w:rPr>
        <w:t xml:space="preserve"> </w:t>
      </w:r>
      <w:r>
        <w:rPr>
          <w:spacing w:val="2"/>
        </w:rPr>
        <w:t>presented</w:t>
      </w:r>
      <w:r>
        <w:rPr>
          <w:spacing w:val="51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51"/>
        </w:rPr>
        <w:t xml:space="preserve"> </w:t>
      </w:r>
      <w:r>
        <w:rPr>
          <w:spacing w:val="1"/>
        </w:rPr>
        <w:t>challenge</w:t>
      </w:r>
      <w:r>
        <w:rPr>
          <w:spacing w:val="51"/>
        </w:rPr>
        <w:t xml:space="preserve"> </w:t>
      </w:r>
      <w:r>
        <w:rPr>
          <w:spacing w:val="1"/>
        </w:rPr>
        <w:t>of</w:t>
      </w:r>
      <w:r>
        <w:rPr>
          <w:spacing w:val="40"/>
          <w:w w:val="99"/>
        </w:rPr>
        <w:t xml:space="preserve"> </w:t>
      </w:r>
      <w:r>
        <w:t>maintaining</w:t>
      </w:r>
      <w:r>
        <w:rPr>
          <w:spacing w:val="46"/>
        </w:rPr>
        <w:t xml:space="preserve"> </w:t>
      </w:r>
      <w:r>
        <w:rPr>
          <w:spacing w:val="1"/>
        </w:rPr>
        <w:t>the</w:t>
      </w:r>
      <w:r>
        <w:rPr>
          <w:spacing w:val="47"/>
        </w:rPr>
        <w:t xml:space="preserve"> </w:t>
      </w:r>
      <w:r>
        <w:rPr>
          <w:spacing w:val="1"/>
        </w:rPr>
        <w:t>continued</w:t>
      </w:r>
      <w:r>
        <w:rPr>
          <w:spacing w:val="47"/>
        </w:rPr>
        <w:t xml:space="preserve"> </w:t>
      </w:r>
      <w:r>
        <w:rPr>
          <w:spacing w:val="1"/>
        </w:rPr>
        <w:t>safe</w:t>
      </w:r>
      <w:r>
        <w:rPr>
          <w:spacing w:val="47"/>
        </w:rPr>
        <w:t xml:space="preserve"> </w:t>
      </w:r>
      <w:r>
        <w:rPr>
          <w:spacing w:val="2"/>
        </w:rPr>
        <w:t>operation</w:t>
      </w:r>
      <w:r>
        <w:rPr>
          <w:spacing w:val="47"/>
        </w:rPr>
        <w:t xml:space="preserve"> </w:t>
      </w:r>
      <w:r>
        <w:rPr>
          <w:spacing w:val="1"/>
        </w:rPr>
        <w:t>of</w:t>
      </w:r>
      <w:r>
        <w:rPr>
          <w:spacing w:val="46"/>
        </w:rPr>
        <w:t xml:space="preserve"> </w:t>
      </w:r>
      <w:r>
        <w:rPr>
          <w:spacing w:val="1"/>
        </w:rPr>
        <w:t>the</w:t>
      </w:r>
      <w:r>
        <w:rPr>
          <w:spacing w:val="47"/>
        </w:rPr>
        <w:t xml:space="preserve"> </w:t>
      </w:r>
      <w:r>
        <w:rPr>
          <w:spacing w:val="2"/>
        </w:rPr>
        <w:t>bridge</w:t>
      </w:r>
      <w:r>
        <w:rPr>
          <w:spacing w:val="47"/>
        </w:rPr>
        <w:t xml:space="preserve"> </w:t>
      </w:r>
      <w:r>
        <w:rPr>
          <w:spacing w:val="-4"/>
        </w:rPr>
        <w:t>while</w:t>
      </w:r>
      <w:r>
        <w:rPr>
          <w:spacing w:val="47"/>
        </w:rPr>
        <w:t xml:space="preserve"> </w:t>
      </w:r>
      <w:r>
        <w:rPr>
          <w:spacing w:val="-4"/>
        </w:rPr>
        <w:t>minimizing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 xml:space="preserve">required </w:t>
      </w:r>
      <w:r>
        <w:t>investment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1"/>
        </w:rPr>
        <w:t>rehabilitation</w:t>
      </w:r>
      <w:r>
        <w:rPr>
          <w:spacing w:val="3"/>
        </w:rPr>
        <w:t xml:space="preserve"> </w:t>
      </w:r>
      <w:r>
        <w:t>measures.</w:t>
      </w:r>
    </w:p>
    <w:p w:rsidR="000F6CFE" w:rsidRDefault="000A3D54">
      <w:pPr>
        <w:pStyle w:val="BodyText"/>
        <w:spacing w:before="151" w:line="298" w:lineRule="auto"/>
        <w:ind w:right="3330"/>
        <w:rPr>
          <w:rFonts w:cs="Arial"/>
        </w:rPr>
      </w:pPr>
      <w:r>
        <w:rPr>
          <w:spacing w:val="2"/>
        </w:rPr>
        <w:t xml:space="preserve">Furthermore,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owner</w:t>
      </w:r>
      <w:r>
        <w:rPr>
          <w:spacing w:val="5"/>
        </w:rPr>
        <w:t xml:space="preserve"> </w:t>
      </w:r>
      <w:r>
        <w:rPr>
          <w:spacing w:val="-3"/>
        </w:rPr>
        <w:t>wished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investigate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t xml:space="preserve">possibility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t>removing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58"/>
        </w:rPr>
        <w:t xml:space="preserve"> </w:t>
      </w:r>
      <w:r>
        <w:rPr>
          <w:spacing w:val="1"/>
        </w:rPr>
        <w:t>load posting.</w:t>
      </w:r>
    </w:p>
    <w:p w:rsidR="000F6CFE" w:rsidRDefault="000A3D54">
      <w:pPr>
        <w:pStyle w:val="BodyText"/>
        <w:spacing w:before="151" w:line="298" w:lineRule="auto"/>
        <w:ind w:right="3308"/>
        <w:jc w:val="both"/>
        <w:rPr>
          <w:rFonts w:cs="Arial"/>
        </w:rPr>
      </w:pPr>
      <w:r>
        <w:rPr>
          <w:spacing w:val="-2"/>
        </w:rPr>
        <w:t>With</w:t>
      </w:r>
      <w:r>
        <w:rPr>
          <w:spacing w:val="28"/>
        </w:rPr>
        <w:t xml:space="preserve"> </w:t>
      </w:r>
      <w:r>
        <w:rPr>
          <w:spacing w:val="1"/>
        </w:rPr>
        <w:t>these</w:t>
      </w:r>
      <w:r>
        <w:rPr>
          <w:spacing w:val="28"/>
        </w:rPr>
        <w:t xml:space="preserve"> </w:t>
      </w:r>
      <w:r>
        <w:t>objectives,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2"/>
        </w:rPr>
        <w:t>bridge</w:t>
      </w:r>
      <w:r>
        <w:rPr>
          <w:spacing w:val="28"/>
        </w:rPr>
        <w:t xml:space="preserve"> </w:t>
      </w:r>
      <w:r>
        <w:rPr>
          <w:spacing w:val="-2"/>
        </w:rPr>
        <w:t>owner</w:t>
      </w:r>
      <w:r>
        <w:rPr>
          <w:spacing w:val="29"/>
        </w:rPr>
        <w:t xml:space="preserve"> </w:t>
      </w:r>
      <w:r>
        <w:rPr>
          <w:spacing w:val="1"/>
        </w:rPr>
        <w:t>elected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1"/>
        </w:rPr>
        <w:t>have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monitoring</w:t>
      </w:r>
      <w:r>
        <w:rPr>
          <w:spacing w:val="29"/>
        </w:rPr>
        <w:t xml:space="preserve"> </w:t>
      </w:r>
      <w:r>
        <w:t>system</w:t>
      </w:r>
      <w:r>
        <w:rPr>
          <w:spacing w:val="58"/>
        </w:rPr>
        <w:t xml:space="preserve"> </w:t>
      </w:r>
      <w:r>
        <w:t>installed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bridge</w:t>
      </w:r>
      <w:r>
        <w:rPr>
          <w:spacing w:val="15"/>
        </w:rPr>
        <w:t xml:space="preserve"> </w:t>
      </w:r>
      <w:r>
        <w:rPr>
          <w:spacing w:val="1"/>
        </w:rPr>
        <w:t>evaluated</w:t>
      </w:r>
      <w:r>
        <w:rPr>
          <w:spacing w:val="16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"/>
        </w:rPr>
        <w:t>diagnostic</w:t>
      </w:r>
      <w:r>
        <w:rPr>
          <w:spacing w:val="11"/>
        </w:rPr>
        <w:t xml:space="preserve"> </w:t>
      </w:r>
      <w:r>
        <w:rPr>
          <w:spacing w:val="1"/>
        </w:rPr>
        <w:t>load</w:t>
      </w:r>
      <w:r>
        <w:rPr>
          <w:spacing w:val="16"/>
        </w:rPr>
        <w:t xml:space="preserve"> </w:t>
      </w:r>
      <w:r>
        <w:rPr>
          <w:spacing w:val="1"/>
        </w:rPr>
        <w:t>test</w:t>
      </w:r>
      <w:r>
        <w:rPr>
          <w:spacing w:val="13"/>
        </w:rPr>
        <w:t xml:space="preserve"> </w:t>
      </w:r>
      <w:r>
        <w:rPr>
          <w:spacing w:val="2"/>
        </w:rPr>
        <w:t>and</w:t>
      </w:r>
      <w:r>
        <w:rPr>
          <w:spacing w:val="15"/>
        </w:rPr>
        <w:t xml:space="preserve"> </w:t>
      </w:r>
      <w:r>
        <w:rPr>
          <w:spacing w:val="1"/>
        </w:rPr>
        <w:t>refined</w:t>
      </w:r>
      <w:r>
        <w:rPr>
          <w:spacing w:val="15"/>
        </w:rPr>
        <w:t xml:space="preserve"> </w:t>
      </w:r>
      <w:r>
        <w:rPr>
          <w:spacing w:val="3"/>
        </w:rPr>
        <w:t>FE</w:t>
      </w:r>
      <w:r>
        <w:rPr>
          <w:spacing w:val="44"/>
          <w:w w:val="99"/>
        </w:rPr>
        <w:t xml:space="preserve"> </w:t>
      </w:r>
      <w:r>
        <w:t>modeling.</w:t>
      </w:r>
    </w:p>
    <w:p w:rsidR="000F6CFE" w:rsidDel="0073156A" w:rsidRDefault="000A3D54" w:rsidP="0073156A">
      <w:pPr>
        <w:pStyle w:val="BodyText"/>
        <w:spacing w:before="151" w:line="298" w:lineRule="auto"/>
        <w:ind w:right="3330"/>
        <w:rPr>
          <w:del w:id="1" w:author="John Braley" w:date="2018-09-28T15:18:00Z"/>
          <w:rFonts w:cs="Arial"/>
        </w:rPr>
      </w:pPr>
      <w:r>
        <w:rPr>
          <w:spacing w:val="3"/>
        </w:rPr>
        <w:t>The</w:t>
      </w:r>
      <w:r>
        <w:rPr>
          <w:spacing w:val="5"/>
        </w:rPr>
        <w:t xml:space="preserve"> </w:t>
      </w:r>
      <w:r>
        <w:rPr>
          <w:spacing w:val="2"/>
        </w:rPr>
        <w:t>goal</w:t>
      </w:r>
      <w:r>
        <w:rPr>
          <w:spacing w:val="1"/>
        </w:rPr>
        <w:t xml:space="preserve"> of</w:t>
      </w:r>
      <w:r>
        <w:rPr>
          <w:spacing w:val="4"/>
        </w:rPr>
        <w:t xml:space="preserve"> </w:t>
      </w:r>
      <w:r>
        <w:rPr>
          <w:spacing w:val="1"/>
        </w:rPr>
        <w:t>these</w:t>
      </w:r>
      <w:r>
        <w:rPr>
          <w:spacing w:val="6"/>
        </w:rPr>
        <w:t xml:space="preserve"> </w:t>
      </w:r>
      <w:r>
        <w:rPr>
          <w:spacing w:val="1"/>
        </w:rPr>
        <w:t>evaluations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determine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t>ability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structure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44"/>
        </w:rPr>
        <w:t xml:space="preserve"> </w:t>
      </w:r>
      <w:r>
        <w:rPr>
          <w:spacing w:val="2"/>
        </w:rPr>
        <w:t>current</w:t>
      </w:r>
      <w:r>
        <w:rPr>
          <w:spacing w:val="5"/>
        </w:rPr>
        <w:t xml:space="preserve"> </w:t>
      </w:r>
      <w:r>
        <w:rPr>
          <w:spacing w:val="1"/>
        </w:rPr>
        <w:t>state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safely</w:t>
      </w:r>
      <w:r>
        <w:rPr>
          <w:spacing w:val="3"/>
        </w:rPr>
        <w:t xml:space="preserve"> </w:t>
      </w:r>
      <w:r>
        <w:rPr>
          <w:spacing w:val="2"/>
        </w:rPr>
        <w:t>carry</w:t>
      </w:r>
      <w:r>
        <w:rPr>
          <w:spacing w:val="4"/>
        </w:rPr>
        <w:t xml:space="preserve"> </w:t>
      </w:r>
      <w:r>
        <w:rPr>
          <w:spacing w:val="1"/>
        </w:rPr>
        <w:t>loads,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6"/>
        </w:rPr>
        <w:t xml:space="preserve"> </w:t>
      </w:r>
      <w:r>
        <w:rPr>
          <w:spacing w:val="-3"/>
        </w:rPr>
        <w:t>what</w:t>
      </w:r>
      <w:r>
        <w:rPr>
          <w:spacing w:val="5"/>
        </w:rPr>
        <w:t xml:space="preserve"> </w:t>
      </w:r>
      <w:r>
        <w:rPr>
          <w:spacing w:val="1"/>
        </w:rPr>
        <w:t>interventions</w:t>
      </w:r>
      <w:r>
        <w:rPr>
          <w:spacing w:val="4"/>
        </w:rPr>
        <w:t xml:space="preserve"> </w:t>
      </w:r>
      <w:r>
        <w:rPr>
          <w:spacing w:val="-2"/>
        </w:rPr>
        <w:t>might</w:t>
      </w:r>
      <w:r>
        <w:rPr>
          <w:spacing w:val="5"/>
        </w:rPr>
        <w:t xml:space="preserve"> </w:t>
      </w:r>
      <w:r>
        <w:rPr>
          <w:spacing w:val="1"/>
        </w:rPr>
        <w:t>be</w:t>
      </w:r>
      <w:r>
        <w:rPr>
          <w:spacing w:val="6"/>
        </w:rPr>
        <w:t xml:space="preserve"> </w:t>
      </w:r>
      <w:del w:id="2" w:author="John Braley" w:date="2018-09-28T15:18:00Z">
        <w:r w:rsidDel="0073156A">
          <w:rPr>
            <w:spacing w:val="2"/>
          </w:rPr>
          <w:delText>undertaken</w:delText>
        </w:r>
      </w:del>
    </w:p>
    <w:p w:rsidR="000F6CFE" w:rsidRDefault="000A3D54" w:rsidP="0073156A">
      <w:pPr>
        <w:pStyle w:val="BodyText"/>
        <w:spacing w:before="151" w:line="298" w:lineRule="auto"/>
        <w:ind w:right="3330"/>
        <w:rPr>
          <w:rFonts w:cs="Arial"/>
        </w:rPr>
        <w:pPrChange w:id="3" w:author="John Braley" w:date="2018-09-28T15:18:00Z">
          <w:pPr>
            <w:pStyle w:val="BodyText"/>
            <w:spacing w:before="1"/>
            <w:jc w:val="both"/>
          </w:pPr>
        </w:pPrChange>
      </w:pPr>
      <w:del w:id="4" w:author="John Braley" w:date="2018-09-28T15:18:00Z">
        <w:r w:rsidDel="0073156A">
          <w:rPr>
            <w:rFonts w:cs="Arial"/>
            <w:spacing w:val="-1"/>
          </w:rPr>
          <w:delText>if</w:delText>
        </w:r>
        <w:r w:rsidDel="0073156A">
          <w:rPr>
            <w:rFonts w:cs="Arial"/>
            <w:spacing w:val="2"/>
          </w:rPr>
          <w:delText xml:space="preserve"> </w:delText>
        </w:r>
      </w:del>
      <w:proofErr w:type="gramStart"/>
      <w:r>
        <w:rPr>
          <w:rFonts w:cs="Arial"/>
          <w:spacing w:val="1"/>
        </w:rPr>
        <w:t>necessary</w:t>
      </w:r>
      <w:proofErr w:type="gramEnd"/>
      <w:r>
        <w:rPr>
          <w:rFonts w:cs="Arial"/>
        </w:rPr>
        <w:t xml:space="preserve"> to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ensure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safe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operation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structure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it</w:t>
      </w:r>
      <w:del w:id="5" w:author="John Braley" w:date="2018-09-28T15:18:00Z">
        <w:r w:rsidDel="0073156A">
          <w:rPr>
            <w:rFonts w:cs="Arial"/>
            <w:spacing w:val="-1"/>
          </w:rPr>
          <w:delText>’</w:delText>
        </w:r>
      </w:del>
      <w:r>
        <w:rPr>
          <w:rFonts w:cs="Arial"/>
          <w:spacing w:val="-1"/>
        </w:rPr>
        <w:t>s</w:t>
      </w:r>
      <w:r>
        <w:rPr>
          <w:rFonts w:cs="Arial"/>
          <w:spacing w:val="1"/>
        </w:rPr>
        <w:t xml:space="preserve"> </w:t>
      </w:r>
      <w:r>
        <w:rPr>
          <w:rFonts w:cs="Arial"/>
        </w:rPr>
        <w:t>remaining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service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life.</w:t>
      </w:r>
    </w:p>
    <w:p w:rsidR="000F6CFE" w:rsidRDefault="000A3D54">
      <w:pPr>
        <w:pStyle w:val="Heading4"/>
        <w:spacing w:before="167"/>
        <w:jc w:val="both"/>
      </w:pPr>
      <w:r>
        <w:rPr>
          <w:spacing w:val="-1"/>
        </w:rPr>
        <w:t>Description</w:t>
      </w:r>
    </w:p>
    <w:p w:rsidR="000F6CFE" w:rsidRDefault="000A3D54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structure</w:t>
      </w:r>
      <w:r>
        <w:rPr>
          <w:spacing w:val="4"/>
        </w:rPr>
        <w:t xml:space="preserve"> </w:t>
      </w:r>
      <w:r>
        <w:t>consists</w:t>
      </w:r>
      <w:r>
        <w:rPr>
          <w:spacing w:val="2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57</w:t>
      </w:r>
      <w:r>
        <w:rPr>
          <w:spacing w:val="5"/>
        </w:rPr>
        <w:t xml:space="preserve"> </w:t>
      </w:r>
      <w:r>
        <w:rPr>
          <w:spacing w:val="1"/>
        </w:rPr>
        <w:t>spans</w:t>
      </w:r>
      <w:ins w:id="6" w:author="John Braley" w:date="2018-09-28T15:19:00Z">
        <w:r w:rsidR="0073156A">
          <w:rPr>
            <w:spacing w:val="1"/>
          </w:rPr>
          <w:t xml:space="preserve">, one of which </w:t>
        </w:r>
        <w:proofErr w:type="spellStart"/>
        <w:r w:rsidR="0073156A">
          <w:rPr>
            <w:spacing w:val="1"/>
          </w:rPr>
          <w:t>features</w:t>
        </w:r>
      </w:ins>
      <w:del w:id="7" w:author="John Braley" w:date="2018-09-28T15:19:00Z">
        <w:r w:rsidDel="0073156A">
          <w:rPr>
            <w:spacing w:val="1"/>
          </w:rPr>
          <w:delText xml:space="preserve"> </w:delText>
        </w:r>
        <w:r w:rsidDel="0073156A">
          <w:rPr>
            <w:spacing w:val="-5"/>
          </w:rPr>
          <w:delText>wi</w:delText>
        </w:r>
        <w:r w:rsidDel="0073156A">
          <w:rPr>
            <w:spacing w:val="-6"/>
          </w:rPr>
          <w:delText>t</w:delText>
        </w:r>
        <w:r w:rsidDel="0073156A">
          <w:rPr>
            <w:spacing w:val="-5"/>
          </w:rPr>
          <w:delText>h</w:delText>
        </w:r>
        <w:r w:rsidDel="0073156A">
          <w:rPr>
            <w:spacing w:val="5"/>
          </w:rPr>
          <w:delText xml:space="preserve"> </w:delText>
        </w:r>
      </w:del>
      <w:r>
        <w:t>a</w:t>
      </w:r>
      <w:proofErr w:type="spellEnd"/>
      <w:r>
        <w:rPr>
          <w:spacing w:val="4"/>
        </w:rPr>
        <w:t xml:space="preserve"> </w:t>
      </w:r>
      <w:r>
        <w:rPr>
          <w:spacing w:val="1"/>
        </w:rPr>
        <w:t>98</w:t>
      </w:r>
      <w:r>
        <w:rPr>
          <w:spacing w:val="5"/>
        </w:rPr>
        <w:t xml:space="preserve"> </w:t>
      </w:r>
      <w:r>
        <w:rPr>
          <w:spacing w:val="1"/>
        </w:rPr>
        <w:t>foot</w:t>
      </w:r>
      <w:r>
        <w:rPr>
          <w:spacing w:val="3"/>
        </w:rPr>
        <w:t xml:space="preserve"> </w:t>
      </w:r>
      <w:r>
        <w:rPr>
          <w:spacing w:val="1"/>
        </w:rPr>
        <w:t>double</w:t>
      </w:r>
      <w:r>
        <w:rPr>
          <w:spacing w:val="5"/>
        </w:rPr>
        <w:t xml:space="preserve"> </w:t>
      </w:r>
      <w:r>
        <w:rPr>
          <w:spacing w:val="1"/>
        </w:rPr>
        <w:t>leaf</w:t>
      </w:r>
      <w:r>
        <w:rPr>
          <w:spacing w:val="3"/>
        </w:rPr>
        <w:t xml:space="preserve"> </w:t>
      </w:r>
      <w:r>
        <w:rPr>
          <w:spacing w:val="1"/>
        </w:rPr>
        <w:t>bascule</w:t>
      </w:r>
      <w:r>
        <w:rPr>
          <w:spacing w:val="5"/>
        </w:rPr>
        <w:t xml:space="preserve"> </w:t>
      </w:r>
      <w:r>
        <w:rPr>
          <w:spacing w:val="1"/>
        </w:rPr>
        <w:t>span</w:t>
      </w:r>
      <w:r>
        <w:rPr>
          <w:spacing w:val="4"/>
        </w:rPr>
        <w:t xml:space="preserve"> </w:t>
      </w:r>
      <w:r>
        <w:rPr>
          <w:spacing w:val="1"/>
        </w:rPr>
        <w:t>over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navigable</w:t>
      </w:r>
      <w:r>
        <w:rPr>
          <w:spacing w:val="5"/>
        </w:rPr>
        <w:t xml:space="preserve"> </w:t>
      </w:r>
      <w:r>
        <w:rPr>
          <w:spacing w:val="1"/>
        </w:rPr>
        <w:t>channel.</w:t>
      </w:r>
      <w:r>
        <w:rPr>
          <w:spacing w:val="3"/>
        </w:rPr>
        <w:t xml:space="preserve"> For</w:t>
      </w:r>
      <w:r>
        <w:rPr>
          <w:spacing w:val="7"/>
        </w:rPr>
        <w:t xml:space="preserve"> </w:t>
      </w:r>
      <w:r>
        <w:rPr>
          <w:spacing w:val="1"/>
        </w:rPr>
        <w:t>16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70"/>
          <w:w w:val="99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1"/>
        </w:rPr>
        <w:t>spans,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structure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comprised</w:t>
      </w:r>
      <w:r>
        <w:rPr>
          <w:spacing w:val="14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14"/>
        </w:rPr>
        <w:t xml:space="preserve"> </w:t>
      </w:r>
      <w:proofErr w:type="spellStart"/>
      <w:r>
        <w:rPr>
          <w:spacing w:val="2"/>
        </w:rPr>
        <w:t>haunched</w:t>
      </w:r>
      <w:proofErr w:type="spellEnd"/>
      <w:r>
        <w:rPr>
          <w:spacing w:val="15"/>
        </w:rPr>
        <w:t xml:space="preserve"> </w:t>
      </w:r>
      <w:r>
        <w:rPr>
          <w:spacing w:val="1"/>
        </w:rPr>
        <w:t>steel</w:t>
      </w:r>
      <w:r>
        <w:rPr>
          <w:spacing w:val="9"/>
        </w:rPr>
        <w:t xml:space="preserve"> </w:t>
      </w:r>
      <w:r>
        <w:rPr>
          <w:spacing w:val="1"/>
        </w:rPr>
        <w:t>plate</w:t>
      </w:r>
      <w:r>
        <w:rPr>
          <w:spacing w:val="15"/>
        </w:rPr>
        <w:t xml:space="preserve"> </w:t>
      </w:r>
      <w:r>
        <w:rPr>
          <w:spacing w:val="2"/>
        </w:rPr>
        <w:t>girders</w:t>
      </w:r>
      <w:r>
        <w:rPr>
          <w:spacing w:val="10"/>
        </w:rPr>
        <w:t xml:space="preserve"> </w:t>
      </w:r>
      <w:r>
        <w:rPr>
          <w:spacing w:val="-4"/>
        </w:rPr>
        <w:t>which</w:t>
      </w:r>
      <w:r>
        <w:rPr>
          <w:spacing w:val="15"/>
        </w:rPr>
        <w:t xml:space="preserve"> </w:t>
      </w:r>
      <w:r>
        <w:rPr>
          <w:spacing w:val="1"/>
        </w:rPr>
        <w:t>serve</w:t>
      </w:r>
      <w:r>
        <w:rPr>
          <w:spacing w:val="14"/>
        </w:rPr>
        <w:t xml:space="preserve"> </w:t>
      </w:r>
      <w:r>
        <w:rPr>
          <w:spacing w:val="1"/>
        </w:rPr>
        <w:t>as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major</w:t>
      </w:r>
      <w:r>
        <w:rPr>
          <w:spacing w:val="16"/>
        </w:rPr>
        <w:t xml:space="preserve"> </w:t>
      </w:r>
      <w:r>
        <w:rPr>
          <w:spacing w:val="1"/>
        </w:rPr>
        <w:t>load</w:t>
      </w:r>
      <w:r>
        <w:rPr>
          <w:spacing w:val="14"/>
        </w:rPr>
        <w:t xml:space="preserve"> </w:t>
      </w:r>
      <w:r>
        <w:rPr>
          <w:spacing w:val="1"/>
        </w:rPr>
        <w:t>path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68"/>
          <w:w w:val="99"/>
        </w:rPr>
        <w:t xml:space="preserve"> </w:t>
      </w:r>
      <w:r>
        <w:rPr>
          <w:spacing w:val="1"/>
        </w:rPr>
        <w:t>each</w:t>
      </w:r>
      <w:r>
        <w:rPr>
          <w:spacing w:val="16"/>
        </w:rPr>
        <w:t xml:space="preserve"> </w:t>
      </w:r>
      <w:r>
        <w:rPr>
          <w:spacing w:val="1"/>
        </w:rPr>
        <w:t>span,</w:t>
      </w:r>
      <w:r>
        <w:rPr>
          <w:spacing w:val="15"/>
        </w:rPr>
        <w:t xml:space="preserve"> </w:t>
      </w:r>
      <w:r>
        <w:rPr>
          <w:spacing w:val="-4"/>
        </w:rPr>
        <w:t>while</w:t>
      </w:r>
      <w:r>
        <w:rPr>
          <w:spacing w:val="17"/>
        </w:rPr>
        <w:t xml:space="preserve"> </w:t>
      </w:r>
      <w:r>
        <w:rPr>
          <w:spacing w:val="1"/>
        </w:rPr>
        <w:t>floor</w:t>
      </w:r>
      <w:r>
        <w:rPr>
          <w:spacing w:val="18"/>
        </w:rPr>
        <w:t xml:space="preserve"> </w:t>
      </w:r>
      <w:r>
        <w:rPr>
          <w:spacing w:val="-1"/>
        </w:rPr>
        <w:t>beams</w:t>
      </w:r>
      <w:r>
        <w:rPr>
          <w:spacing w:val="14"/>
        </w:rPr>
        <w:t xml:space="preserve"> </w:t>
      </w:r>
      <w:r>
        <w:rPr>
          <w:spacing w:val="1"/>
        </w:rPr>
        <w:t>as</w:t>
      </w:r>
      <w:r>
        <w:rPr>
          <w:spacing w:val="13"/>
        </w:rPr>
        <w:t xml:space="preserve"> </w:t>
      </w:r>
      <w:r>
        <w:rPr>
          <w:spacing w:val="-4"/>
        </w:rPr>
        <w:t>well</w:t>
      </w:r>
      <w:r>
        <w:rPr>
          <w:spacing w:val="12"/>
        </w:rPr>
        <w:t xml:space="preserve"> </w:t>
      </w:r>
      <w:r>
        <w:rPr>
          <w:spacing w:val="1"/>
        </w:rPr>
        <w:t>as</w:t>
      </w:r>
      <w:r>
        <w:rPr>
          <w:spacing w:val="14"/>
        </w:rPr>
        <w:t xml:space="preserve"> </w:t>
      </w:r>
      <w:r>
        <w:rPr>
          <w:spacing w:val="2"/>
        </w:rPr>
        <w:t>tertiary</w:t>
      </w:r>
      <w:r>
        <w:rPr>
          <w:spacing w:val="14"/>
        </w:rPr>
        <w:t xml:space="preserve"> </w:t>
      </w:r>
      <w:r>
        <w:rPr>
          <w:spacing w:val="-1"/>
        </w:rPr>
        <w:t>members</w:t>
      </w:r>
      <w:r>
        <w:rPr>
          <w:spacing w:val="13"/>
        </w:rPr>
        <w:t xml:space="preserve"> </w:t>
      </w:r>
      <w:r>
        <w:rPr>
          <w:spacing w:val="2"/>
        </w:rPr>
        <w:t>carry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load</w:t>
      </w:r>
      <w:r>
        <w:rPr>
          <w:spacing w:val="16"/>
        </w:rPr>
        <w:t xml:space="preserve"> </w:t>
      </w:r>
      <w:r>
        <w:rPr>
          <w:spacing w:val="2"/>
        </w:rPr>
        <w:t>presented</w:t>
      </w:r>
      <w:r>
        <w:rPr>
          <w:spacing w:val="17"/>
        </w:rPr>
        <w:t xml:space="preserve"> </w:t>
      </w:r>
      <w:r>
        <w:rPr>
          <w:spacing w:val="1"/>
        </w:rPr>
        <w:t>by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1"/>
        </w:rPr>
        <w:t>cast-in-place</w:t>
      </w:r>
      <w:r>
        <w:rPr>
          <w:spacing w:val="17"/>
        </w:rPr>
        <w:t xml:space="preserve"> </w:t>
      </w:r>
      <w:r>
        <w:rPr>
          <w:spacing w:val="1"/>
        </w:rPr>
        <w:t>deck</w:t>
      </w:r>
      <w:r>
        <w:rPr>
          <w:spacing w:val="14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3"/>
        </w:rPr>
        <w:t>main</w:t>
      </w:r>
      <w:r>
        <w:rPr>
          <w:spacing w:val="3"/>
        </w:rPr>
        <w:t xml:space="preserve"> </w:t>
      </w:r>
      <w:r>
        <w:rPr>
          <w:spacing w:val="2"/>
        </w:rPr>
        <w:t xml:space="preserve">girders. </w:t>
      </w:r>
      <w:r>
        <w:rPr>
          <w:spacing w:val="1"/>
        </w:rPr>
        <w:t>Another</w:t>
      </w:r>
      <w:r>
        <w:rPr>
          <w:spacing w:val="6"/>
        </w:rPr>
        <w:t xml:space="preserve"> </w:t>
      </w:r>
      <w:r>
        <w:rPr>
          <w:spacing w:val="1"/>
        </w:rPr>
        <w:t>40</w:t>
      </w:r>
      <w:r>
        <w:rPr>
          <w:spacing w:val="3"/>
        </w:rPr>
        <w:t xml:space="preserve"> </w:t>
      </w:r>
      <w:r>
        <w:rPr>
          <w:spacing w:val="1"/>
        </w:rPr>
        <w:t>spans</w:t>
      </w:r>
      <w:r>
        <w:t xml:space="preserve"> </w:t>
      </w:r>
      <w:r>
        <w:rPr>
          <w:spacing w:val="2"/>
        </w:rPr>
        <w:t>are</w:t>
      </w:r>
      <w:r>
        <w:rPr>
          <w:spacing w:val="3"/>
        </w:rPr>
        <w:t xml:space="preserve"> </w:t>
      </w:r>
      <w:r>
        <w:rPr>
          <w:spacing w:val="2"/>
        </w:rPr>
        <w:t>supported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2"/>
        </w:rPr>
        <w:t>reinforced</w:t>
      </w:r>
      <w:r>
        <w:rPr>
          <w:spacing w:val="3"/>
        </w:rPr>
        <w:t xml:space="preserve"> </w:t>
      </w:r>
      <w:r>
        <w:rPr>
          <w:spacing w:val="1"/>
        </w:rPr>
        <w:t>concrete</w:t>
      </w:r>
      <w:r>
        <w:rPr>
          <w:spacing w:val="3"/>
        </w:rPr>
        <w:t xml:space="preserve"> </w:t>
      </w:r>
      <w:r>
        <w:t>t-beams.</w:t>
      </w:r>
    </w:p>
    <w:p w:rsidR="000F6CFE" w:rsidRDefault="000F6CFE">
      <w:pPr>
        <w:spacing w:line="298" w:lineRule="auto"/>
        <w:jc w:val="both"/>
        <w:rPr>
          <w:rFonts w:ascii="Arial" w:eastAsia="Arial" w:hAnsi="Arial" w:cs="Arial"/>
        </w:rPr>
        <w:sectPr w:rsidR="000F6CFE">
          <w:type w:val="continuous"/>
          <w:pgSz w:w="12240" w:h="15840"/>
          <w:pgMar w:top="1140" w:right="660" w:bottom="280" w:left="680" w:header="720" w:footer="720" w:gutter="0"/>
          <w:cols w:space="720"/>
        </w:sectPr>
      </w:pPr>
    </w:p>
    <w:p w:rsidR="000F6CFE" w:rsidRDefault="000F6CFE">
      <w:pPr>
        <w:spacing w:before="11"/>
        <w:rPr>
          <w:rFonts w:ascii="Arial" w:eastAsia="Arial" w:hAnsi="Arial" w:cs="Arial"/>
          <w:sz w:val="6"/>
          <w:szCs w:val="6"/>
        </w:rPr>
      </w:pPr>
    </w:p>
    <w:p w:rsidR="000F6CFE" w:rsidRDefault="000A3D54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62750" cy="2428875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FE" w:rsidRDefault="000F6CFE">
      <w:pPr>
        <w:spacing w:before="2"/>
        <w:rPr>
          <w:rFonts w:ascii="Arial" w:eastAsia="Arial" w:hAnsi="Arial" w:cs="Arial"/>
          <w:sz w:val="6"/>
          <w:szCs w:val="6"/>
        </w:rPr>
      </w:pPr>
    </w:p>
    <w:p w:rsidR="000F6CFE" w:rsidRDefault="000A3D54">
      <w:pPr>
        <w:pStyle w:val="Heading4"/>
        <w:spacing w:before="65"/>
        <w:ind w:left="105"/>
        <w:jc w:val="both"/>
      </w:pPr>
      <w:r>
        <w:rPr>
          <w:spacing w:val="-1"/>
        </w:rPr>
        <w:t>Condition</w:t>
      </w:r>
    </w:p>
    <w:p w:rsidR="000F6CFE" w:rsidRDefault="000A3D54">
      <w:pPr>
        <w:pStyle w:val="BodyText"/>
        <w:spacing w:before="166" w:line="298" w:lineRule="auto"/>
        <w:ind w:left="105" w:right="113"/>
        <w:jc w:val="both"/>
        <w:rPr>
          <w:rFonts w:cs="Arial"/>
        </w:rPr>
      </w:pPr>
      <w:r>
        <w:rPr>
          <w:spacing w:val="-1"/>
        </w:rPr>
        <w:t>Inspection</w:t>
      </w:r>
      <w:r>
        <w:rPr>
          <w:spacing w:val="51"/>
        </w:rPr>
        <w:t xml:space="preserve"> </w:t>
      </w:r>
      <w:r>
        <w:rPr>
          <w:spacing w:val="1"/>
        </w:rPr>
        <w:t>of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52"/>
        </w:rPr>
        <w:t xml:space="preserve"> </w:t>
      </w:r>
      <w:r>
        <w:rPr>
          <w:spacing w:val="2"/>
        </w:rPr>
        <w:t>structure</w:t>
      </w:r>
      <w:r>
        <w:rPr>
          <w:spacing w:val="51"/>
        </w:rPr>
        <w:t xml:space="preserve"> </w:t>
      </w:r>
      <w:r>
        <w:rPr>
          <w:spacing w:val="1"/>
        </w:rPr>
        <w:t>revealed</w:t>
      </w:r>
      <w:r>
        <w:rPr>
          <w:spacing w:val="52"/>
        </w:rPr>
        <w:t xml:space="preserve"> </w:t>
      </w:r>
      <w:r>
        <w:rPr>
          <w:spacing w:val="-1"/>
        </w:rPr>
        <w:t>extensive</w:t>
      </w:r>
      <w:r>
        <w:rPr>
          <w:spacing w:val="52"/>
        </w:rPr>
        <w:t xml:space="preserve"> </w:t>
      </w:r>
      <w:r>
        <w:rPr>
          <w:spacing w:val="1"/>
        </w:rPr>
        <w:t>corrosion</w:t>
      </w:r>
      <w:r>
        <w:rPr>
          <w:spacing w:val="51"/>
        </w:rPr>
        <w:t xml:space="preserve"> </w:t>
      </w:r>
      <w:r>
        <w:rPr>
          <w:spacing w:val="1"/>
        </w:rPr>
        <w:t>of</w:t>
      </w:r>
      <w:r>
        <w:rPr>
          <w:spacing w:val="50"/>
        </w:rPr>
        <w:t xml:space="preserve"> </w:t>
      </w:r>
      <w:r>
        <w:rPr>
          <w:spacing w:val="-1"/>
        </w:rPr>
        <w:t>many</w:t>
      </w:r>
      <w:r>
        <w:rPr>
          <w:spacing w:val="49"/>
        </w:rPr>
        <w:t xml:space="preserve"> </w:t>
      </w:r>
      <w:r>
        <w:rPr>
          <w:spacing w:val="1"/>
        </w:rPr>
        <w:t>of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52"/>
        </w:rPr>
        <w:t xml:space="preserve"> </w:t>
      </w:r>
      <w:r>
        <w:rPr>
          <w:spacing w:val="1"/>
        </w:rPr>
        <w:t>steel</w:t>
      </w:r>
      <w:r>
        <w:rPr>
          <w:spacing w:val="47"/>
        </w:rPr>
        <w:t xml:space="preserve"> </w:t>
      </w:r>
      <w:r>
        <w:rPr>
          <w:spacing w:val="-1"/>
        </w:rPr>
        <w:t>members</w:t>
      </w:r>
      <w:r>
        <w:rPr>
          <w:spacing w:val="48"/>
        </w:rPr>
        <w:t xml:space="preserve"> </w:t>
      </w:r>
      <w:r>
        <w:rPr>
          <w:spacing w:val="2"/>
        </w:rPr>
        <w:t>and</w:t>
      </w:r>
      <w:r>
        <w:rPr>
          <w:spacing w:val="52"/>
        </w:rPr>
        <w:t xml:space="preserve"> </w:t>
      </w:r>
      <w:r>
        <w:t>spalling</w:t>
      </w:r>
      <w:r>
        <w:rPr>
          <w:spacing w:val="52"/>
        </w:rPr>
        <w:t xml:space="preserve"> </w:t>
      </w:r>
      <w:r>
        <w:rPr>
          <w:spacing w:val="1"/>
        </w:rPr>
        <w:t>of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74"/>
        </w:rPr>
        <w:t xml:space="preserve"> </w:t>
      </w:r>
      <w:r>
        <w:rPr>
          <w:spacing w:val="1"/>
        </w:rPr>
        <w:t>concrete</w:t>
      </w:r>
      <w:r>
        <w:rPr>
          <w:spacing w:val="30"/>
        </w:rPr>
        <w:t xml:space="preserve"> </w:t>
      </w:r>
      <w:r>
        <w:rPr>
          <w:spacing w:val="1"/>
        </w:rPr>
        <w:t>tee-beams</w:t>
      </w:r>
      <w:r>
        <w:rPr>
          <w:spacing w:val="28"/>
        </w:rPr>
        <w:t xml:space="preserve"> </w:t>
      </w:r>
      <w:r>
        <w:t>leaving</w:t>
      </w:r>
      <w:r>
        <w:rPr>
          <w:spacing w:val="31"/>
        </w:rPr>
        <w:t xml:space="preserve"> </w:t>
      </w:r>
      <w:r>
        <w:rPr>
          <w:spacing w:val="2"/>
        </w:rPr>
        <w:t>rusted</w:t>
      </w:r>
      <w:r>
        <w:rPr>
          <w:spacing w:val="30"/>
        </w:rPr>
        <w:t xml:space="preserve"> </w:t>
      </w:r>
      <w:r>
        <w:rPr>
          <w:spacing w:val="3"/>
        </w:rPr>
        <w:t>re-bars</w:t>
      </w:r>
      <w:r>
        <w:rPr>
          <w:spacing w:val="28"/>
        </w:rPr>
        <w:t xml:space="preserve"> </w:t>
      </w:r>
      <w:r>
        <w:t>exposed.</w:t>
      </w:r>
      <w:r>
        <w:rPr>
          <w:spacing w:val="29"/>
        </w:rPr>
        <w:t xml:space="preserve"> </w:t>
      </w:r>
      <w:r>
        <w:rPr>
          <w:spacing w:val="3"/>
        </w:rPr>
        <w:t>There</w:t>
      </w:r>
      <w:r>
        <w:rPr>
          <w:spacing w:val="30"/>
        </w:rPr>
        <w:t xml:space="preserve"> </w:t>
      </w:r>
      <w:r>
        <w:rPr>
          <w:spacing w:val="-5"/>
        </w:rPr>
        <w:t>was</w:t>
      </w:r>
      <w:r>
        <w:rPr>
          <w:spacing w:val="28"/>
        </w:rPr>
        <w:t xml:space="preserve"> </w:t>
      </w:r>
      <w:r>
        <w:rPr>
          <w:spacing w:val="1"/>
        </w:rPr>
        <w:t>severe</w:t>
      </w:r>
      <w:r>
        <w:rPr>
          <w:spacing w:val="31"/>
        </w:rPr>
        <w:t xml:space="preserve"> </w:t>
      </w:r>
      <w:r>
        <w:t>section</w:t>
      </w:r>
      <w:r>
        <w:rPr>
          <w:spacing w:val="30"/>
        </w:rPr>
        <w:t xml:space="preserve"> </w:t>
      </w:r>
      <w:r>
        <w:t>loss</w:t>
      </w:r>
      <w:r>
        <w:rPr>
          <w:spacing w:val="28"/>
        </w:rPr>
        <w:t xml:space="preserve"> </w:t>
      </w:r>
      <w:r>
        <w:rPr>
          <w:spacing w:val="1"/>
        </w:rPr>
        <w:t>of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1"/>
        </w:rPr>
        <w:t>floor</w:t>
      </w:r>
      <w:r>
        <w:rPr>
          <w:spacing w:val="33"/>
        </w:rPr>
        <w:t xml:space="preserve"> </w:t>
      </w:r>
      <w:r>
        <w:rPr>
          <w:spacing w:val="2"/>
        </w:rPr>
        <w:t>beam</w:t>
      </w:r>
      <w:r>
        <w:rPr>
          <w:spacing w:val="18"/>
        </w:rPr>
        <w:t xml:space="preserve"> </w:t>
      </w:r>
      <w:r>
        <w:rPr>
          <w:spacing w:val="1"/>
        </w:rPr>
        <w:t>bottom</w:t>
      </w:r>
      <w:r>
        <w:rPr>
          <w:spacing w:val="78"/>
        </w:rPr>
        <w:t xml:space="preserve"> </w:t>
      </w:r>
      <w:r>
        <w:rPr>
          <w:spacing w:val="1"/>
        </w:rPr>
        <w:t>flanges</w:t>
      </w:r>
      <w: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2"/>
        </w:rPr>
        <w:t>several</w:t>
      </w:r>
      <w:r>
        <w:rPr>
          <w:spacing w:val="-1"/>
        </w:rPr>
        <w:t xml:space="preserve"> </w:t>
      </w:r>
      <w:r>
        <w:rPr>
          <w:spacing w:val="1"/>
        </w:rPr>
        <w:t>locations</w:t>
      </w:r>
      <w: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corrosion</w:t>
      </w:r>
      <w:r>
        <w:rPr>
          <w:spacing w:val="3"/>
        </w:rPr>
        <w:t xml:space="preserve"> </w:t>
      </w:r>
      <w:r>
        <w:rPr>
          <w:spacing w:val="2"/>
        </w:rPr>
        <w:t>had</w:t>
      </w:r>
      <w:r>
        <w:rPr>
          <w:spacing w:val="4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rPr>
          <w:spacing w:val="1"/>
        </w:rPr>
        <w:t>large</w:t>
      </w:r>
      <w:r>
        <w:rPr>
          <w:spacing w:val="4"/>
        </w:rPr>
        <w:t xml:space="preserve"> </w:t>
      </w:r>
      <w:r>
        <w:rPr>
          <w:spacing w:val="1"/>
        </w:rPr>
        <w:t>holes</w:t>
      </w:r>
      <w: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steel</w:t>
      </w:r>
      <w:r>
        <w:rPr>
          <w:spacing w:val="-1"/>
        </w:rPr>
        <w:t xml:space="preserve"> </w:t>
      </w:r>
      <w:r>
        <w:rPr>
          <w:spacing w:val="-5"/>
        </w:rPr>
        <w:t>web</w:t>
      </w:r>
      <w:r>
        <w:rPr>
          <w:spacing w:val="3"/>
        </w:rPr>
        <w:t xml:space="preserve"> </w:t>
      </w:r>
      <w:r>
        <w:rPr>
          <w:spacing w:val="1"/>
        </w:rPr>
        <w:t>plates.</w:t>
      </w:r>
    </w:p>
    <w:p w:rsidR="000F6CFE" w:rsidRDefault="000A3D54">
      <w:pPr>
        <w:pStyle w:val="BodyText"/>
        <w:spacing w:before="151"/>
        <w:ind w:left="105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2"/>
        </w:rPr>
        <w:t xml:space="preserve"> bridge</w:t>
      </w:r>
      <w:r>
        <w:rPr>
          <w:spacing w:val="3"/>
        </w:rPr>
        <w:t xml:space="preserve"> </w:t>
      </w:r>
      <w:r>
        <w:rPr>
          <w:spacing w:val="-5"/>
        </w:rPr>
        <w:t>was</w:t>
      </w:r>
      <w:r>
        <w:t xml:space="preserve"> listed</w:t>
      </w:r>
      <w:r>
        <w:rPr>
          <w:spacing w:val="3"/>
        </w:rPr>
        <w:t xml:space="preserve"> </w:t>
      </w:r>
      <w:r>
        <w:rPr>
          <w:spacing w:val="1"/>
        </w:rPr>
        <w:t>as</w:t>
      </w:r>
      <w:r>
        <w:t xml:space="preserve"> </w:t>
      </w:r>
      <w:r>
        <w:rPr>
          <w:spacing w:val="1"/>
        </w:rPr>
        <w:t>structurally</w:t>
      </w:r>
      <w:r>
        <w:rPr>
          <w:spacing w:val="-1"/>
        </w:rPr>
        <w:t xml:space="preserve"> </w:t>
      </w:r>
      <w:r>
        <w:rPr>
          <w:spacing w:val="1"/>
        </w:rPr>
        <w:t>deficient</w:t>
      </w:r>
      <w:r>
        <w:rPr>
          <w:spacing w:val="2"/>
        </w:rPr>
        <w:t xml:space="preserve"> and</w:t>
      </w:r>
      <w:r>
        <w:rPr>
          <w:spacing w:val="3"/>
        </w:rPr>
        <w:t xml:space="preserve"> </w:t>
      </w:r>
      <w:r>
        <w:t xml:space="preserve">functionally </w:t>
      </w:r>
      <w:r>
        <w:rPr>
          <w:spacing w:val="1"/>
        </w:rPr>
        <w:t>obsolete.</w:t>
      </w:r>
    </w:p>
    <w:p w:rsidR="000F6CFE" w:rsidRDefault="000F6CFE">
      <w:pPr>
        <w:spacing w:before="8"/>
        <w:rPr>
          <w:rFonts w:ascii="Arial" w:eastAsia="Arial" w:hAnsi="Arial" w:cs="Arial"/>
          <w:sz w:val="15"/>
          <w:szCs w:val="15"/>
        </w:rPr>
      </w:pPr>
    </w:p>
    <w:p w:rsidR="000F6CFE" w:rsidRDefault="000A3D54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21637" cy="2149030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637" cy="21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FE" w:rsidRDefault="000A3D54">
      <w:pPr>
        <w:pStyle w:val="BodyText"/>
        <w:spacing w:before="48" w:line="298" w:lineRule="auto"/>
        <w:ind w:left="105" w:right="126"/>
        <w:jc w:val="both"/>
        <w:rPr>
          <w:rFonts w:cs="Arial"/>
        </w:rPr>
      </w:pPr>
      <w:r>
        <w:rPr>
          <w:rFonts w:cs="Arial"/>
          <w:spacing w:val="1"/>
        </w:rPr>
        <w:t>Structural</w:t>
      </w:r>
      <w:r>
        <w:rPr>
          <w:rFonts w:cs="Arial"/>
          <w:spacing w:val="-1"/>
        </w:rPr>
        <w:t xml:space="preserve"> </w:t>
      </w:r>
      <w:r>
        <w:rPr>
          <w:rFonts w:cs="Arial"/>
        </w:rPr>
        <w:t>identification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1"/>
        </w:rPr>
        <w:t xml:space="preserve"> necessary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4"/>
        </w:rPr>
        <w:t xml:space="preserve"> </w:t>
      </w:r>
      <w:r>
        <w:rPr>
          <w:rFonts w:cs="Arial"/>
        </w:rPr>
        <w:t>determine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impact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observed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2"/>
        </w:rPr>
        <w:t>deterioration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on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bridge’s load</w:t>
      </w:r>
      <w:r>
        <w:rPr>
          <w:rFonts w:cs="Arial"/>
          <w:spacing w:val="84"/>
        </w:rPr>
        <w:t xml:space="preserve"> </w:t>
      </w:r>
      <w:r>
        <w:rPr>
          <w:rFonts w:cs="Arial"/>
          <w:spacing w:val="1"/>
        </w:rPr>
        <w:t>carrying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capacity.</w:t>
      </w:r>
    </w:p>
    <w:p w:rsidR="000F6CFE" w:rsidRDefault="000F6CFE">
      <w:pPr>
        <w:rPr>
          <w:rFonts w:ascii="Arial" w:eastAsia="Arial" w:hAnsi="Arial" w:cs="Arial"/>
          <w:sz w:val="20"/>
          <w:szCs w:val="20"/>
        </w:rPr>
      </w:pPr>
    </w:p>
    <w:p w:rsidR="000F6CFE" w:rsidRDefault="000F6CFE">
      <w:pPr>
        <w:jc w:val="both"/>
        <w:rPr>
          <w:rFonts w:ascii="Arial" w:eastAsia="Arial" w:hAnsi="Arial" w:cs="Arial"/>
        </w:rPr>
        <w:sectPr w:rsidR="000F6CFE">
          <w:pgSz w:w="12240" w:h="15840"/>
          <w:pgMar w:top="500" w:right="660" w:bottom="280" w:left="700" w:header="720" w:footer="720" w:gutter="0"/>
          <w:cols w:space="720"/>
        </w:sectPr>
      </w:pPr>
    </w:p>
    <w:p w:rsidR="000F6CFE" w:rsidRDefault="000F6CFE">
      <w:pPr>
        <w:rPr>
          <w:rFonts w:ascii="Arial" w:eastAsia="Arial" w:hAnsi="Arial" w:cs="Arial"/>
          <w:b/>
          <w:bCs/>
          <w:sz w:val="20"/>
          <w:szCs w:val="20"/>
        </w:rPr>
      </w:pPr>
    </w:p>
    <w:p w:rsidR="000F6CFE" w:rsidRDefault="000F6CFE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0F6CFE" w:rsidRDefault="000F6CFE">
      <w:pPr>
        <w:rPr>
          <w:rFonts w:ascii="Arial" w:eastAsia="Arial" w:hAnsi="Arial" w:cs="Arial"/>
          <w:sz w:val="16"/>
          <w:szCs w:val="16"/>
        </w:rPr>
        <w:sectPr w:rsidR="000F6CFE">
          <w:headerReference w:type="default" r:id="rId10"/>
          <w:pgSz w:w="12240" w:h="15840"/>
          <w:pgMar w:top="2060" w:right="660" w:bottom="280" w:left="680" w:header="1222" w:footer="0" w:gutter="0"/>
          <w:cols w:space="720"/>
        </w:sectPr>
      </w:pPr>
    </w:p>
    <w:p w:rsidR="000F6CFE" w:rsidRDefault="000A3D54">
      <w:pPr>
        <w:pStyle w:val="BodyText"/>
        <w:ind w:left="365"/>
        <w:rPr>
          <w:rFonts w:cs="Arial"/>
        </w:rPr>
      </w:pPr>
      <w:bookmarkStart w:id="8" w:name="LT-EOL_2"/>
      <w:bookmarkEnd w:id="8"/>
      <w:r>
        <w:lastRenderedPageBreak/>
        <w:t>Bridge</w:t>
      </w:r>
      <w:r>
        <w:rPr>
          <w:spacing w:val="-1"/>
        </w:rPr>
        <w:t xml:space="preserve"> </w:t>
      </w:r>
      <w:r>
        <w:t>Introduction</w:t>
      </w:r>
    </w:p>
    <w:p w:rsidR="000F6CFE" w:rsidRDefault="000A3D54">
      <w:pPr>
        <w:pStyle w:val="BodyText"/>
        <w:ind w:left="365"/>
        <w:rPr>
          <w:rFonts w:cs="Arial"/>
        </w:rPr>
      </w:pPr>
      <w:r>
        <w:br w:type="column"/>
      </w:r>
      <w:r>
        <w:lastRenderedPageBreak/>
        <w:t xml:space="preserve">Results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0F6CFE" w:rsidRDefault="000F6CFE">
      <w:pPr>
        <w:rPr>
          <w:rFonts w:ascii="Arial" w:eastAsia="Arial" w:hAnsi="Arial" w:cs="Arial"/>
        </w:rPr>
        <w:sectPr w:rsidR="000F6CFE">
          <w:type w:val="continuous"/>
          <w:pgSz w:w="12240" w:h="15840"/>
          <w:pgMar w:top="1140" w:right="660" w:bottom="280" w:left="680" w:header="720" w:footer="720" w:gutter="0"/>
          <w:cols w:num="2" w:space="720" w:equalWidth="0">
            <w:col w:w="2147" w:space="3223"/>
            <w:col w:w="5530"/>
          </w:cols>
        </w:sectPr>
      </w:pPr>
    </w:p>
    <w:p w:rsidR="000F6CFE" w:rsidRDefault="000F6CFE">
      <w:pPr>
        <w:spacing w:before="1"/>
        <w:rPr>
          <w:rFonts w:ascii="Arial" w:eastAsia="Arial" w:hAnsi="Arial" w:cs="Arial"/>
          <w:sz w:val="26"/>
          <w:szCs w:val="26"/>
        </w:rPr>
      </w:pPr>
    </w:p>
    <w:p w:rsidR="000F6CFE" w:rsidRDefault="000A3D54">
      <w:pPr>
        <w:pStyle w:val="BodyText"/>
        <w:ind w:left="365"/>
        <w:rPr>
          <w:rFonts w:cs="Arial"/>
        </w:rPr>
      </w:pPr>
      <w:r>
        <w:pict>
          <v:group id="_x0000_s1046" style="position:absolute;left:0;text-align:left;margin-left:154.95pt;margin-top:-36.8pt;width:152.35pt;height:32.35pt;z-index:1216;mso-position-horizontal-relative:page" coordorigin="3099,-736" coordsize="3047,647">
            <v:group id="_x0000_s1052" style="position:absolute;left:3118;top:-721;width:3006;height:2" coordorigin="3118,-721" coordsize="3006,2">
              <v:shape id="_x0000_s1053" style="position:absolute;left:3118;top:-721;width:3006;height:2" coordorigin="3118,-721" coordsize="3006,0" path="m3118,-721r3005,e" filled="f" strokecolor="#ddd" strokeweight=".53233mm">
                <v:path arrowok="t"/>
              </v:shape>
            </v:group>
            <v:group id="_x0000_s1050" style="position:absolute;left:6131;top:-718;width:2;height:614" coordorigin="6131,-718" coordsize="2,614">
              <v:shape id="_x0000_s1051" style="position:absolute;left:6131;top:-718;width:2;height:614" coordorigin="6131,-718" coordsize="0,614" path="m6131,-718r,613e" filled="f" strokecolor="#ddd" strokeweight=".54572mm">
                <v:path arrowok="t"/>
              </v:shape>
            </v:group>
            <v:group id="_x0000_s1047" style="position:absolute;left:3114;top:-713;width:2;height:608" coordorigin="3114,-713" coordsize="2,608">
              <v:shape id="_x0000_s1049" style="position:absolute;left:3114;top:-713;width:2;height:608" coordorigin="3114,-713" coordsize="0,608" path="m3114,-713r,608e" filled="f" strokecolor="#ddd" strokeweight=".54572mm">
                <v:path arrowok="t"/>
              </v:shape>
              <v:shape id="_x0000_s1048" type="#_x0000_t202" style="position:absolute;left:3114;top:-721;width:3017;height:616" filled="f" stroked="f">
                <v:textbox inset="0,0,0,0">
                  <w:txbxContent>
                    <w:p w:rsidR="000F6CFE" w:rsidRDefault="000A3D54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pacing w:val="-25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hno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l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og</w:t>
                      </w:r>
                      <w:r>
                        <w:rPr>
                          <w:rFonts w:ascii="Arial"/>
                          <w:sz w:val="21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 xml:space="preserve"> Implementation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0F6CFE" w:rsidRDefault="000F6CFE">
      <w:pPr>
        <w:spacing w:before="7"/>
        <w:rPr>
          <w:rFonts w:ascii="Arial" w:eastAsia="Arial" w:hAnsi="Arial" w:cs="Arial"/>
          <w:sz w:val="15"/>
          <w:szCs w:val="15"/>
        </w:rPr>
      </w:pPr>
    </w:p>
    <w:p w:rsidR="000F6CFE" w:rsidRDefault="000A3D54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3" style="width:533.35pt;height:.85pt;mso-position-horizontal-relative:char;mso-position-vertical-relative:line" coordsize="10667,17">
            <v:group id="_x0000_s1044" style="position:absolute;left:9;top:9;width:10650;height:2" coordorigin="9,9" coordsize="10650,2">
              <v:shape id="_x0000_s1045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0F6CFE" w:rsidRDefault="000F6CFE">
      <w:pPr>
        <w:spacing w:before="9"/>
        <w:rPr>
          <w:rFonts w:ascii="Arial" w:eastAsia="Arial" w:hAnsi="Arial" w:cs="Arial"/>
          <w:sz w:val="19"/>
          <w:szCs w:val="19"/>
        </w:rPr>
      </w:pPr>
    </w:p>
    <w:p w:rsidR="000F6CFE" w:rsidRDefault="000A3D54">
      <w:pPr>
        <w:pStyle w:val="Heading2"/>
        <w:jc w:val="both"/>
      </w:pPr>
      <w:r>
        <w:rPr>
          <w:spacing w:val="-1"/>
        </w:rPr>
        <w:t>End-of-Life</w:t>
      </w:r>
      <w:r>
        <w:rPr>
          <w:spacing w:val="-20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er</w:t>
      </w:r>
      <w:r>
        <w:rPr>
          <w:spacing w:val="-5"/>
        </w:rPr>
        <w:t>f</w:t>
      </w:r>
      <w:r>
        <w:rPr>
          <w:spacing w:val="-4"/>
        </w:rPr>
        <w:t>ormance</w:t>
      </w:r>
      <w:r>
        <w:rPr>
          <w:spacing w:val="-20"/>
        </w:rPr>
        <w:t xml:space="preserve"> </w:t>
      </w:r>
      <w:r>
        <w:rPr>
          <w:spacing w:val="-2"/>
        </w:rPr>
        <w:t>Case</w:t>
      </w:r>
      <w:r>
        <w:rPr>
          <w:spacing w:val="-20"/>
        </w:rPr>
        <w:t xml:space="preserve"> </w:t>
      </w:r>
      <w:r>
        <w:t>Study</w:t>
      </w:r>
    </w:p>
    <w:p w:rsidR="000F6CFE" w:rsidRDefault="000A3D54">
      <w:pPr>
        <w:pStyle w:val="Heading3"/>
        <w:jc w:val="both"/>
      </w:pPr>
      <w:r>
        <w:rPr>
          <w:spacing w:val="-56"/>
        </w:rPr>
        <w:t>T</w:t>
      </w:r>
      <w:r>
        <w:rPr>
          <w:spacing w:val="-6"/>
        </w:rPr>
        <w:t>e</w:t>
      </w:r>
      <w:r>
        <w:t>c</w:t>
      </w:r>
      <w:r>
        <w:rPr>
          <w:spacing w:val="9"/>
        </w:rPr>
        <w:t>hn</w:t>
      </w:r>
      <w:r>
        <w:rPr>
          <w:spacing w:val="-6"/>
        </w:rPr>
        <w:t>o</w:t>
      </w:r>
      <w:r>
        <w:rPr>
          <w:spacing w:val="10"/>
        </w:rPr>
        <w:t>l</w:t>
      </w:r>
      <w:r>
        <w:rPr>
          <w:spacing w:val="-6"/>
        </w:rPr>
        <w:t>o</w:t>
      </w:r>
      <w:r>
        <w:rPr>
          <w:spacing w:val="9"/>
        </w:rPr>
        <w:t>g</w:t>
      </w:r>
      <w:r>
        <w:t xml:space="preserve">y </w:t>
      </w:r>
      <w:r>
        <w:rPr>
          <w:spacing w:val="-11"/>
        </w:rPr>
        <w:t>I</w:t>
      </w:r>
      <w:r>
        <w:t>m</w:t>
      </w:r>
      <w:r>
        <w:rPr>
          <w:spacing w:val="9"/>
        </w:rPr>
        <w:t>p</w:t>
      </w:r>
      <w:r>
        <w:rPr>
          <w:spacing w:val="10"/>
        </w:rPr>
        <w:t>l</w:t>
      </w:r>
      <w:r>
        <w:rPr>
          <w:spacing w:val="-6"/>
        </w:rPr>
        <w:t>e</w:t>
      </w:r>
      <w:r>
        <w:t>m</w:t>
      </w:r>
      <w:r>
        <w:rPr>
          <w:spacing w:val="-6"/>
        </w:rPr>
        <w:t>e</w:t>
      </w:r>
      <w:r>
        <w:rPr>
          <w:spacing w:val="9"/>
        </w:rPr>
        <w:t>n</w:t>
      </w:r>
      <w:r>
        <w:rPr>
          <w:spacing w:val="5"/>
        </w:rPr>
        <w:t>t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5"/>
        </w:rPr>
        <w:t>i</w:t>
      </w:r>
      <w:r>
        <w:rPr>
          <w:spacing w:val="-6"/>
        </w:rPr>
        <w:t>o</w:t>
      </w:r>
      <w:r>
        <w:t>n</w:t>
      </w:r>
    </w:p>
    <w:p w:rsidR="000F6CFE" w:rsidRDefault="000A3D54">
      <w:pPr>
        <w:pStyle w:val="Heading4"/>
        <w:spacing w:before="150"/>
        <w:jc w:val="both"/>
        <w:rPr>
          <w:rFonts w:cs="Arial"/>
        </w:rPr>
      </w:pPr>
      <w:r>
        <w:rPr>
          <w:spacing w:val="-1"/>
        </w:rPr>
        <w:t>Description</w:t>
      </w:r>
    </w:p>
    <w:p w:rsidR="000F6CFE" w:rsidRDefault="000A3D54">
      <w:pPr>
        <w:pStyle w:val="BodyText"/>
        <w:spacing w:before="166" w:line="298" w:lineRule="auto"/>
        <w:ind w:right="123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2"/>
        </w:rPr>
        <w:t>bridge</w:t>
      </w:r>
      <w:r>
        <w:rPr>
          <w:spacing w:val="24"/>
        </w:rPr>
        <w:t xml:space="preserve"> </w:t>
      </w:r>
      <w:r>
        <w:rPr>
          <w:spacing w:val="-5"/>
        </w:rPr>
        <w:t>was</w:t>
      </w:r>
      <w:r>
        <w:rPr>
          <w:spacing w:val="19"/>
        </w:rPr>
        <w:t xml:space="preserve"> </w:t>
      </w:r>
      <w:r>
        <w:rPr>
          <w:spacing w:val="1"/>
        </w:rPr>
        <w:t>evaluated</w:t>
      </w:r>
      <w:r>
        <w:rPr>
          <w:spacing w:val="2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3"/>
        </w:rPr>
        <w:t xml:space="preserve"> </w:t>
      </w:r>
      <w:r>
        <w:t>static</w:t>
      </w:r>
      <w:r>
        <w:rPr>
          <w:spacing w:val="20"/>
        </w:rPr>
        <w:t xml:space="preserve"> </w:t>
      </w:r>
      <w:r>
        <w:rPr>
          <w:spacing w:val="1"/>
        </w:rPr>
        <w:t>load</w:t>
      </w:r>
      <w:r>
        <w:rPr>
          <w:spacing w:val="23"/>
        </w:rPr>
        <w:t xml:space="preserve"> </w:t>
      </w:r>
      <w:r>
        <w:rPr>
          <w:spacing w:val="1"/>
        </w:rPr>
        <w:t>testing.</w:t>
      </w:r>
      <w:r>
        <w:rPr>
          <w:spacing w:val="22"/>
        </w:rPr>
        <w:t xml:space="preserve"> </w:t>
      </w:r>
      <w:r>
        <w:t>Diagnostic</w:t>
      </w:r>
      <w:r>
        <w:rPr>
          <w:spacing w:val="19"/>
        </w:rPr>
        <w:t xml:space="preserve"> </w:t>
      </w:r>
      <w:r>
        <w:t>level</w:t>
      </w:r>
      <w:r>
        <w:rPr>
          <w:spacing w:val="19"/>
        </w:rPr>
        <w:t xml:space="preserve"> </w:t>
      </w:r>
      <w:r>
        <w:rPr>
          <w:spacing w:val="1"/>
        </w:rPr>
        <w:t>loads</w:t>
      </w:r>
      <w:r>
        <w:rPr>
          <w:spacing w:val="19"/>
        </w:rPr>
        <w:t xml:space="preserve"> </w:t>
      </w:r>
      <w:r>
        <w:rPr>
          <w:spacing w:val="-3"/>
        </w:rPr>
        <w:t>were</w:t>
      </w:r>
      <w:r>
        <w:rPr>
          <w:spacing w:val="24"/>
        </w:rPr>
        <w:t xml:space="preserve"> </w:t>
      </w:r>
      <w:r>
        <w:rPr>
          <w:spacing w:val="1"/>
        </w:rPr>
        <w:t>placed</w:t>
      </w:r>
      <w:r>
        <w:rPr>
          <w:spacing w:val="23"/>
        </w:rPr>
        <w:t xml:space="preserve"> </w:t>
      </w:r>
      <w:r>
        <w:rPr>
          <w:spacing w:val="1"/>
        </w:rPr>
        <w:t>on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2"/>
        </w:rPr>
        <w:t>bridge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2"/>
        </w:rPr>
        <w:t>order</w:t>
      </w:r>
      <w:r>
        <w:rPr>
          <w:spacing w:val="25"/>
        </w:rPr>
        <w:t xml:space="preserve"> </w:t>
      </w:r>
      <w:r>
        <w:t>to</w:t>
      </w:r>
      <w:r>
        <w:rPr>
          <w:spacing w:val="72"/>
        </w:rPr>
        <w:t xml:space="preserve"> </w:t>
      </w:r>
      <w:r>
        <w:t>validate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1"/>
        </w:rPr>
        <w:t>predictions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1"/>
        </w:rPr>
        <w:t>refined</w:t>
      </w:r>
      <w:r>
        <w:rPr>
          <w:spacing w:val="8"/>
        </w:rPr>
        <w:t xml:space="preserve"> </w:t>
      </w:r>
      <w:r>
        <w:rPr>
          <w:spacing w:val="3"/>
        </w:rPr>
        <w:t>FE</w:t>
      </w:r>
      <w:r>
        <w:t xml:space="preserve"> </w:t>
      </w:r>
      <w:r>
        <w:rPr>
          <w:spacing w:val="-1"/>
        </w:rPr>
        <w:t>model.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1"/>
        </w:rPr>
        <w:t>load</w:t>
      </w:r>
      <w:r>
        <w:rPr>
          <w:spacing w:val="8"/>
        </w:rPr>
        <w:t xml:space="preserve"> </w:t>
      </w:r>
      <w:r>
        <w:rPr>
          <w:spacing w:val="-5"/>
        </w:rPr>
        <w:t>was</w:t>
      </w:r>
      <w:r>
        <w:rPr>
          <w:spacing w:val="5"/>
        </w:rPr>
        <w:t xml:space="preserve"> </w:t>
      </w:r>
      <w:r>
        <w:rPr>
          <w:spacing w:val="1"/>
        </w:rPr>
        <w:t>applied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2"/>
        </w:rPr>
        <w:t>several</w:t>
      </w:r>
      <w:r>
        <w:rPr>
          <w:spacing w:val="4"/>
        </w:rPr>
        <w:t xml:space="preserve"> </w:t>
      </w:r>
      <w:r>
        <w:rPr>
          <w:spacing w:val="1"/>
        </w:rPr>
        <w:t>configurations</w:t>
      </w:r>
      <w:r>
        <w:rPr>
          <w:spacing w:val="4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8"/>
        </w:rPr>
        <w:t xml:space="preserve"> </w:t>
      </w:r>
      <w:r>
        <w:rPr>
          <w:spacing w:val="1"/>
        </w:rPr>
        <w:t>36</w:t>
      </w:r>
      <w:r>
        <w:rPr>
          <w:spacing w:val="9"/>
        </w:rPr>
        <w:t xml:space="preserve"> </w:t>
      </w:r>
      <w:r>
        <w:rPr>
          <w:spacing w:val="1"/>
        </w:rPr>
        <w:t>ton</w:t>
      </w:r>
      <w:r>
        <w:rPr>
          <w:spacing w:val="88"/>
        </w:rPr>
        <w:t xml:space="preserve"> </w:t>
      </w:r>
      <w:r>
        <w:rPr>
          <w:spacing w:val="-1"/>
        </w:rPr>
        <w:t>tri-axle</w:t>
      </w:r>
      <w:r>
        <w:rPr>
          <w:spacing w:val="40"/>
        </w:rPr>
        <w:t xml:space="preserve"> </w:t>
      </w:r>
      <w:r>
        <w:rPr>
          <w:spacing w:val="-1"/>
        </w:rPr>
        <w:t>dump</w:t>
      </w:r>
      <w:r>
        <w:rPr>
          <w:spacing w:val="41"/>
        </w:rPr>
        <w:t xml:space="preserve"> </w:t>
      </w:r>
      <w:r>
        <w:rPr>
          <w:spacing w:val="1"/>
        </w:rPr>
        <w:t>trucks.</w:t>
      </w:r>
      <w:r>
        <w:rPr>
          <w:spacing w:val="40"/>
        </w:rPr>
        <w:t xml:space="preserve"> </w:t>
      </w:r>
      <w:r>
        <w:rPr>
          <w:spacing w:val="3"/>
        </w:rPr>
        <w:t>The</w:t>
      </w:r>
      <w:r>
        <w:rPr>
          <w:spacing w:val="41"/>
        </w:rPr>
        <w:t xml:space="preserve"> </w:t>
      </w:r>
      <w:r>
        <w:rPr>
          <w:spacing w:val="2"/>
        </w:rPr>
        <w:t>girders</w:t>
      </w:r>
      <w:r>
        <w:rPr>
          <w:spacing w:val="37"/>
        </w:rPr>
        <w:t xml:space="preserve"> </w:t>
      </w:r>
      <w:r>
        <w:rPr>
          <w:spacing w:val="1"/>
        </w:rPr>
        <w:t>on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41"/>
        </w:rPr>
        <w:t xml:space="preserve"> </w:t>
      </w:r>
      <w:r>
        <w:rPr>
          <w:spacing w:val="1"/>
        </w:rPr>
        <w:t>bascule</w:t>
      </w:r>
      <w:r>
        <w:rPr>
          <w:spacing w:val="41"/>
        </w:rPr>
        <w:t xml:space="preserve"> </w:t>
      </w:r>
      <w:r>
        <w:rPr>
          <w:spacing w:val="1"/>
        </w:rPr>
        <w:t>span</w:t>
      </w:r>
      <w:r>
        <w:rPr>
          <w:spacing w:val="40"/>
        </w:rPr>
        <w:t xml:space="preserve"> </w:t>
      </w:r>
      <w:r>
        <w:rPr>
          <w:spacing w:val="-3"/>
        </w:rPr>
        <w:t>were</w:t>
      </w:r>
      <w:r>
        <w:rPr>
          <w:spacing w:val="41"/>
        </w:rPr>
        <w:t xml:space="preserve"> </w:t>
      </w:r>
      <w:r>
        <w:t>deemed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1"/>
        </w:rPr>
        <w:t>be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40"/>
        </w:rPr>
        <w:t xml:space="preserve"> </w:t>
      </w:r>
      <w:r>
        <w:rPr>
          <w:spacing w:val="-2"/>
        </w:rPr>
        <w:t>most</w:t>
      </w:r>
      <w:r>
        <w:rPr>
          <w:spacing w:val="40"/>
        </w:rPr>
        <w:t xml:space="preserve"> </w:t>
      </w:r>
      <w:r>
        <w:t>critical</w:t>
      </w:r>
      <w:r>
        <w:rPr>
          <w:spacing w:val="37"/>
        </w:rPr>
        <w:t xml:space="preserve"> </w:t>
      </w:r>
      <w:r>
        <w:rPr>
          <w:spacing w:val="-1"/>
        </w:rPr>
        <w:t>members</w:t>
      </w:r>
      <w:r>
        <w:rPr>
          <w:spacing w:val="38"/>
        </w:rPr>
        <w:t xml:space="preserve"> </w:t>
      </w:r>
      <w:r>
        <w:rPr>
          <w:spacing w:val="1"/>
        </w:rPr>
        <w:t>of</w:t>
      </w:r>
      <w:r>
        <w:rPr>
          <w:spacing w:val="39"/>
        </w:rPr>
        <w:t xml:space="preserve"> </w:t>
      </w:r>
      <w:r>
        <w:rPr>
          <w:spacing w:val="1"/>
        </w:rPr>
        <w:t>the</w:t>
      </w:r>
      <w:r>
        <w:rPr>
          <w:spacing w:val="58"/>
        </w:rPr>
        <w:t xml:space="preserve"> </w:t>
      </w:r>
      <w:r>
        <w:rPr>
          <w:spacing w:val="2"/>
        </w:rPr>
        <w:t>structure</w:t>
      </w:r>
      <w:r>
        <w:rPr>
          <w:spacing w:val="26"/>
        </w:rPr>
        <w:t xml:space="preserve"> </w:t>
      </w:r>
      <w:r>
        <w:rPr>
          <w:spacing w:val="2"/>
        </w:rPr>
        <w:t>and</w:t>
      </w:r>
      <w:r>
        <w:rPr>
          <w:spacing w:val="26"/>
        </w:rPr>
        <w:t xml:space="preserve"> </w:t>
      </w:r>
      <w:r>
        <w:rPr>
          <w:spacing w:val="2"/>
        </w:rPr>
        <w:t>therefore</w:t>
      </w:r>
      <w:r>
        <w:rPr>
          <w:spacing w:val="26"/>
        </w:rPr>
        <w:t xml:space="preserve"> </w:t>
      </w:r>
      <w:r>
        <w:rPr>
          <w:spacing w:val="-3"/>
        </w:rPr>
        <w:t>were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selected</w:t>
      </w:r>
      <w:r>
        <w:rPr>
          <w:spacing w:val="26"/>
        </w:rPr>
        <w:t xml:space="preserve"> </w:t>
      </w:r>
      <w:r>
        <w:rPr>
          <w:spacing w:val="1"/>
        </w:rPr>
        <w:t>recipients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25"/>
        </w:rPr>
        <w:t xml:space="preserve"> </w:t>
      </w:r>
      <w:r>
        <w:rPr>
          <w:spacing w:val="1"/>
        </w:rPr>
        <w:t>testing.</w:t>
      </w:r>
      <w:r>
        <w:rPr>
          <w:spacing w:val="25"/>
        </w:rPr>
        <w:t xml:space="preserve"> </w:t>
      </w:r>
      <w:r>
        <w:rPr>
          <w:spacing w:val="-1"/>
        </w:rPr>
        <w:t>Each</w:t>
      </w:r>
      <w:r>
        <w:rPr>
          <w:spacing w:val="26"/>
        </w:rPr>
        <w:t xml:space="preserve"> </w:t>
      </w:r>
      <w:r>
        <w:rPr>
          <w:spacing w:val="1"/>
        </w:rPr>
        <w:t>bascule</w:t>
      </w:r>
      <w:r>
        <w:rPr>
          <w:spacing w:val="26"/>
        </w:rPr>
        <w:t xml:space="preserve"> </w:t>
      </w:r>
      <w:r>
        <w:rPr>
          <w:spacing w:val="2"/>
        </w:rPr>
        <w:t>girder</w:t>
      </w:r>
      <w:r>
        <w:rPr>
          <w:spacing w:val="28"/>
        </w:rPr>
        <w:t xml:space="preserve"> </w:t>
      </w:r>
      <w:r>
        <w:rPr>
          <w:spacing w:val="-5"/>
        </w:rPr>
        <w:t>was</w:t>
      </w:r>
      <w:r>
        <w:rPr>
          <w:spacing w:val="23"/>
        </w:rPr>
        <w:t xml:space="preserve"> </w:t>
      </w:r>
      <w:r>
        <w:t>instrumented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1"/>
        </w:rPr>
        <w:t>track</w:t>
      </w:r>
      <w:r>
        <w:rPr>
          <w:spacing w:val="66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rPr>
          <w:spacing w:val="1"/>
        </w:rPr>
        <w:t>strain</w:t>
      </w:r>
      <w:r>
        <w:rPr>
          <w:spacing w:val="3"/>
        </w:rPr>
        <w:t xml:space="preserve"> </w:t>
      </w:r>
      <w:r>
        <w:rPr>
          <w:spacing w:val="2"/>
        </w:rPr>
        <w:t>responses</w:t>
      </w:r>
      <w:r>
        <w:rPr>
          <w:spacing w:val="1"/>
        </w:rPr>
        <w:t xml:space="preserve"> </w:t>
      </w:r>
      <w:r>
        <w:rPr>
          <w:spacing w:val="2"/>
        </w:rPr>
        <w:t>under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applied</w:t>
      </w:r>
      <w:r>
        <w:rPr>
          <w:spacing w:val="4"/>
        </w:rPr>
        <w:t xml:space="preserve"> </w:t>
      </w:r>
      <w:r>
        <w:rPr>
          <w:spacing w:val="1"/>
        </w:rPr>
        <w:t>loads.</w:t>
      </w:r>
    </w:p>
    <w:p w:rsidR="000F6CFE" w:rsidRDefault="000A3D54">
      <w:pPr>
        <w:pStyle w:val="Heading4"/>
        <w:jc w:val="both"/>
        <w:rPr>
          <w:rFonts w:cs="Arial"/>
        </w:rPr>
      </w:pPr>
      <w:r>
        <w:rPr>
          <w:spacing w:val="-1"/>
        </w:rPr>
        <w:t>Methods</w:t>
      </w:r>
    </w:p>
    <w:p w:rsidR="000F6CFE" w:rsidRDefault="000A3D54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-1"/>
        </w:rPr>
        <w:t>Visual</w:t>
      </w:r>
      <w:r>
        <w:rPr>
          <w:spacing w:val="1"/>
        </w:rPr>
        <w:t xml:space="preserve"> </w:t>
      </w:r>
      <w:r>
        <w:t>inspection</w:t>
      </w:r>
      <w:r>
        <w:rPr>
          <w:spacing w:val="6"/>
        </w:rPr>
        <w:t xml:space="preserve"> </w:t>
      </w:r>
      <w:r>
        <w:rPr>
          <w:spacing w:val="2"/>
        </w:rPr>
        <w:t>reports</w:t>
      </w:r>
      <w:r>
        <w:rPr>
          <w:spacing w:val="4"/>
        </w:rPr>
        <w:t xml:space="preserve"> </w:t>
      </w:r>
      <w:r>
        <w:rPr>
          <w:spacing w:val="1"/>
        </w:rPr>
        <w:t>indicated</w:t>
      </w:r>
      <w:r>
        <w:rPr>
          <w:spacing w:val="6"/>
        </w:rPr>
        <w:t xml:space="preserve"> </w:t>
      </w:r>
      <w:r>
        <w:rPr>
          <w:spacing w:val="1"/>
        </w:rPr>
        <w:t>that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north</w:t>
      </w:r>
      <w:r>
        <w:rPr>
          <w:spacing w:val="7"/>
        </w:rPr>
        <w:t xml:space="preserve"> </w:t>
      </w:r>
      <w:r>
        <w:rPr>
          <w:spacing w:val="1"/>
        </w:rPr>
        <w:t>leaf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1"/>
        </w:rPr>
        <w:t>bascule</w:t>
      </w:r>
      <w:r>
        <w:rPr>
          <w:spacing w:val="6"/>
        </w:rPr>
        <w:t xml:space="preserve"> </w:t>
      </w:r>
      <w:r>
        <w:rPr>
          <w:spacing w:val="1"/>
        </w:rPr>
        <w:t>span</w:t>
      </w:r>
      <w:r>
        <w:rPr>
          <w:spacing w:val="6"/>
        </w:rPr>
        <w:t xml:space="preserve"> </w:t>
      </w:r>
      <w:r>
        <w:rPr>
          <w:spacing w:val="-1"/>
        </w:rPr>
        <w:t>exhibited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rPr>
          <w:spacing w:val="2"/>
        </w:rPr>
        <w:t>deterioration</w:t>
      </w:r>
      <w:r>
        <w:rPr>
          <w:spacing w:val="82"/>
        </w:rPr>
        <w:t xml:space="preserve"> </w:t>
      </w:r>
      <w:r>
        <w:rPr>
          <w:spacing w:val="2"/>
        </w:rPr>
        <w:t>and</w:t>
      </w:r>
      <w:r>
        <w:rPr>
          <w:spacing w:val="34"/>
        </w:rPr>
        <w:t xml:space="preserve"> </w:t>
      </w:r>
      <w:r>
        <w:rPr>
          <w:spacing w:val="-5"/>
        </w:rPr>
        <w:t>was</w:t>
      </w:r>
      <w:r>
        <w:rPr>
          <w:spacing w:val="31"/>
        </w:rPr>
        <w:t xml:space="preserve"> </w:t>
      </w:r>
      <w:r>
        <w:rPr>
          <w:spacing w:val="2"/>
        </w:rPr>
        <w:t>therefore</w:t>
      </w:r>
      <w:r>
        <w:rPr>
          <w:spacing w:val="34"/>
        </w:rPr>
        <w:t xml:space="preserve"> </w:t>
      </w:r>
      <w:r>
        <w:rPr>
          <w:spacing w:val="1"/>
        </w:rPr>
        <w:t>selected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1"/>
        </w:rPr>
        <w:t>receive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2"/>
        </w:rPr>
        <w:t>denser</w:t>
      </w:r>
      <w:r>
        <w:rPr>
          <w:spacing w:val="35"/>
        </w:rPr>
        <w:t xml:space="preserve"> </w:t>
      </w:r>
      <w:r>
        <w:t>instrumentation</w:t>
      </w:r>
      <w:r>
        <w:rPr>
          <w:spacing w:val="35"/>
        </w:rPr>
        <w:t xml:space="preserve"> </w:t>
      </w:r>
      <w:r>
        <w:rPr>
          <w:spacing w:val="1"/>
        </w:rPr>
        <w:t>distribution.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35"/>
        </w:rPr>
        <w:t xml:space="preserve"> </w:t>
      </w:r>
      <w:r>
        <w:rPr>
          <w:spacing w:val="2"/>
        </w:rPr>
        <w:t>general</w:t>
      </w:r>
      <w:r>
        <w:rPr>
          <w:spacing w:val="30"/>
        </w:rPr>
        <w:t xml:space="preserve"> </w:t>
      </w:r>
      <w:r>
        <w:rPr>
          <w:spacing w:val="2"/>
        </w:rPr>
        <w:t>goal</w:t>
      </w:r>
      <w:r>
        <w:rPr>
          <w:spacing w:val="29"/>
        </w:rPr>
        <w:t xml:space="preserve"> </w:t>
      </w:r>
      <w:r>
        <w:rPr>
          <w:spacing w:val="1"/>
        </w:rPr>
        <w:t>of</w:t>
      </w:r>
      <w:r>
        <w:rPr>
          <w:spacing w:val="33"/>
        </w:rPr>
        <w:t xml:space="preserve"> </w:t>
      </w:r>
      <w:r>
        <w:rPr>
          <w:spacing w:val="1"/>
        </w:rPr>
        <w:t>the</w:t>
      </w:r>
      <w:r>
        <w:rPr>
          <w:spacing w:val="68"/>
        </w:rPr>
        <w:t xml:space="preserve"> </w:t>
      </w:r>
      <w:r>
        <w:t>instrumentation</w:t>
      </w:r>
      <w:r>
        <w:rPr>
          <w:spacing w:val="22"/>
        </w:rPr>
        <w:t xml:space="preserve"> </w:t>
      </w:r>
      <w:r>
        <w:rPr>
          <w:spacing w:val="-5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twofold:</w:t>
      </w:r>
      <w:r>
        <w:rPr>
          <w:spacing w:val="21"/>
        </w:rPr>
        <w:t xml:space="preserve"> </w:t>
      </w:r>
      <w:r>
        <w:rPr>
          <w:spacing w:val="2"/>
        </w:rPr>
        <w:t>(1)</w:t>
      </w:r>
      <w:r>
        <w:rPr>
          <w:spacing w:val="24"/>
        </w:rPr>
        <w:t xml:space="preserve"> </w:t>
      </w:r>
      <w:r>
        <w:t>identify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23"/>
        </w:rPr>
        <w:t xml:space="preserve"> </w:t>
      </w:r>
      <w:r>
        <w:rPr>
          <w:spacing w:val="1"/>
        </w:rPr>
        <w:t>quantify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rPr>
          <w:spacing w:val="1"/>
        </w:rPr>
        <w:t>load</w:t>
      </w:r>
      <w:r>
        <w:rPr>
          <w:spacing w:val="22"/>
        </w:rPr>
        <w:t xml:space="preserve"> </w:t>
      </w:r>
      <w:r>
        <w:rPr>
          <w:spacing w:val="1"/>
        </w:rPr>
        <w:t>sharing</w:t>
      </w:r>
      <w:r>
        <w:rPr>
          <w:spacing w:val="22"/>
        </w:rPr>
        <w:t xml:space="preserve"> </w:t>
      </w:r>
      <w:r>
        <w:rPr>
          <w:spacing w:val="1"/>
        </w:rPr>
        <w:t>of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1"/>
        </w:rPr>
        <w:t>four</w:t>
      </w:r>
      <w:r>
        <w:rPr>
          <w:spacing w:val="25"/>
        </w:rPr>
        <w:t xml:space="preserve"> </w:t>
      </w:r>
      <w:r>
        <w:rPr>
          <w:spacing w:val="1"/>
        </w:rPr>
        <w:t>bascule</w:t>
      </w:r>
      <w:r>
        <w:rPr>
          <w:spacing w:val="22"/>
        </w:rPr>
        <w:t xml:space="preserve"> </w:t>
      </w:r>
      <w:r>
        <w:rPr>
          <w:spacing w:val="2"/>
        </w:rPr>
        <w:t>girders</w:t>
      </w:r>
      <w:r>
        <w:rPr>
          <w:spacing w:val="1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1"/>
        </w:rPr>
        <w:t>inform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92"/>
        </w:rPr>
        <w:t xml:space="preserve"> </w:t>
      </w:r>
      <w:r>
        <w:rPr>
          <w:spacing w:val="1"/>
        </w:rPr>
        <w:t>performance</w:t>
      </w:r>
      <w:r>
        <w:rPr>
          <w:spacing w:val="34"/>
        </w:rPr>
        <w:t xml:space="preserve"> </w:t>
      </w:r>
      <w:r>
        <w:rPr>
          <w:spacing w:val="1"/>
        </w:rPr>
        <w:t>of</w:t>
      </w:r>
      <w:r>
        <w:rPr>
          <w:spacing w:val="33"/>
        </w:rPr>
        <w:t xml:space="preserve"> </w:t>
      </w:r>
      <w:r>
        <w:rPr>
          <w:spacing w:val="1"/>
        </w:rPr>
        <w:t>both</w:t>
      </w:r>
      <w:r>
        <w:rPr>
          <w:spacing w:val="35"/>
        </w:rPr>
        <w:t xml:space="preserve"> </w:t>
      </w:r>
      <w:r>
        <w:rPr>
          <w:spacing w:val="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live</w:t>
      </w:r>
      <w:r>
        <w:rPr>
          <w:spacing w:val="35"/>
        </w:rPr>
        <w:t xml:space="preserve"> </w:t>
      </w:r>
      <w:r>
        <w:rPr>
          <w:spacing w:val="1"/>
        </w:rPr>
        <w:t>load</w:t>
      </w:r>
      <w:r>
        <w:rPr>
          <w:spacing w:val="35"/>
        </w:rPr>
        <w:t xml:space="preserve"> </w:t>
      </w:r>
      <w:r>
        <w:rPr>
          <w:spacing w:val="2"/>
        </w:rPr>
        <w:t>bearings</w:t>
      </w:r>
      <w:r>
        <w:rPr>
          <w:spacing w:val="32"/>
        </w:rPr>
        <w:t xml:space="preserve"> </w:t>
      </w:r>
      <w:r>
        <w:rPr>
          <w:spacing w:val="2"/>
        </w:rPr>
        <w:t>and</w:t>
      </w:r>
      <w:r>
        <w:rPr>
          <w:spacing w:val="34"/>
        </w:rPr>
        <w:t xml:space="preserve"> </w:t>
      </w:r>
      <w:r>
        <w:rPr>
          <w:spacing w:val="1"/>
        </w:rPr>
        <w:t>the</w:t>
      </w:r>
      <w:r>
        <w:rPr>
          <w:spacing w:val="35"/>
        </w:rPr>
        <w:t xml:space="preserve"> </w:t>
      </w:r>
      <w:r>
        <w:t>magnitude</w:t>
      </w:r>
      <w:r>
        <w:rPr>
          <w:spacing w:val="35"/>
        </w:rPr>
        <w:t xml:space="preserve"> </w:t>
      </w:r>
      <w:r>
        <w:rPr>
          <w:spacing w:val="1"/>
        </w:rPr>
        <w:t>of</w:t>
      </w:r>
      <w:r>
        <w:rPr>
          <w:spacing w:val="33"/>
        </w:rPr>
        <w:t xml:space="preserve"> </w:t>
      </w:r>
      <w:r>
        <w:rPr>
          <w:spacing w:val="1"/>
        </w:rPr>
        <w:t>shear</w:t>
      </w:r>
      <w:r>
        <w:rPr>
          <w:spacing w:val="37"/>
        </w:rPr>
        <w:t xml:space="preserve"> </w:t>
      </w:r>
      <w:r>
        <w:rPr>
          <w:spacing w:val="2"/>
        </w:rPr>
        <w:t>transfer</w:t>
      </w:r>
      <w:r>
        <w:rPr>
          <w:spacing w:val="37"/>
        </w:rPr>
        <w:t xml:space="preserve"> </w:t>
      </w:r>
      <w:r>
        <w:rPr>
          <w:spacing w:val="-1"/>
        </w:rPr>
        <w:t>between</w:t>
      </w:r>
      <w:r>
        <w:rPr>
          <w:spacing w:val="35"/>
        </w:rPr>
        <w:t xml:space="preserve"> </w:t>
      </w:r>
      <w:r>
        <w:rPr>
          <w:spacing w:val="1"/>
        </w:rPr>
        <w:t>the</w:t>
      </w:r>
      <w:r>
        <w:rPr>
          <w:spacing w:val="35"/>
        </w:rPr>
        <w:t xml:space="preserve"> </w:t>
      </w:r>
      <w:r>
        <w:rPr>
          <w:spacing w:val="1"/>
        </w:rPr>
        <w:t>spans,</w:t>
      </w:r>
      <w:r>
        <w:rPr>
          <w:spacing w:val="32"/>
        </w:rPr>
        <w:t xml:space="preserve"> </w:t>
      </w:r>
      <w:r>
        <w:rPr>
          <w:spacing w:val="2"/>
        </w:rPr>
        <w:t>and</w:t>
      </w:r>
      <w:r>
        <w:rPr>
          <w:spacing w:val="35"/>
        </w:rPr>
        <w:t xml:space="preserve"> </w:t>
      </w:r>
      <w:r>
        <w:rPr>
          <w:spacing w:val="2"/>
        </w:rPr>
        <w:t>(2)</w:t>
      </w:r>
      <w:r>
        <w:rPr>
          <w:spacing w:val="62"/>
        </w:rPr>
        <w:t xml:space="preserve"> </w:t>
      </w:r>
      <w:r>
        <w:rPr>
          <w:spacing w:val="1"/>
        </w:rPr>
        <w:t>quantify</w:t>
      </w:r>
      <w:r>
        <w:rPr>
          <w:spacing w:val="45"/>
        </w:rPr>
        <w:t xml:space="preserve"> </w:t>
      </w:r>
      <w:r>
        <w:rPr>
          <w:spacing w:val="1"/>
        </w:rPr>
        <w:t>the</w:t>
      </w:r>
      <w:r>
        <w:rPr>
          <w:spacing w:val="48"/>
        </w:rPr>
        <w:t xml:space="preserve"> </w:t>
      </w:r>
      <w:r>
        <w:rPr>
          <w:spacing w:val="1"/>
        </w:rPr>
        <w:t>strain</w:t>
      </w:r>
      <w:r>
        <w:rPr>
          <w:spacing w:val="48"/>
        </w:rPr>
        <w:t xml:space="preserve"> </w:t>
      </w:r>
      <w:r>
        <w:rPr>
          <w:spacing w:val="1"/>
        </w:rPr>
        <w:t>distributions</w:t>
      </w:r>
      <w:r>
        <w:rPr>
          <w:spacing w:val="46"/>
        </w:rPr>
        <w:t xml:space="preserve"> </w:t>
      </w:r>
      <w:r>
        <w:rPr>
          <w:spacing w:val="-3"/>
        </w:rPr>
        <w:t>within</w:t>
      </w:r>
      <w:r>
        <w:rPr>
          <w:spacing w:val="48"/>
        </w:rPr>
        <w:t xml:space="preserve"> </w:t>
      </w:r>
      <w:r>
        <w:rPr>
          <w:spacing w:val="1"/>
        </w:rPr>
        <w:t>the</w:t>
      </w:r>
      <w:r>
        <w:rPr>
          <w:spacing w:val="48"/>
        </w:rPr>
        <w:t xml:space="preserve"> </w:t>
      </w:r>
      <w:r>
        <w:rPr>
          <w:spacing w:val="-2"/>
        </w:rPr>
        <w:t>most</w:t>
      </w:r>
      <w:r>
        <w:rPr>
          <w:spacing w:val="46"/>
        </w:rPr>
        <w:t xml:space="preserve"> </w:t>
      </w:r>
      <w:r>
        <w:rPr>
          <w:spacing w:val="2"/>
        </w:rPr>
        <w:t>deteriorated</w:t>
      </w:r>
      <w:r>
        <w:rPr>
          <w:spacing w:val="49"/>
        </w:rPr>
        <w:t xml:space="preserve"> </w:t>
      </w:r>
      <w:r>
        <w:t>elements</w:t>
      </w:r>
      <w:r>
        <w:rPr>
          <w:spacing w:val="45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identify</w:t>
      </w:r>
      <w:r>
        <w:rPr>
          <w:spacing w:val="46"/>
        </w:rPr>
        <w:t xml:space="preserve"> </w:t>
      </w:r>
      <w:r>
        <w:rPr>
          <w:spacing w:val="-1"/>
        </w:rPr>
        <w:t>whether</w:t>
      </w:r>
      <w:r>
        <w:rPr>
          <w:spacing w:val="50"/>
        </w:rPr>
        <w:t xml:space="preserve"> </w:t>
      </w:r>
      <w:r>
        <w:rPr>
          <w:spacing w:val="1"/>
        </w:rPr>
        <w:t>strain</w:t>
      </w:r>
      <w:r>
        <w:rPr>
          <w:spacing w:val="48"/>
        </w:rPr>
        <w:t xml:space="preserve"> </w:t>
      </w:r>
      <w:r>
        <w:rPr>
          <w:spacing w:val="-1"/>
        </w:rPr>
        <w:t>compatibility</w:t>
      </w:r>
      <w:r>
        <w:rPr>
          <w:spacing w:val="76"/>
        </w:rPr>
        <w:t xml:space="preserve"> </w:t>
      </w:r>
      <w:r>
        <w:rPr>
          <w:spacing w:val="-2"/>
        </w:rPr>
        <w:t>exists.</w:t>
      </w:r>
      <w:r>
        <w:rPr>
          <w:spacing w:val="25"/>
        </w:rPr>
        <w:t xml:space="preserve"> </w:t>
      </w:r>
      <w:r>
        <w:t>Given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t>objectives</w:t>
      </w:r>
      <w:r>
        <w:rPr>
          <w:spacing w:val="25"/>
        </w:rPr>
        <w:t xml:space="preserve"> </w:t>
      </w:r>
      <w:r>
        <w:rPr>
          <w:spacing w:val="2"/>
        </w:rPr>
        <w:t>and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budget</w:t>
      </w:r>
      <w:r>
        <w:rPr>
          <w:spacing w:val="26"/>
        </w:rPr>
        <w:t xml:space="preserve"> </w:t>
      </w:r>
      <w:r>
        <w:rPr>
          <w:spacing w:val="1"/>
        </w:rPr>
        <w:t>constraints,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north</w:t>
      </w:r>
      <w:r>
        <w:rPr>
          <w:spacing w:val="28"/>
        </w:rPr>
        <w:t xml:space="preserve"> </w:t>
      </w:r>
      <w:r>
        <w:rPr>
          <w:spacing w:val="1"/>
        </w:rPr>
        <w:t>leaf</w:t>
      </w:r>
      <w:r>
        <w:rPr>
          <w:spacing w:val="26"/>
        </w:rPr>
        <w:t xml:space="preserve"> </w:t>
      </w:r>
      <w:r>
        <w:rPr>
          <w:spacing w:val="-5"/>
        </w:rPr>
        <w:t>was</w:t>
      </w:r>
      <w:r>
        <w:rPr>
          <w:spacing w:val="25"/>
        </w:rPr>
        <w:t xml:space="preserve"> </w:t>
      </w:r>
      <w:r>
        <w:t>instrumented</w:t>
      </w:r>
      <w:r>
        <w:rPr>
          <w:spacing w:val="2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7"/>
        </w:rPr>
        <w:t xml:space="preserve"> </w:t>
      </w:r>
      <w:r>
        <w:rPr>
          <w:spacing w:val="1"/>
        </w:rPr>
        <w:t>22</w:t>
      </w:r>
      <w:r>
        <w:rPr>
          <w:spacing w:val="27"/>
        </w:rPr>
        <w:t xml:space="preserve"> </w:t>
      </w:r>
      <w:r>
        <w:rPr>
          <w:spacing w:val="1"/>
        </w:rPr>
        <w:t>strain</w:t>
      </w:r>
      <w:r>
        <w:rPr>
          <w:spacing w:val="28"/>
        </w:rPr>
        <w:t xml:space="preserve"> </w:t>
      </w:r>
      <w:r>
        <w:rPr>
          <w:spacing w:val="2"/>
        </w:rPr>
        <w:t>gages,</w:t>
      </w:r>
      <w:r>
        <w:rPr>
          <w:spacing w:val="80"/>
          <w:w w:val="99"/>
        </w:rPr>
        <w:t xml:space="preserve"> </w:t>
      </w:r>
      <w:r>
        <w:rPr>
          <w:spacing w:val="-4"/>
        </w:rPr>
        <w:t>while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south</w:t>
      </w:r>
      <w:r>
        <w:rPr>
          <w:spacing w:val="3"/>
        </w:rPr>
        <w:t xml:space="preserve"> </w:t>
      </w:r>
      <w:r>
        <w:rPr>
          <w:spacing w:val="1"/>
        </w:rPr>
        <w:t>leaf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1"/>
        </w:rPr>
        <w:t xml:space="preserve"> </w:t>
      </w:r>
      <w:r>
        <w:t>instrumented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1"/>
        </w:rPr>
        <w:t>10</w:t>
      </w:r>
      <w:r>
        <w:rPr>
          <w:spacing w:val="3"/>
        </w:rPr>
        <w:t xml:space="preserve"> </w:t>
      </w:r>
      <w:r>
        <w:rPr>
          <w:spacing w:val="1"/>
        </w:rPr>
        <w:t>strain</w:t>
      </w:r>
      <w:r>
        <w:rPr>
          <w:spacing w:val="3"/>
        </w:rPr>
        <w:t xml:space="preserve"> </w:t>
      </w:r>
      <w:r>
        <w:rPr>
          <w:spacing w:val="2"/>
        </w:rPr>
        <w:t>gages.</w:t>
      </w:r>
    </w:p>
    <w:p w:rsidR="000F6CFE" w:rsidRDefault="000F6CFE">
      <w:pPr>
        <w:spacing w:before="9"/>
        <w:rPr>
          <w:rFonts w:ascii="Arial" w:eastAsia="Arial" w:hAnsi="Arial" w:cs="Arial"/>
          <w:sz w:val="10"/>
          <w:szCs w:val="10"/>
        </w:rPr>
      </w:pPr>
    </w:p>
    <w:p w:rsidR="000F6CFE" w:rsidRDefault="000A3D54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75137" cy="192757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137" cy="19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FE" w:rsidRDefault="000A3D54">
      <w:pPr>
        <w:pStyle w:val="BodyText"/>
        <w:spacing w:before="22" w:line="298" w:lineRule="auto"/>
        <w:ind w:right="121"/>
        <w:jc w:val="both"/>
        <w:rPr>
          <w:rFonts w:cs="Arial"/>
        </w:rPr>
      </w:pPr>
      <w:r>
        <w:rPr>
          <w:rFonts w:cs="Arial"/>
          <w:spacing w:val="3"/>
        </w:rPr>
        <w:t>The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load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test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31"/>
        </w:rPr>
        <w:t xml:space="preserve"> </w:t>
      </w:r>
      <w:r>
        <w:rPr>
          <w:rFonts w:cs="Arial"/>
          <w:spacing w:val="2"/>
        </w:rPr>
        <w:t>carried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2"/>
        </w:rPr>
        <w:t>out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7"/>
        </w:rPr>
        <w:t>t</w:t>
      </w:r>
      <w:r>
        <w:rPr>
          <w:rFonts w:cs="Arial"/>
          <w:spacing w:val="-6"/>
        </w:rPr>
        <w:t>wo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1"/>
        </w:rPr>
        <w:t>tri-axle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1"/>
        </w:rPr>
        <w:t>dump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trucks.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3"/>
        </w:rPr>
        <w:t>They</w:t>
      </w:r>
      <w:r>
        <w:rPr>
          <w:rFonts w:cs="Arial"/>
          <w:spacing w:val="31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placed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on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2"/>
        </w:rPr>
        <w:t>bridge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different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fill</w:t>
      </w:r>
      <w:r>
        <w:rPr>
          <w:rFonts w:cs="Arial"/>
          <w:spacing w:val="54"/>
        </w:rPr>
        <w:t xml:space="preserve"> </w:t>
      </w:r>
      <w:r>
        <w:rPr>
          <w:rFonts w:cs="Arial"/>
        </w:rPr>
        <w:t>levels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at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2"/>
        </w:rPr>
        <w:t>several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1"/>
        </w:rPr>
        <w:t>locations</w:t>
      </w:r>
      <w:r>
        <w:rPr>
          <w:rFonts w:cs="Arial"/>
          <w:spacing w:val="3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provide</w:t>
      </w:r>
      <w:r>
        <w:rPr>
          <w:rFonts w:cs="Arial"/>
          <w:spacing w:val="36"/>
        </w:rPr>
        <w:t xml:space="preserve"> </w:t>
      </w:r>
      <w:r>
        <w:rPr>
          <w:rFonts w:cs="Arial"/>
        </w:rPr>
        <w:t>incremental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1"/>
        </w:rPr>
        <w:t>load</w:t>
      </w:r>
      <w:r>
        <w:rPr>
          <w:rFonts w:cs="Arial"/>
          <w:spacing w:val="36"/>
        </w:rPr>
        <w:t xml:space="preserve"> </w:t>
      </w:r>
      <w:r>
        <w:rPr>
          <w:rFonts w:cs="Arial"/>
        </w:rPr>
        <w:t>levels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2"/>
        </w:rPr>
        <w:t>from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18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tons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1"/>
        </w:rPr>
        <w:t>(single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truck)</w:t>
      </w:r>
      <w:r>
        <w:rPr>
          <w:rFonts w:cs="Arial"/>
          <w:spacing w:val="3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72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1"/>
        </w:rPr>
        <w:t>tons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-3"/>
        </w:rPr>
        <w:t>(two</w:t>
      </w:r>
      <w:r>
        <w:rPr>
          <w:rFonts w:cs="Arial"/>
          <w:spacing w:val="68"/>
        </w:rPr>
        <w:t xml:space="preserve"> </w:t>
      </w:r>
      <w:r>
        <w:rPr>
          <w:rFonts w:cs="Arial"/>
          <w:spacing w:val="1"/>
        </w:rPr>
        <w:t>trucks).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Before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static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cases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2"/>
        </w:rPr>
        <w:t>started,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trucks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2"/>
        </w:rPr>
        <w:t>run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back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2"/>
        </w:rPr>
        <w:t>forth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over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2"/>
        </w:rPr>
        <w:t>bridge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traffic</w:t>
      </w:r>
      <w:r>
        <w:rPr>
          <w:rFonts w:cs="Arial"/>
          <w:spacing w:val="22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66"/>
        </w:rPr>
        <w:t xml:space="preserve"> </w:t>
      </w:r>
      <w:r>
        <w:rPr>
          <w:rFonts w:cs="Arial"/>
          <w:spacing w:val="2"/>
        </w:rPr>
        <w:t>gather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benchmark</w:t>
      </w:r>
      <w:r>
        <w:rPr>
          <w:rFonts w:cs="Arial"/>
          <w:spacing w:val="20"/>
        </w:rPr>
        <w:t xml:space="preserve"> </w:t>
      </w:r>
      <w:r>
        <w:rPr>
          <w:rFonts w:cs="Arial"/>
          <w:spacing w:val="1"/>
        </w:rPr>
        <w:t>data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2"/>
        </w:rPr>
        <w:t>operational</w:t>
      </w:r>
      <w:r>
        <w:rPr>
          <w:rFonts w:cs="Arial"/>
          <w:spacing w:val="18"/>
        </w:rPr>
        <w:t xml:space="preserve"> </w:t>
      </w:r>
      <w:r>
        <w:rPr>
          <w:rFonts w:cs="Arial"/>
          <w:spacing w:val="2"/>
        </w:rPr>
        <w:t>response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2"/>
        </w:rPr>
        <w:t>under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-1"/>
        </w:rPr>
        <w:t>moving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loads</w:t>
      </w:r>
      <w:r>
        <w:rPr>
          <w:rFonts w:cs="Arial"/>
          <w:spacing w:val="20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2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1"/>
        </w:rPr>
        <w:t>‘loosen’</w:t>
      </w:r>
      <w:r>
        <w:rPr>
          <w:rFonts w:cs="Arial"/>
          <w:spacing w:val="18"/>
        </w:rPr>
        <w:t xml:space="preserve"> </w:t>
      </w:r>
      <w:r>
        <w:rPr>
          <w:rFonts w:cs="Arial"/>
          <w:spacing w:val="1"/>
        </w:rPr>
        <w:t>up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2"/>
        </w:rPr>
        <w:t>bridge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22"/>
        </w:rPr>
        <w:t xml:space="preserve"> </w:t>
      </w:r>
      <w:r>
        <w:rPr>
          <w:rFonts w:cs="Arial"/>
        </w:rPr>
        <w:t>case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2"/>
        </w:rPr>
        <w:t>any</w:t>
      </w:r>
      <w:r>
        <w:rPr>
          <w:rFonts w:cs="Arial"/>
          <w:spacing w:val="39"/>
        </w:rPr>
        <w:t xml:space="preserve"> </w:t>
      </w:r>
      <w:r>
        <w:rPr>
          <w:rFonts w:cs="Arial"/>
          <w:spacing w:val="1"/>
        </w:rPr>
        <w:t>appreciable</w:t>
      </w:r>
      <w:r>
        <w:rPr>
          <w:rFonts w:cs="Arial"/>
          <w:spacing w:val="40"/>
        </w:rPr>
        <w:t xml:space="preserve"> </w:t>
      </w:r>
      <w:r>
        <w:rPr>
          <w:rFonts w:cs="Arial"/>
        </w:rPr>
        <w:t>stick-slip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1"/>
        </w:rPr>
        <w:t>conditions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1"/>
        </w:rPr>
        <w:t>existed.</w:t>
      </w:r>
      <w:r>
        <w:rPr>
          <w:rFonts w:cs="Arial"/>
          <w:spacing w:val="39"/>
        </w:rPr>
        <w:t xml:space="preserve"> </w:t>
      </w:r>
      <w:r>
        <w:rPr>
          <w:rFonts w:cs="Arial"/>
          <w:spacing w:val="-6"/>
        </w:rPr>
        <w:t>Nex</w:t>
      </w:r>
      <w:r>
        <w:rPr>
          <w:rFonts w:cs="Arial"/>
          <w:spacing w:val="-7"/>
        </w:rPr>
        <w:t>t,</w:t>
      </w:r>
      <w:r>
        <w:rPr>
          <w:rFonts w:cs="Arial"/>
          <w:spacing w:val="39"/>
        </w:rPr>
        <w:t xml:space="preserve"> </w:t>
      </w:r>
      <w:r>
        <w:rPr>
          <w:rFonts w:cs="Arial"/>
          <w:spacing w:val="1"/>
        </w:rPr>
        <w:t>traffic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stopped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1"/>
        </w:rPr>
        <w:t>15</w:t>
      </w:r>
      <w:r>
        <w:rPr>
          <w:rFonts w:cs="Arial"/>
          <w:spacing w:val="41"/>
        </w:rPr>
        <w:t xml:space="preserve"> </w:t>
      </w:r>
      <w:r>
        <w:rPr>
          <w:rFonts w:cs="Arial"/>
          <w:spacing w:val="-1"/>
        </w:rPr>
        <w:t>minute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1"/>
        </w:rPr>
        <w:t>intervals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1"/>
        </w:rPr>
        <w:t xml:space="preserve"> </w:t>
      </w:r>
      <w:r>
        <w:rPr>
          <w:rFonts w:cs="Arial"/>
        </w:rPr>
        <w:t>static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load</w:t>
      </w:r>
    </w:p>
    <w:p w:rsidR="000F6CFE" w:rsidRDefault="000F6CFE">
      <w:pPr>
        <w:spacing w:line="298" w:lineRule="auto"/>
        <w:jc w:val="both"/>
        <w:rPr>
          <w:rFonts w:ascii="Arial" w:eastAsia="Arial" w:hAnsi="Arial" w:cs="Arial"/>
        </w:rPr>
        <w:sectPr w:rsidR="000F6CFE">
          <w:type w:val="continuous"/>
          <w:pgSz w:w="12240" w:h="15840"/>
          <w:pgMar w:top="1140" w:right="660" w:bottom="280" w:left="680" w:header="720" w:footer="720" w:gutter="0"/>
          <w:cols w:space="720"/>
        </w:sectPr>
      </w:pPr>
    </w:p>
    <w:p w:rsidR="000F6CFE" w:rsidRDefault="000A3D54">
      <w:pPr>
        <w:pStyle w:val="BodyText"/>
        <w:spacing w:before="48" w:line="298" w:lineRule="auto"/>
        <w:ind w:left="105" w:right="104"/>
        <w:jc w:val="both"/>
        <w:rPr>
          <w:rFonts w:cs="Arial"/>
        </w:rPr>
      </w:pPr>
      <w:proofErr w:type="gramStart"/>
      <w:r>
        <w:rPr>
          <w:spacing w:val="1"/>
        </w:rPr>
        <w:lastRenderedPageBreak/>
        <w:t>cases</w:t>
      </w:r>
      <w:proofErr w:type="gramEnd"/>
      <w:r>
        <w:rPr>
          <w:spacing w:val="4"/>
        </w:rPr>
        <w:t xml:space="preserve"> </w:t>
      </w:r>
      <w:r>
        <w:rPr>
          <w:spacing w:val="-3"/>
        </w:rPr>
        <w:t>were</w:t>
      </w:r>
      <w:r>
        <w:rPr>
          <w:spacing w:val="8"/>
        </w:rPr>
        <w:t xml:space="preserve"> </w:t>
      </w:r>
      <w:r>
        <w:rPr>
          <w:spacing w:val="2"/>
        </w:rPr>
        <w:t>carried</w:t>
      </w:r>
      <w:r>
        <w:rPr>
          <w:spacing w:val="7"/>
        </w:rPr>
        <w:t xml:space="preserve"> </w:t>
      </w:r>
      <w:r>
        <w:rPr>
          <w:spacing w:val="1"/>
        </w:rPr>
        <w:t>out.</w:t>
      </w:r>
      <w:r>
        <w:rPr>
          <w:spacing w:val="7"/>
        </w:rPr>
        <w:t xml:space="preserve"> </w:t>
      </w:r>
      <w:r>
        <w:rPr>
          <w:spacing w:val="3"/>
        </w:rPr>
        <w:t>Throughout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experimental</w:t>
      </w:r>
      <w:r>
        <w:rPr>
          <w:spacing w:val="3"/>
        </w:rPr>
        <w:t xml:space="preserve"> </w:t>
      </w:r>
      <w:r>
        <w:rPr>
          <w:spacing w:val="1"/>
        </w:rPr>
        <w:t>program,</w:t>
      </w:r>
      <w:r>
        <w:rPr>
          <w:spacing w:val="7"/>
        </w:rPr>
        <w:t xml:space="preserve"> </w:t>
      </w:r>
      <w:r>
        <w:rPr>
          <w:spacing w:val="1"/>
        </w:rPr>
        <w:t>strain</w:t>
      </w:r>
      <w:r>
        <w:rPr>
          <w:spacing w:val="7"/>
        </w:rPr>
        <w:t xml:space="preserve"> </w:t>
      </w:r>
      <w:r>
        <w:t>levels</w:t>
      </w:r>
      <w:r>
        <w:rPr>
          <w:spacing w:val="5"/>
        </w:rPr>
        <w:t xml:space="preserve"> </w:t>
      </w:r>
      <w:r>
        <w:rPr>
          <w:spacing w:val="-3"/>
        </w:rPr>
        <w:t>were</w:t>
      </w:r>
      <w:r>
        <w:rPr>
          <w:spacing w:val="7"/>
        </w:rPr>
        <w:t xml:space="preserve"> </w:t>
      </w:r>
      <w:r>
        <w:t>monitored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2"/>
        </w:rPr>
        <w:t>ensure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2"/>
        </w:rPr>
        <w:t>bridge</w:t>
      </w:r>
      <w:r>
        <w:rPr>
          <w:spacing w:val="78"/>
        </w:rPr>
        <w:t xml:space="preserve"> </w:t>
      </w:r>
      <w:r>
        <w:t>remained</w:t>
      </w:r>
      <w:r>
        <w:rPr>
          <w:spacing w:val="25"/>
        </w:rPr>
        <w:t xml:space="preserve"> </w:t>
      </w:r>
      <w:r>
        <w:rPr>
          <w:spacing w:val="1"/>
        </w:rPr>
        <w:t>safe</w:t>
      </w:r>
      <w:r>
        <w:rPr>
          <w:spacing w:val="25"/>
        </w:rPr>
        <w:t xml:space="preserve"> </w:t>
      </w:r>
      <w:r>
        <w:rPr>
          <w:spacing w:val="2"/>
        </w:rPr>
        <w:t>and</w:t>
      </w:r>
      <w:r>
        <w:rPr>
          <w:spacing w:val="26"/>
        </w:rPr>
        <w:t xml:space="preserve"> </w:t>
      </w:r>
      <w:r>
        <w:rPr>
          <w:spacing w:val="1"/>
        </w:rPr>
        <w:t>undamaged.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responses</w:t>
      </w:r>
      <w:r>
        <w:rPr>
          <w:spacing w:val="22"/>
        </w:rPr>
        <w:t xml:space="preserve"> </w:t>
      </w:r>
      <w:r>
        <w:rPr>
          <w:spacing w:val="-3"/>
        </w:rPr>
        <w:t>were</w:t>
      </w:r>
      <w:r>
        <w:rPr>
          <w:spacing w:val="26"/>
        </w:rPr>
        <w:t xml:space="preserve"> </w:t>
      </w:r>
      <w:r>
        <w:rPr>
          <w:spacing w:val="-4"/>
        </w:rPr>
        <w:t>well</w:t>
      </w:r>
      <w:r>
        <w:rPr>
          <w:spacing w:val="20"/>
        </w:rPr>
        <w:t xml:space="preserve"> </w:t>
      </w:r>
      <w:r>
        <w:rPr>
          <w:spacing w:val="-3"/>
        </w:rPr>
        <w:t>within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expected</w:t>
      </w:r>
      <w:r>
        <w:rPr>
          <w:spacing w:val="26"/>
        </w:rPr>
        <w:t xml:space="preserve"> </w:t>
      </w:r>
      <w:r>
        <w:rPr>
          <w:spacing w:val="2"/>
        </w:rPr>
        <w:t>bounds</w:t>
      </w:r>
      <w:r>
        <w:rPr>
          <w:spacing w:val="22"/>
        </w:rPr>
        <w:t xml:space="preserve"> </w:t>
      </w:r>
      <w:r>
        <w:rPr>
          <w:spacing w:val="2"/>
        </w:rPr>
        <w:t>and</w:t>
      </w:r>
      <w:r>
        <w:rPr>
          <w:spacing w:val="26"/>
        </w:rPr>
        <w:t xml:space="preserve"> </w:t>
      </w:r>
      <w:r>
        <w:rPr>
          <w:spacing w:val="1"/>
        </w:rPr>
        <w:t>at</w:t>
      </w:r>
      <w:r>
        <w:rPr>
          <w:spacing w:val="24"/>
        </w:rPr>
        <w:t xml:space="preserve"> </w:t>
      </w:r>
      <w:r>
        <w:t>levels</w:t>
      </w:r>
      <w:r>
        <w:rPr>
          <w:spacing w:val="23"/>
        </w:rPr>
        <w:t xml:space="preserve"> </w:t>
      </w:r>
      <w:r>
        <w:rPr>
          <w:spacing w:val="1"/>
        </w:rPr>
        <w:t>consistent</w:t>
      </w:r>
      <w:r>
        <w:rPr>
          <w:spacing w:val="58"/>
          <w:w w:val="99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predictions</w:t>
      </w:r>
      <w: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refined</w:t>
      </w:r>
      <w:r>
        <w:rPr>
          <w:spacing w:val="3"/>
        </w:rPr>
        <w:t xml:space="preserve"> FE</w:t>
      </w:r>
      <w:r>
        <w:rPr>
          <w:spacing w:val="-5"/>
        </w:rPr>
        <w:t xml:space="preserve"> </w:t>
      </w:r>
      <w:r>
        <w:rPr>
          <w:spacing w:val="-1"/>
        </w:rPr>
        <w:t>model.</w:t>
      </w:r>
    </w:p>
    <w:p w:rsidR="000F6CFE" w:rsidRDefault="000F6CFE">
      <w:pPr>
        <w:spacing w:before="9"/>
        <w:rPr>
          <w:rFonts w:ascii="Arial" w:eastAsia="Arial" w:hAnsi="Arial" w:cs="Arial"/>
          <w:sz w:val="10"/>
          <w:szCs w:val="10"/>
        </w:rPr>
      </w:pPr>
    </w:p>
    <w:p w:rsidR="000F6CFE" w:rsidRDefault="000A3D54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79870" cy="377190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87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FE" w:rsidRDefault="000A3D54">
      <w:pPr>
        <w:pStyle w:val="BodyText"/>
        <w:spacing w:before="13" w:line="298" w:lineRule="auto"/>
        <w:ind w:left="105" w:right="10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39"/>
        </w:rPr>
        <w:t xml:space="preserve"> </w:t>
      </w:r>
      <w:r>
        <w:rPr>
          <w:spacing w:val="3"/>
        </w:rPr>
        <w:t>FE</w:t>
      </w:r>
      <w:r>
        <w:rPr>
          <w:spacing w:val="32"/>
        </w:rPr>
        <w:t xml:space="preserve"> </w:t>
      </w:r>
      <w:r>
        <w:rPr>
          <w:spacing w:val="-1"/>
        </w:rPr>
        <w:t>model</w:t>
      </w:r>
      <w:r>
        <w:rPr>
          <w:spacing w:val="35"/>
        </w:rPr>
        <w:t xml:space="preserve"> </w:t>
      </w:r>
      <w:r>
        <w:rPr>
          <w:spacing w:val="-5"/>
        </w:rPr>
        <w:t>was</w:t>
      </w:r>
      <w:r>
        <w:rPr>
          <w:spacing w:val="37"/>
        </w:rPr>
        <w:t xml:space="preserve"> </w:t>
      </w:r>
      <w:r>
        <w:rPr>
          <w:spacing w:val="1"/>
        </w:rPr>
        <w:t>constructed</w:t>
      </w:r>
      <w:r>
        <w:rPr>
          <w:spacing w:val="39"/>
        </w:rPr>
        <w:t xml:space="preserve"> </w:t>
      </w:r>
      <w:r>
        <w:rPr>
          <w:spacing w:val="1"/>
        </w:rPr>
        <w:t>based</w:t>
      </w:r>
      <w:r>
        <w:rPr>
          <w:spacing w:val="40"/>
        </w:rPr>
        <w:t xml:space="preserve"> </w:t>
      </w:r>
      <w:r>
        <w:rPr>
          <w:spacing w:val="1"/>
        </w:rPr>
        <w:t>on</w:t>
      </w:r>
      <w:r>
        <w:rPr>
          <w:spacing w:val="40"/>
        </w:rPr>
        <w:t xml:space="preserve"> </w:t>
      </w:r>
      <w:r>
        <w:t>measured</w:t>
      </w:r>
      <w:r>
        <w:rPr>
          <w:spacing w:val="39"/>
        </w:rPr>
        <w:t xml:space="preserve"> </w:t>
      </w:r>
      <w:r>
        <w:rPr>
          <w:spacing w:val="2"/>
        </w:rPr>
        <w:t>bridge</w:t>
      </w:r>
      <w:r>
        <w:rPr>
          <w:spacing w:val="40"/>
        </w:rPr>
        <w:t xml:space="preserve"> </w:t>
      </w:r>
      <w:r>
        <w:rPr>
          <w:spacing w:val="1"/>
        </w:rPr>
        <w:t>geometry</w:t>
      </w:r>
      <w:r>
        <w:rPr>
          <w:spacing w:val="36"/>
        </w:rPr>
        <w:t xml:space="preserve"> </w:t>
      </w:r>
      <w:r>
        <w:rPr>
          <w:spacing w:val="2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assumed</w:t>
      </w:r>
      <w:r>
        <w:rPr>
          <w:spacing w:val="39"/>
        </w:rPr>
        <w:t xml:space="preserve"> </w:t>
      </w:r>
      <w:r>
        <w:t>material</w:t>
      </w:r>
      <w:r>
        <w:rPr>
          <w:spacing w:val="36"/>
        </w:rPr>
        <w:t xml:space="preserve"> </w:t>
      </w:r>
      <w:r>
        <w:rPr>
          <w:spacing w:val="2"/>
        </w:rPr>
        <w:t>properties.</w:t>
      </w:r>
      <w:r>
        <w:rPr>
          <w:spacing w:val="39"/>
        </w:rPr>
        <w:t xml:space="preserve"> </w:t>
      </w:r>
      <w:r>
        <w:rPr>
          <w:spacing w:val="3"/>
        </w:rPr>
        <w:t>The</w:t>
      </w:r>
      <w:r>
        <w:rPr>
          <w:spacing w:val="72"/>
        </w:rPr>
        <w:t xml:space="preserve"> </w:t>
      </w:r>
      <w:r>
        <w:t>primary</w:t>
      </w:r>
      <w:r>
        <w:rPr>
          <w:spacing w:val="13"/>
        </w:rPr>
        <w:t xml:space="preserve"> </w:t>
      </w:r>
      <w:r>
        <w:t>elements</w:t>
      </w:r>
      <w:r>
        <w:rPr>
          <w:spacing w:val="14"/>
        </w:rPr>
        <w:t xml:space="preserve"> </w:t>
      </w:r>
      <w:r>
        <w:rPr>
          <w:spacing w:val="-1"/>
        </w:rPr>
        <w:t>(main</w:t>
      </w:r>
      <w:r>
        <w:rPr>
          <w:spacing w:val="16"/>
        </w:rPr>
        <w:t xml:space="preserve"> </w:t>
      </w:r>
      <w:r>
        <w:rPr>
          <w:spacing w:val="2"/>
        </w:rPr>
        <w:t>girders,</w:t>
      </w:r>
      <w:r>
        <w:rPr>
          <w:spacing w:val="16"/>
        </w:rPr>
        <w:t xml:space="preserve"> </w:t>
      </w:r>
      <w:r>
        <w:rPr>
          <w:spacing w:val="1"/>
        </w:rPr>
        <w:t>floor</w:t>
      </w:r>
      <w:r>
        <w:rPr>
          <w:spacing w:val="18"/>
        </w:rPr>
        <w:t xml:space="preserve"> </w:t>
      </w:r>
      <w:r>
        <w:rPr>
          <w:spacing w:val="-1"/>
        </w:rPr>
        <w:t>beams,</w:t>
      </w:r>
      <w:r>
        <w:rPr>
          <w:spacing w:val="16"/>
        </w:rPr>
        <w:t xml:space="preserve"> </w:t>
      </w:r>
      <w:r>
        <w:rPr>
          <w:spacing w:val="2"/>
        </w:rPr>
        <w:t>and</w:t>
      </w:r>
      <w:r>
        <w:rPr>
          <w:spacing w:val="16"/>
        </w:rPr>
        <w:t xml:space="preserve"> </w:t>
      </w:r>
      <w:r>
        <w:rPr>
          <w:spacing w:val="1"/>
        </w:rPr>
        <w:t>deck)</w:t>
      </w:r>
      <w:r>
        <w:rPr>
          <w:spacing w:val="19"/>
        </w:rPr>
        <w:t xml:space="preserve"> </w:t>
      </w:r>
      <w:r>
        <w:rPr>
          <w:spacing w:val="-3"/>
        </w:rPr>
        <w:t>were</w:t>
      </w:r>
      <w:r>
        <w:rPr>
          <w:spacing w:val="16"/>
        </w:rPr>
        <w:t xml:space="preserve"> </w:t>
      </w:r>
      <w:r>
        <w:t>modeled</w:t>
      </w:r>
      <w:r>
        <w:rPr>
          <w:spacing w:val="1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6"/>
        </w:rPr>
        <w:t xml:space="preserve"> </w:t>
      </w:r>
      <w:r>
        <w:rPr>
          <w:spacing w:val="2"/>
        </w:rPr>
        <w:t>4-node</w:t>
      </w:r>
      <w:r>
        <w:rPr>
          <w:spacing w:val="17"/>
        </w:rPr>
        <w:t xml:space="preserve"> </w:t>
      </w:r>
      <w:r>
        <w:rPr>
          <w:spacing w:val="2"/>
        </w:rPr>
        <w:t>quadrilateral</w:t>
      </w:r>
      <w:r>
        <w:rPr>
          <w:spacing w:val="12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elements.</w:t>
      </w:r>
      <w:r>
        <w:rPr>
          <w:spacing w:val="60"/>
          <w:w w:val="99"/>
        </w:rPr>
        <w:t xml:space="preserve"> </w:t>
      </w:r>
      <w:r>
        <w:rPr>
          <w:spacing w:val="1"/>
        </w:rPr>
        <w:t>This</w:t>
      </w:r>
      <w:r>
        <w:rPr>
          <w:spacing w:val="49"/>
        </w:rPr>
        <w:t xml:space="preserve"> </w:t>
      </w:r>
      <w:r>
        <w:rPr>
          <w:spacing w:val="-2"/>
        </w:rPr>
        <w:t>allowed</w:t>
      </w:r>
      <w:r>
        <w:rPr>
          <w:spacing w:val="53"/>
        </w:rPr>
        <w:t xml:space="preserve"> </w:t>
      </w:r>
      <w:r>
        <w:rPr>
          <w:spacing w:val="1"/>
        </w:rPr>
        <w:t>for</w:t>
      </w:r>
      <w:r>
        <w:rPr>
          <w:spacing w:val="55"/>
        </w:rPr>
        <w:t xml:space="preserve"> </w:t>
      </w:r>
      <w:r>
        <w:rPr>
          <w:spacing w:val="1"/>
        </w:rPr>
        <w:t>accurate</w:t>
      </w:r>
      <w:r>
        <w:rPr>
          <w:spacing w:val="53"/>
        </w:rPr>
        <w:t xml:space="preserve"> </w:t>
      </w:r>
      <w:r>
        <w:rPr>
          <w:spacing w:val="-1"/>
        </w:rPr>
        <w:t>simulation</w:t>
      </w:r>
      <w:r>
        <w:rPr>
          <w:spacing w:val="53"/>
        </w:rPr>
        <w:t xml:space="preserve"> </w:t>
      </w:r>
      <w:r>
        <w:rPr>
          <w:spacing w:val="1"/>
        </w:rPr>
        <w:t>of</w:t>
      </w:r>
      <w:r>
        <w:rPr>
          <w:spacing w:val="50"/>
        </w:rPr>
        <w:t xml:space="preserve"> </w:t>
      </w:r>
      <w:r>
        <w:rPr>
          <w:spacing w:val="2"/>
        </w:rPr>
        <w:t>out-of-plane</w:t>
      </w:r>
      <w:r>
        <w:rPr>
          <w:spacing w:val="53"/>
        </w:rPr>
        <w:t xml:space="preserve"> </w:t>
      </w:r>
      <w:r>
        <w:rPr>
          <w:spacing w:val="2"/>
        </w:rPr>
        <w:t>and</w:t>
      </w:r>
      <w:r>
        <w:rPr>
          <w:spacing w:val="53"/>
        </w:rPr>
        <w:t xml:space="preserve"> </w:t>
      </w:r>
      <w:r>
        <w:rPr>
          <w:spacing w:val="1"/>
        </w:rPr>
        <w:t>torsional</w:t>
      </w:r>
      <w:r>
        <w:rPr>
          <w:spacing w:val="48"/>
        </w:rPr>
        <w:t xml:space="preserve"> </w:t>
      </w:r>
      <w:r>
        <w:rPr>
          <w:spacing w:val="1"/>
        </w:rPr>
        <w:t>effects</w:t>
      </w:r>
      <w:r>
        <w:rPr>
          <w:spacing w:val="50"/>
        </w:rPr>
        <w:t xml:space="preserve"> </w:t>
      </w:r>
      <w:r>
        <w:rPr>
          <w:spacing w:val="1"/>
        </w:rPr>
        <w:t>as</w:t>
      </w:r>
      <w:r>
        <w:rPr>
          <w:spacing w:val="50"/>
        </w:rPr>
        <w:t xml:space="preserve"> </w:t>
      </w:r>
      <w:r>
        <w:rPr>
          <w:spacing w:val="-4"/>
        </w:rPr>
        <w:t>well</w:t>
      </w:r>
      <w:r>
        <w:rPr>
          <w:spacing w:val="47"/>
        </w:rPr>
        <w:t xml:space="preserve"> </w:t>
      </w:r>
      <w:r>
        <w:rPr>
          <w:spacing w:val="1"/>
        </w:rPr>
        <w:t>as</w:t>
      </w:r>
      <w:r>
        <w:rPr>
          <w:spacing w:val="50"/>
        </w:rPr>
        <w:t xml:space="preserve"> </w:t>
      </w:r>
      <w:r>
        <w:rPr>
          <w:spacing w:val="-2"/>
        </w:rPr>
        <w:t>allowed</w:t>
      </w:r>
      <w:r>
        <w:rPr>
          <w:spacing w:val="53"/>
        </w:rPr>
        <w:t xml:space="preserve"> </w:t>
      </w:r>
      <w:r>
        <w:rPr>
          <w:spacing w:val="1"/>
        </w:rPr>
        <w:t>the</w:t>
      </w:r>
      <w:r>
        <w:rPr>
          <w:spacing w:val="53"/>
        </w:rPr>
        <w:t xml:space="preserve"> </w:t>
      </w:r>
      <w:r>
        <w:t>measured</w:t>
      </w:r>
      <w:r>
        <w:rPr>
          <w:spacing w:val="86"/>
        </w:rPr>
        <w:t xml:space="preserve"> </w:t>
      </w:r>
      <w:r>
        <w:rPr>
          <w:spacing w:val="2"/>
        </w:rPr>
        <w:t>deterioration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1"/>
        </w:rPr>
        <w:t>be</w:t>
      </w:r>
      <w:r>
        <w:rPr>
          <w:spacing w:val="30"/>
        </w:rPr>
        <w:t xml:space="preserve"> </w:t>
      </w:r>
      <w:r>
        <w:rPr>
          <w:spacing w:val="1"/>
        </w:rPr>
        <w:t>accurately</w:t>
      </w:r>
      <w:r>
        <w:rPr>
          <w:spacing w:val="27"/>
        </w:rPr>
        <w:t xml:space="preserve"> </w:t>
      </w:r>
      <w:r>
        <w:t>mapped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model.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reported</w:t>
      </w:r>
      <w:r>
        <w:rPr>
          <w:spacing w:val="30"/>
        </w:rPr>
        <w:t xml:space="preserve"> </w:t>
      </w:r>
      <w:r>
        <w:rPr>
          <w:spacing w:val="2"/>
        </w:rPr>
        <w:t>deterioration</w:t>
      </w:r>
      <w:r>
        <w:rPr>
          <w:spacing w:val="30"/>
        </w:rPr>
        <w:t xml:space="preserve"> </w:t>
      </w:r>
      <w:r>
        <w:rPr>
          <w:spacing w:val="-5"/>
        </w:rPr>
        <w:t>was</w:t>
      </w:r>
      <w:r>
        <w:rPr>
          <w:spacing w:val="27"/>
        </w:rPr>
        <w:t xml:space="preserve"> </w:t>
      </w:r>
      <w:r>
        <w:rPr>
          <w:spacing w:val="1"/>
        </w:rPr>
        <w:t>included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model</w:t>
      </w:r>
      <w:r>
        <w:rPr>
          <w:spacing w:val="25"/>
        </w:rPr>
        <w:t xml:space="preserve"> </w:t>
      </w:r>
      <w:r>
        <w:rPr>
          <w:spacing w:val="1"/>
        </w:rPr>
        <w:t>by</w:t>
      </w:r>
      <w:r>
        <w:rPr>
          <w:spacing w:val="58"/>
        </w:rPr>
        <w:t xml:space="preserve"> </w:t>
      </w:r>
      <w:r>
        <w:rPr>
          <w:spacing w:val="-1"/>
        </w:rPr>
        <w:t>modifying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t>stiffness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24"/>
        </w:rPr>
        <w:t xml:space="preserve"> </w:t>
      </w:r>
      <w:r>
        <w:t>elements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regions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24"/>
        </w:rPr>
        <w:t xml:space="preserve"> </w:t>
      </w:r>
      <w:r>
        <w:rPr>
          <w:spacing w:val="2"/>
        </w:rPr>
        <w:t>deterioration</w:t>
      </w:r>
      <w:r>
        <w:rPr>
          <w:spacing w:val="27"/>
        </w:rPr>
        <w:t xml:space="preserve"> </w:t>
      </w:r>
      <w:r>
        <w:rPr>
          <w:spacing w:val="1"/>
        </w:rPr>
        <w:t>according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reported</w:t>
      </w:r>
      <w:r>
        <w:rPr>
          <w:spacing w:val="26"/>
        </w:rPr>
        <w:t xml:space="preserve"> </w:t>
      </w:r>
      <w:r>
        <w:t>level</w:t>
      </w:r>
      <w:r>
        <w:rPr>
          <w:spacing w:val="21"/>
        </w:rPr>
        <w:t xml:space="preserve"> </w:t>
      </w:r>
      <w:r>
        <w:rPr>
          <w:spacing w:val="1"/>
        </w:rPr>
        <w:t>of</w:t>
      </w:r>
      <w:r>
        <w:rPr>
          <w:spacing w:val="25"/>
        </w:rPr>
        <w:t xml:space="preserve"> </w:t>
      </w:r>
      <w:r>
        <w:t>section</w:t>
      </w:r>
      <w:r>
        <w:rPr>
          <w:spacing w:val="26"/>
        </w:rPr>
        <w:t xml:space="preserve"> </w:t>
      </w:r>
      <w:r>
        <w:t>loss.</w:t>
      </w:r>
      <w:r>
        <w:rPr>
          <w:spacing w:val="86"/>
          <w:w w:val="99"/>
        </w:rPr>
        <w:t xml:space="preserve"> </w:t>
      </w:r>
      <w:r>
        <w:rPr>
          <w:spacing w:val="1"/>
        </w:rPr>
        <w:t>This</w:t>
      </w:r>
      <w:r>
        <w:rPr>
          <w:spacing w:val="2"/>
        </w:rPr>
        <w:t xml:space="preserve"> approach</w:t>
      </w:r>
      <w:r>
        <w:rPr>
          <w:spacing w:val="6"/>
        </w:rPr>
        <w:t xml:space="preserve"> </w:t>
      </w:r>
      <w:r>
        <w:t>essentially</w:t>
      </w:r>
      <w:r>
        <w:rPr>
          <w:spacing w:val="2"/>
        </w:rPr>
        <w:t xml:space="preserve"> reduces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moment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1"/>
        </w:rPr>
        <w:t>inertia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6"/>
        </w:rPr>
        <w:t xml:space="preserve"> </w:t>
      </w:r>
      <w:r>
        <w:rPr>
          <w:spacing w:val="1"/>
        </w:rPr>
        <w:t>cross</w:t>
      </w:r>
      <w:r>
        <w:rPr>
          <w:spacing w:val="3"/>
        </w:rPr>
        <w:t xml:space="preserve"> </w:t>
      </w:r>
      <w:r>
        <w:rPr>
          <w:spacing w:val="1"/>
        </w:rPr>
        <w:t>sectional</w:t>
      </w:r>
      <w:r>
        <w:t xml:space="preserve"> </w:t>
      </w:r>
      <w:r>
        <w:rPr>
          <w:spacing w:val="2"/>
        </w:rPr>
        <w:t>area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2"/>
        </w:rPr>
        <w:t>accordance</w:t>
      </w:r>
      <w:r>
        <w:rPr>
          <w:spacing w:val="5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t>amount</w:t>
      </w:r>
      <w:r>
        <w:rPr>
          <w:spacing w:val="68"/>
          <w:w w:val="99"/>
        </w:rPr>
        <w:t xml:space="preserve"> </w:t>
      </w:r>
      <w:r>
        <w:rPr>
          <w:spacing w:val="1"/>
        </w:rPr>
        <w:t>of</w:t>
      </w:r>
      <w:r>
        <w:rPr>
          <w:spacing w:val="47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loss.</w:t>
      </w:r>
      <w:r>
        <w:rPr>
          <w:spacing w:val="48"/>
        </w:rPr>
        <w:t xml:space="preserve"> </w:t>
      </w:r>
      <w:r>
        <w:rPr>
          <w:spacing w:val="3"/>
        </w:rPr>
        <w:t>For</w:t>
      </w:r>
      <w:r>
        <w:rPr>
          <w:spacing w:val="52"/>
        </w:rPr>
        <w:t xml:space="preserve"> </w:t>
      </w:r>
      <w:r>
        <w:rPr>
          <w:spacing w:val="2"/>
        </w:rPr>
        <w:t>areas</w:t>
      </w:r>
      <w:r>
        <w:rPr>
          <w:spacing w:val="46"/>
        </w:rPr>
        <w:t xml:space="preserve"> </w:t>
      </w:r>
      <w:r>
        <w:rPr>
          <w:spacing w:val="-2"/>
        </w:rPr>
        <w:t>where</w:t>
      </w:r>
      <w:r>
        <w:rPr>
          <w:spacing w:val="50"/>
        </w:rPr>
        <w:t xml:space="preserve"> </w:t>
      </w:r>
      <w:r>
        <w:rPr>
          <w:spacing w:val="2"/>
        </w:rPr>
        <w:t>100%</w:t>
      </w:r>
      <w:r>
        <w:rPr>
          <w:spacing w:val="40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loss</w:t>
      </w:r>
      <w:r>
        <w:rPr>
          <w:spacing w:val="47"/>
        </w:rPr>
        <w:t xml:space="preserve"> </w:t>
      </w:r>
      <w:r>
        <w:rPr>
          <w:spacing w:val="-5"/>
        </w:rPr>
        <w:t>was</w:t>
      </w:r>
      <w:r>
        <w:rPr>
          <w:spacing w:val="46"/>
        </w:rPr>
        <w:t xml:space="preserve"> </w:t>
      </w:r>
      <w:r>
        <w:rPr>
          <w:spacing w:val="2"/>
        </w:rPr>
        <w:t>noted,</w:t>
      </w:r>
      <w:r>
        <w:rPr>
          <w:spacing w:val="48"/>
        </w:rPr>
        <w:t xml:space="preserve"> </w:t>
      </w:r>
      <w:r>
        <w:rPr>
          <w:spacing w:val="1"/>
        </w:rPr>
        <w:t>entire</w:t>
      </w:r>
      <w:r>
        <w:rPr>
          <w:spacing w:val="50"/>
        </w:rPr>
        <w:t xml:space="preserve"> </w:t>
      </w:r>
      <w:r>
        <w:t>shell</w:t>
      </w:r>
      <w:r>
        <w:rPr>
          <w:spacing w:val="45"/>
        </w:rPr>
        <w:t xml:space="preserve"> </w:t>
      </w:r>
      <w:r>
        <w:t>elements</w:t>
      </w:r>
      <w:r>
        <w:rPr>
          <w:spacing w:val="46"/>
        </w:rPr>
        <w:t xml:space="preserve"> </w:t>
      </w:r>
      <w:r>
        <w:rPr>
          <w:spacing w:val="-3"/>
        </w:rPr>
        <w:t>were</w:t>
      </w:r>
      <w:r>
        <w:rPr>
          <w:spacing w:val="50"/>
        </w:rPr>
        <w:t xml:space="preserve"> </w:t>
      </w:r>
      <w:r>
        <w:t>removed</w:t>
      </w:r>
      <w:r>
        <w:rPr>
          <w:spacing w:val="50"/>
        </w:rPr>
        <w:t xml:space="preserve"> </w:t>
      </w:r>
      <w:r>
        <w:rPr>
          <w:spacing w:val="-1"/>
        </w:rPr>
        <w:t>in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82"/>
        </w:rPr>
        <w:t xml:space="preserve"> </w:t>
      </w:r>
      <w:r>
        <w:rPr>
          <w:spacing w:val="2"/>
        </w:rPr>
        <w:t>corresponding</w:t>
      </w:r>
      <w:r>
        <w:rPr>
          <w:spacing w:val="3"/>
        </w:rPr>
        <w:t xml:space="preserve"> </w:t>
      </w:r>
      <w:r>
        <w:rPr>
          <w:spacing w:val="2"/>
        </w:rPr>
        <w:t xml:space="preserve">region. </w:t>
      </w:r>
      <w:r>
        <w:rPr>
          <w:spacing w:val="3"/>
        </w:rPr>
        <w:t xml:space="preserve">The </w:t>
      </w:r>
      <w:r>
        <w:rPr>
          <w:spacing w:val="1"/>
        </w:rPr>
        <w:t>resulting</w:t>
      </w:r>
      <w:r>
        <w:rPr>
          <w:spacing w:val="4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rPr>
          <w:spacing w:val="-5"/>
        </w:rPr>
        <w:t>was</w:t>
      </w:r>
      <w:r>
        <w:t xml:space="preserve"> </w:t>
      </w:r>
      <w:r>
        <w:rPr>
          <w:spacing w:val="2"/>
        </w:rPr>
        <w:t>further</w:t>
      </w:r>
      <w:r>
        <w:rPr>
          <w:spacing w:val="6"/>
        </w:rPr>
        <w:t xml:space="preserve"> </w:t>
      </w:r>
      <w:r>
        <w:rPr>
          <w:spacing w:val="1"/>
        </w:rPr>
        <w:t>refined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1"/>
        </w:rPr>
        <w:t>calibrating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1"/>
        </w:rPr>
        <w:t>based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test</w:t>
      </w:r>
      <w:r>
        <w:rPr>
          <w:spacing w:val="2"/>
        </w:rPr>
        <w:t xml:space="preserve"> </w:t>
      </w:r>
      <w:r>
        <w:rPr>
          <w:spacing w:val="1"/>
        </w:rPr>
        <w:t>results.</w:t>
      </w:r>
    </w:p>
    <w:p w:rsidR="000F6CFE" w:rsidRDefault="000F6CFE">
      <w:pPr>
        <w:spacing w:before="9"/>
        <w:rPr>
          <w:rFonts w:ascii="Arial" w:eastAsia="Arial" w:hAnsi="Arial" w:cs="Arial"/>
          <w:sz w:val="10"/>
          <w:szCs w:val="10"/>
        </w:rPr>
      </w:pPr>
    </w:p>
    <w:p w:rsidR="000F6CFE" w:rsidRDefault="000A3D54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21585" cy="1959673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585" cy="19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FE" w:rsidRDefault="000F6CFE">
      <w:pPr>
        <w:rPr>
          <w:rFonts w:ascii="Arial" w:eastAsia="Arial" w:hAnsi="Arial" w:cs="Arial"/>
          <w:sz w:val="20"/>
          <w:szCs w:val="20"/>
        </w:rPr>
      </w:pPr>
    </w:p>
    <w:p w:rsidR="000F6CFE" w:rsidRDefault="000A3D54">
      <w:pPr>
        <w:pStyle w:val="BodyText"/>
        <w:spacing w:before="117"/>
        <w:ind w:left="105"/>
        <w:jc w:val="both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0F6CFE" w:rsidRDefault="000F6CFE">
      <w:pPr>
        <w:jc w:val="both"/>
        <w:rPr>
          <w:rFonts w:ascii="Arial" w:eastAsia="Arial" w:hAnsi="Arial" w:cs="Arial"/>
        </w:rPr>
        <w:sectPr w:rsidR="000F6CFE">
          <w:headerReference w:type="even" r:id="rId14"/>
          <w:pgSz w:w="12240" w:h="15840"/>
          <w:pgMar w:top="560" w:right="680" w:bottom="280" w:left="700" w:header="0" w:footer="0" w:gutter="0"/>
          <w:cols w:space="720"/>
        </w:sectPr>
      </w:pPr>
    </w:p>
    <w:p w:rsidR="000F6CFE" w:rsidRDefault="000F6CFE">
      <w:pPr>
        <w:rPr>
          <w:rFonts w:ascii="Arial" w:eastAsia="Arial" w:hAnsi="Arial" w:cs="Arial"/>
          <w:b/>
          <w:bCs/>
          <w:sz w:val="20"/>
          <w:szCs w:val="20"/>
        </w:rPr>
      </w:pPr>
    </w:p>
    <w:p w:rsidR="000F6CFE" w:rsidRDefault="000F6CFE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0F6CFE" w:rsidRDefault="000A3D54">
      <w:pPr>
        <w:pStyle w:val="BodyText"/>
        <w:tabs>
          <w:tab w:val="left" w:pos="2659"/>
        </w:tabs>
        <w:ind w:left="365"/>
      </w:pPr>
      <w:r>
        <w:pict>
          <v:group id="_x0000_s1035" style="position:absolute;left:0;text-align:left;margin-left:308.7pt;margin-top:-6.05pt;width:141.1pt;height:32.35pt;z-index:1288;mso-position-horizontal-relative:page" coordorigin="6174,-121" coordsize="2822,647">
            <v:group id="_x0000_s1041" style="position:absolute;left:6193;top:-106;width:2781;height:2" coordorigin="6193,-106" coordsize="2781,2">
              <v:shape id="_x0000_s1042" style="position:absolute;left:6193;top:-106;width:2781;height:2" coordorigin="6193,-106" coordsize="2781,0" path="m6193,-106r2780,e" filled="f" strokecolor="#ddd" strokeweight=".53233mm">
                <v:path arrowok="t"/>
              </v:shape>
            </v:group>
            <v:group id="_x0000_s1039" style="position:absolute;left:8981;top:-103;width:2;height:614" coordorigin="8981,-103" coordsize="2,614">
              <v:shape id="_x0000_s1040" style="position:absolute;left:8981;top:-103;width:2;height:614" coordorigin="8981,-103" coordsize="0,614" path="m8981,-103r,613e" filled="f" strokecolor="#ddd" strokeweight=".54572mm">
                <v:path arrowok="t"/>
              </v:shape>
            </v:group>
            <v:group id="_x0000_s1036" style="position:absolute;left:6189;top:-98;width:2;height:608" coordorigin="6189,-98" coordsize="2,608">
              <v:shape id="_x0000_s1038" style="position:absolute;left:6189;top:-98;width:2;height:608" coordorigin="6189,-98" coordsize="0,608" path="m6189,-98r,608e" filled="f" strokecolor="#ddd" strokeweight=".54572mm">
                <v:path arrowok="t"/>
              </v:shape>
              <v:shape id="_x0000_s1037" type="#_x0000_t202" style="position:absolute;left:6189;top:-106;width:2792;height:616" filled="f" stroked="f">
                <v:textbox inset="0,0,0,0">
                  <w:txbxContent>
                    <w:p w:rsidR="000F6CFE" w:rsidRDefault="000A3D54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 xml:space="preserve">Results </w:t>
                      </w:r>
                      <w:r>
                        <w:rPr>
                          <w:rFonts w:ascii="Arial"/>
                          <w:spacing w:val="2"/>
                          <w:sz w:val="21"/>
                        </w:rPr>
                        <w:t>and</w:t>
                      </w:r>
                      <w:r>
                        <w:rPr>
                          <w:rFonts w:ascii="Arial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Conclusions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9" w:name="LT-EOL_3"/>
      <w:bookmarkEnd w:id="9"/>
      <w:r>
        <w:t>Bridge</w:t>
      </w:r>
      <w:r>
        <w:rPr>
          <w:spacing w:val="-1"/>
        </w:rPr>
        <w:t xml:space="preserve"> </w:t>
      </w:r>
      <w:r>
        <w:t>Introduction</w:t>
      </w:r>
      <w:r>
        <w:tab/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</w:p>
    <w:p w:rsidR="000F6CFE" w:rsidRDefault="000F6CFE">
      <w:pPr>
        <w:spacing w:before="1"/>
        <w:rPr>
          <w:rFonts w:ascii="Arial" w:eastAsia="Arial" w:hAnsi="Arial" w:cs="Arial"/>
          <w:sz w:val="26"/>
          <w:szCs w:val="26"/>
        </w:rPr>
      </w:pPr>
    </w:p>
    <w:p w:rsidR="000F6CFE" w:rsidRDefault="000A3D54">
      <w:pPr>
        <w:pStyle w:val="BodyText"/>
        <w:ind w:left="365"/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0F6CFE" w:rsidRDefault="000F6CFE">
      <w:pPr>
        <w:spacing w:before="7"/>
        <w:rPr>
          <w:rFonts w:ascii="Arial" w:eastAsia="Arial" w:hAnsi="Arial" w:cs="Arial"/>
          <w:sz w:val="15"/>
          <w:szCs w:val="15"/>
        </w:rPr>
      </w:pPr>
    </w:p>
    <w:p w:rsidR="000F6CFE" w:rsidRDefault="000A3D54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533.35pt;height:.85pt;mso-position-horizontal-relative:char;mso-position-vertical-relative:line" coordsize="10667,17">
            <v:group id="_x0000_s1033" style="position:absolute;left:9;top:9;width:10650;height:2" coordorigin="9,9" coordsize="10650,2">
              <v:shape id="_x0000_s1034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0F6CFE" w:rsidRDefault="000F6CFE">
      <w:pPr>
        <w:spacing w:before="9"/>
        <w:rPr>
          <w:rFonts w:ascii="Arial" w:eastAsia="Arial" w:hAnsi="Arial" w:cs="Arial"/>
          <w:sz w:val="19"/>
          <w:szCs w:val="19"/>
        </w:rPr>
      </w:pPr>
    </w:p>
    <w:p w:rsidR="000F6CFE" w:rsidRDefault="000A3D54">
      <w:pPr>
        <w:pStyle w:val="Heading2"/>
        <w:jc w:val="both"/>
        <w:rPr>
          <w:rFonts w:cs="Arial"/>
        </w:rPr>
      </w:pPr>
      <w:r>
        <w:rPr>
          <w:spacing w:val="-1"/>
        </w:rPr>
        <w:t>End-of-Life</w:t>
      </w:r>
      <w:r>
        <w:rPr>
          <w:spacing w:val="-20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er</w:t>
      </w:r>
      <w:r>
        <w:rPr>
          <w:spacing w:val="-5"/>
        </w:rPr>
        <w:t>f</w:t>
      </w:r>
      <w:r>
        <w:rPr>
          <w:spacing w:val="-4"/>
        </w:rPr>
        <w:t>ormance</w:t>
      </w:r>
      <w:r>
        <w:rPr>
          <w:spacing w:val="-20"/>
        </w:rPr>
        <w:t xml:space="preserve"> </w:t>
      </w:r>
      <w:r>
        <w:rPr>
          <w:spacing w:val="-2"/>
        </w:rPr>
        <w:t>Case</w:t>
      </w:r>
      <w:r>
        <w:rPr>
          <w:spacing w:val="-20"/>
        </w:rPr>
        <w:t xml:space="preserve"> </w:t>
      </w:r>
      <w:r>
        <w:t>Study</w:t>
      </w:r>
    </w:p>
    <w:p w:rsidR="000F6CFE" w:rsidRDefault="000A3D54">
      <w:pPr>
        <w:pStyle w:val="Heading3"/>
        <w:jc w:val="both"/>
        <w:rPr>
          <w:rFonts w:cs="Arial"/>
        </w:rPr>
      </w:pPr>
      <w:r>
        <w:rPr>
          <w:spacing w:val="1"/>
        </w:rPr>
        <w:t>Results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rPr>
          <w:spacing w:val="1"/>
        </w:rPr>
        <w:t>Conclusions</w:t>
      </w:r>
    </w:p>
    <w:p w:rsidR="000F6CFE" w:rsidRDefault="000A3D54">
      <w:pPr>
        <w:pStyle w:val="BodyText"/>
        <w:spacing w:before="191" w:line="298" w:lineRule="auto"/>
        <w:ind w:right="124"/>
        <w:jc w:val="both"/>
      </w:pPr>
      <w:r>
        <w:t>Comparison</w:t>
      </w:r>
      <w:r>
        <w:rPr>
          <w:spacing w:val="20"/>
        </w:rPr>
        <w:t xml:space="preserve"> </w:t>
      </w:r>
      <w:r>
        <w:rPr>
          <w:spacing w:val="1"/>
        </w:rPr>
        <w:t>of</w:t>
      </w:r>
      <w:r>
        <w:rPr>
          <w:spacing w:val="20"/>
        </w:rPr>
        <w:t xml:space="preserve"> </w:t>
      </w:r>
      <w:r>
        <w:rPr>
          <w:spacing w:val="1"/>
        </w:rPr>
        <w:t>strain</w:t>
      </w:r>
      <w:r>
        <w:rPr>
          <w:spacing w:val="20"/>
        </w:rPr>
        <w:t xml:space="preserve"> </w:t>
      </w:r>
      <w:r>
        <w:rPr>
          <w:spacing w:val="2"/>
        </w:rPr>
        <w:t>readings</w:t>
      </w:r>
      <w:r>
        <w:rPr>
          <w:spacing w:val="18"/>
        </w:rPr>
        <w:t xml:space="preserve"> </w:t>
      </w:r>
      <w:r>
        <w:rPr>
          <w:spacing w:val="1"/>
        </w:rPr>
        <w:t>at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different</w:t>
      </w:r>
      <w:r>
        <w:rPr>
          <w:spacing w:val="20"/>
        </w:rPr>
        <w:t xml:space="preserve"> </w:t>
      </w:r>
      <w:r>
        <w:rPr>
          <w:spacing w:val="1"/>
        </w:rPr>
        <w:t>load</w:t>
      </w:r>
      <w:r>
        <w:rPr>
          <w:spacing w:val="20"/>
        </w:rPr>
        <w:t xml:space="preserve"> </w:t>
      </w:r>
      <w:r>
        <w:t>levels</w:t>
      </w:r>
      <w:r>
        <w:rPr>
          <w:spacing w:val="18"/>
        </w:rPr>
        <w:t xml:space="preserve"> </w:t>
      </w:r>
      <w:r>
        <w:rPr>
          <w:spacing w:val="1"/>
        </w:rPr>
        <w:t>revealed</w:t>
      </w:r>
      <w:r>
        <w:rPr>
          <w:spacing w:val="20"/>
        </w:rPr>
        <w:t xml:space="preserve"> </w:t>
      </w:r>
      <w:r>
        <w:rPr>
          <w:spacing w:val="1"/>
        </w:rPr>
        <w:t>that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2"/>
        </w:rPr>
        <w:t>bridge</w:t>
      </w:r>
      <w:r>
        <w:rPr>
          <w:spacing w:val="21"/>
        </w:rPr>
        <w:t xml:space="preserve"> </w:t>
      </w:r>
      <w:r>
        <w:rPr>
          <w:spacing w:val="2"/>
        </w:rPr>
        <w:t>behaved</w:t>
      </w:r>
      <w:r>
        <w:rPr>
          <w:spacing w:val="20"/>
        </w:rPr>
        <w:t xml:space="preserve"> </w:t>
      </w:r>
      <w:r>
        <w:rPr>
          <w:spacing w:val="1"/>
        </w:rPr>
        <w:t>linearly</w:t>
      </w:r>
      <w:r>
        <w:rPr>
          <w:spacing w:val="18"/>
        </w:rPr>
        <w:t xml:space="preserve"> </w:t>
      </w:r>
      <w:r>
        <w:rPr>
          <w:spacing w:val="2"/>
        </w:rPr>
        <w:t>throughout</w:t>
      </w:r>
      <w:r>
        <w:rPr>
          <w:spacing w:val="76"/>
          <w:w w:val="99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1"/>
        </w:rPr>
        <w:t>entire</w:t>
      </w:r>
      <w:r>
        <w:rPr>
          <w:spacing w:val="28"/>
        </w:rPr>
        <w:t xml:space="preserve"> </w:t>
      </w:r>
      <w:r>
        <w:rPr>
          <w:spacing w:val="1"/>
        </w:rPr>
        <w:t>test.</w:t>
      </w:r>
      <w:r>
        <w:rPr>
          <w:spacing w:val="27"/>
        </w:rPr>
        <w:t xml:space="preserve"> </w:t>
      </w:r>
      <w:r>
        <w:rPr>
          <w:spacing w:val="2"/>
        </w:rPr>
        <w:t>Furthermore,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7"/>
        </w:rPr>
        <w:t xml:space="preserve"> </w:t>
      </w:r>
      <w:r>
        <w:rPr>
          <w:spacing w:val="-5"/>
        </w:rPr>
        <w:t>was</w:t>
      </w:r>
      <w:r>
        <w:rPr>
          <w:spacing w:val="25"/>
        </w:rPr>
        <w:t xml:space="preserve"> </w:t>
      </w:r>
      <w:r>
        <w:rPr>
          <w:spacing w:val="2"/>
        </w:rPr>
        <w:t>found</w:t>
      </w:r>
      <w:r>
        <w:rPr>
          <w:spacing w:val="28"/>
        </w:rPr>
        <w:t xml:space="preserve"> </w:t>
      </w:r>
      <w:r>
        <w:rPr>
          <w:spacing w:val="1"/>
        </w:rPr>
        <w:t>that</w:t>
      </w:r>
      <w:r>
        <w:rPr>
          <w:spacing w:val="27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instrumented</w:t>
      </w:r>
      <w:r>
        <w:rPr>
          <w:spacing w:val="29"/>
        </w:rPr>
        <w:t xml:space="preserve"> </w:t>
      </w:r>
      <w:r>
        <w:rPr>
          <w:spacing w:val="1"/>
        </w:rPr>
        <w:t>cross</w:t>
      </w:r>
      <w:r>
        <w:rPr>
          <w:spacing w:val="25"/>
        </w:rPr>
        <w:t xml:space="preserve"> </w:t>
      </w:r>
      <w:r>
        <w:rPr>
          <w:spacing w:val="1"/>
        </w:rPr>
        <w:t>sections</w:t>
      </w:r>
      <w:r>
        <w:rPr>
          <w:spacing w:val="25"/>
        </w:rPr>
        <w:t xml:space="preserve"> </w:t>
      </w:r>
      <w:r>
        <w:rPr>
          <w:spacing w:val="-1"/>
        </w:rPr>
        <w:t>exhibited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linear</w:t>
      </w:r>
      <w:r>
        <w:rPr>
          <w:spacing w:val="30"/>
        </w:rPr>
        <w:t xml:space="preserve"> </w:t>
      </w:r>
      <w:r>
        <w:rPr>
          <w:spacing w:val="1"/>
        </w:rPr>
        <w:t>distribution</w:t>
      </w:r>
      <w:r>
        <w:rPr>
          <w:spacing w:val="29"/>
        </w:rPr>
        <w:t xml:space="preserve"> </w:t>
      </w:r>
      <w:r>
        <w:rPr>
          <w:spacing w:val="1"/>
        </w:rPr>
        <w:t>of</w:t>
      </w:r>
      <w:r>
        <w:rPr>
          <w:spacing w:val="72"/>
          <w:w w:val="99"/>
        </w:rPr>
        <w:t xml:space="preserve"> </w:t>
      </w:r>
      <w:r>
        <w:rPr>
          <w:spacing w:val="1"/>
        </w:rPr>
        <w:t>strain,</w:t>
      </w:r>
      <w:r>
        <w:rPr>
          <w:spacing w:val="30"/>
        </w:rPr>
        <w:t xml:space="preserve"> </w:t>
      </w:r>
      <w:r>
        <w:t>indicating</w:t>
      </w:r>
      <w:r>
        <w:rPr>
          <w:spacing w:val="33"/>
        </w:rPr>
        <w:t xml:space="preserve"> </w:t>
      </w:r>
      <w:r>
        <w:rPr>
          <w:spacing w:val="1"/>
        </w:rPr>
        <w:t>that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spite</w:t>
      </w:r>
      <w:r>
        <w:rPr>
          <w:spacing w:val="32"/>
        </w:rPr>
        <w:t xml:space="preserve"> </w:t>
      </w:r>
      <w:r>
        <w:rPr>
          <w:spacing w:val="1"/>
        </w:rPr>
        <w:t>of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3"/>
        </w:rPr>
        <w:t xml:space="preserve"> </w:t>
      </w:r>
      <w:r>
        <w:rPr>
          <w:spacing w:val="1"/>
        </w:rPr>
        <w:t>heavy</w:t>
      </w:r>
      <w:r>
        <w:rPr>
          <w:spacing w:val="29"/>
        </w:rPr>
        <w:t xml:space="preserve"> </w:t>
      </w:r>
      <w:r>
        <w:rPr>
          <w:spacing w:val="2"/>
        </w:rPr>
        <w:t>deterioration,</w:t>
      </w:r>
      <w:r>
        <w:rPr>
          <w:spacing w:val="31"/>
        </w:rPr>
        <w:t xml:space="preserve"> </w:t>
      </w:r>
      <w:r>
        <w:rPr>
          <w:spacing w:val="1"/>
        </w:rPr>
        <w:t>strain</w:t>
      </w:r>
      <w:r>
        <w:rPr>
          <w:spacing w:val="32"/>
        </w:rPr>
        <w:t xml:space="preserve"> </w:t>
      </w:r>
      <w:r>
        <w:rPr>
          <w:spacing w:val="-1"/>
        </w:rPr>
        <w:t>compatibility</w:t>
      </w:r>
      <w:r>
        <w:rPr>
          <w:spacing w:val="30"/>
        </w:rPr>
        <w:t xml:space="preserve"> </w:t>
      </w:r>
      <w:r>
        <w:rPr>
          <w:spacing w:val="-5"/>
        </w:rPr>
        <w:t>was</w:t>
      </w:r>
      <w:r>
        <w:rPr>
          <w:spacing w:val="30"/>
        </w:rPr>
        <w:t xml:space="preserve"> </w:t>
      </w:r>
      <w:r>
        <w:t>maintained</w:t>
      </w:r>
      <w:r>
        <w:rPr>
          <w:spacing w:val="32"/>
        </w:rPr>
        <w:t xml:space="preserve"> </w:t>
      </w:r>
      <w:r>
        <w:rPr>
          <w:spacing w:val="2"/>
        </w:rPr>
        <w:t>through</w:t>
      </w:r>
      <w:r>
        <w:rPr>
          <w:spacing w:val="33"/>
        </w:rPr>
        <w:t xml:space="preserve"> </w:t>
      </w:r>
      <w:r>
        <w:rPr>
          <w:spacing w:val="1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web.</w:t>
      </w:r>
      <w:r>
        <w:rPr>
          <w:spacing w:val="82"/>
          <w:w w:val="99"/>
        </w:rPr>
        <w:t xml:space="preserve"> </w:t>
      </w:r>
      <w:r>
        <w:rPr>
          <w:spacing w:val="2"/>
        </w:rPr>
        <w:t>Furthermore,</w:t>
      </w:r>
      <w:r>
        <w:rPr>
          <w:spacing w:val="14"/>
        </w:rPr>
        <w:t xml:space="preserve"> </w:t>
      </w:r>
      <w:r>
        <w:rPr>
          <w:spacing w:val="1"/>
        </w:rPr>
        <w:t>strain</w:t>
      </w:r>
      <w:r>
        <w:rPr>
          <w:spacing w:val="15"/>
        </w:rPr>
        <w:t xml:space="preserve"> </w:t>
      </w:r>
      <w:r>
        <w:rPr>
          <w:spacing w:val="2"/>
        </w:rPr>
        <w:t>readings</w:t>
      </w:r>
      <w:r>
        <w:rPr>
          <w:spacing w:val="12"/>
        </w:rPr>
        <w:t xml:space="preserve"> </w:t>
      </w:r>
      <w:r>
        <w:t>confirmed</w:t>
      </w:r>
      <w:r>
        <w:rPr>
          <w:spacing w:val="16"/>
        </w:rPr>
        <w:t xml:space="preserve"> </w:t>
      </w:r>
      <w:r>
        <w:rPr>
          <w:spacing w:val="1"/>
        </w:rPr>
        <w:t>that</w:t>
      </w:r>
      <w:r>
        <w:rPr>
          <w:spacing w:val="14"/>
        </w:rPr>
        <w:t xml:space="preserve"> </w:t>
      </w:r>
      <w:r>
        <w:rPr>
          <w:spacing w:val="1"/>
        </w:rPr>
        <w:t>shear</w:t>
      </w:r>
      <w:r>
        <w:rPr>
          <w:spacing w:val="17"/>
        </w:rPr>
        <w:t xml:space="preserve"> </w:t>
      </w:r>
      <w:r>
        <w:rPr>
          <w:spacing w:val="2"/>
        </w:rPr>
        <w:t>transfer</w:t>
      </w:r>
      <w:r>
        <w:rPr>
          <w:spacing w:val="17"/>
        </w:rPr>
        <w:t xml:space="preserve"> </w:t>
      </w:r>
      <w:r>
        <w:rPr>
          <w:spacing w:val="-5"/>
        </w:rPr>
        <w:t>was</w:t>
      </w:r>
      <w:r>
        <w:rPr>
          <w:spacing w:val="13"/>
        </w:rPr>
        <w:t xml:space="preserve"> </w:t>
      </w:r>
      <w:r>
        <w:rPr>
          <w:spacing w:val="1"/>
        </w:rPr>
        <w:t>occurring</w:t>
      </w:r>
      <w:r>
        <w:rPr>
          <w:spacing w:val="15"/>
        </w:rPr>
        <w:t xml:space="preserve"> </w:t>
      </w:r>
      <w:r>
        <w:rPr>
          <w:spacing w:val="2"/>
        </w:rPr>
        <w:t>through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mechanism</w:t>
      </w:r>
      <w:r>
        <w:rPr>
          <w:spacing w:val="3"/>
        </w:rPr>
        <w:t xml:space="preserve"> </w:t>
      </w:r>
      <w:r>
        <w:rPr>
          <w:spacing w:val="1"/>
        </w:rPr>
        <w:t>that</w:t>
      </w:r>
      <w:r>
        <w:rPr>
          <w:spacing w:val="14"/>
        </w:rPr>
        <w:t xml:space="preserve"> </w:t>
      </w:r>
      <w:r>
        <w:t>locks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70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3"/>
        </w:rPr>
        <w:t xml:space="preserve"> </w:t>
      </w:r>
      <w:r>
        <w:rPr>
          <w:spacing w:val="1"/>
        </w:rPr>
        <w:t xml:space="preserve">bascules </w:t>
      </w:r>
      <w:r>
        <w:rPr>
          <w:spacing w:val="2"/>
        </w:rPr>
        <w:t>together</w:t>
      </w:r>
      <w:r>
        <w:rPr>
          <w:spacing w:val="5"/>
        </w:rPr>
        <w:t xml:space="preserve"> </w:t>
      </w:r>
      <w:r>
        <w:rPr>
          <w:spacing w:val="-3"/>
        </w:rPr>
        <w:t>when</w:t>
      </w:r>
      <w:r>
        <w:rPr>
          <w:spacing w:val="4"/>
        </w:rPr>
        <w:t xml:space="preserve"> </w:t>
      </w:r>
      <w:r>
        <w:t>fully</w:t>
      </w:r>
      <w:r>
        <w:rPr>
          <w:spacing w:val="1"/>
        </w:rPr>
        <w:t xml:space="preserve"> closed.</w:t>
      </w:r>
    </w:p>
    <w:p w:rsidR="000F6CFE" w:rsidRDefault="000F6CFE">
      <w:pPr>
        <w:spacing w:before="9"/>
        <w:rPr>
          <w:rFonts w:ascii="Arial" w:eastAsia="Arial" w:hAnsi="Arial" w:cs="Arial"/>
          <w:sz w:val="10"/>
          <w:szCs w:val="10"/>
        </w:rPr>
      </w:pPr>
    </w:p>
    <w:p w:rsidR="000F6CFE" w:rsidRDefault="000A3D54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39902" cy="2107406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902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FE" w:rsidRDefault="000A3D54">
      <w:pPr>
        <w:pStyle w:val="BodyText"/>
        <w:spacing w:before="39" w:line="298" w:lineRule="auto"/>
        <w:ind w:right="117"/>
        <w:jc w:val="both"/>
      </w:pP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FE</w:t>
      </w:r>
      <w:r>
        <w:rPr>
          <w:spacing w:val="2"/>
        </w:rPr>
        <w:t xml:space="preserve"> </w:t>
      </w:r>
      <w:r>
        <w:rPr>
          <w:spacing w:val="-1"/>
        </w:rPr>
        <w:t>model</w:t>
      </w:r>
      <w:r>
        <w:rPr>
          <w:spacing w:val="5"/>
        </w:rPr>
        <w:t xml:space="preserve"> </w:t>
      </w:r>
      <w:r>
        <w:rPr>
          <w:spacing w:val="-5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initially</w:t>
      </w:r>
      <w:r>
        <w:rPr>
          <w:spacing w:val="7"/>
        </w:rPr>
        <w:t xml:space="preserve"> </w:t>
      </w:r>
      <w:r>
        <w:rPr>
          <w:spacing w:val="1"/>
        </w:rPr>
        <w:t>calibrated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rPr>
          <w:spacing w:val="1"/>
        </w:rPr>
        <w:t>strain</w:t>
      </w:r>
      <w:r>
        <w:rPr>
          <w:spacing w:val="10"/>
        </w:rPr>
        <w:t xml:space="preserve"> </w:t>
      </w:r>
      <w:r>
        <w:rPr>
          <w:spacing w:val="2"/>
        </w:rPr>
        <w:t>readings</w:t>
      </w:r>
      <w:r>
        <w:rPr>
          <w:spacing w:val="7"/>
        </w:rPr>
        <w:t xml:space="preserve"> </w:t>
      </w:r>
      <w:r>
        <w:rPr>
          <w:spacing w:val="2"/>
        </w:rPr>
        <w:t>from</w:t>
      </w:r>
      <w:r>
        <w:rPr>
          <w:spacing w:val="-3"/>
        </w:rPr>
        <w:t xml:space="preserve"> </w:t>
      </w:r>
      <w:r>
        <w:rPr>
          <w:spacing w:val="2"/>
        </w:rPr>
        <w:t>operational</w:t>
      </w:r>
      <w:r>
        <w:rPr>
          <w:spacing w:val="6"/>
        </w:rPr>
        <w:t xml:space="preserve"> </w:t>
      </w:r>
      <w:r>
        <w:t>monitoring.</w:t>
      </w:r>
      <w:r>
        <w:rPr>
          <w:spacing w:val="8"/>
        </w:rPr>
        <w:t xml:space="preserve"> </w:t>
      </w:r>
      <w:r>
        <w:rPr>
          <w:spacing w:val="-1"/>
        </w:rPr>
        <w:t>Following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t>conclusion</w:t>
      </w:r>
      <w:r>
        <w:rPr>
          <w:spacing w:val="86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t>static</w:t>
      </w:r>
      <w:r>
        <w:rPr>
          <w:spacing w:val="22"/>
        </w:rPr>
        <w:t xml:space="preserve"> </w:t>
      </w:r>
      <w:r>
        <w:rPr>
          <w:spacing w:val="1"/>
        </w:rPr>
        <w:t>truck</w:t>
      </w:r>
      <w:r>
        <w:rPr>
          <w:spacing w:val="21"/>
        </w:rPr>
        <w:t xml:space="preserve"> </w:t>
      </w:r>
      <w:r>
        <w:rPr>
          <w:spacing w:val="1"/>
        </w:rPr>
        <w:t>load</w:t>
      </w:r>
      <w:r>
        <w:rPr>
          <w:spacing w:val="24"/>
        </w:rPr>
        <w:t xml:space="preserve"> </w:t>
      </w:r>
      <w:r>
        <w:rPr>
          <w:spacing w:val="1"/>
        </w:rPr>
        <w:t>test,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strain</w:t>
      </w:r>
      <w:r>
        <w:rPr>
          <w:spacing w:val="24"/>
        </w:rPr>
        <w:t xml:space="preserve"> </w:t>
      </w:r>
      <w:r>
        <w:rPr>
          <w:spacing w:val="2"/>
        </w:rPr>
        <w:t>readings</w:t>
      </w:r>
      <w:r>
        <w:rPr>
          <w:spacing w:val="22"/>
        </w:rPr>
        <w:t xml:space="preserve"> </w:t>
      </w:r>
      <w:r>
        <w:rPr>
          <w:spacing w:val="2"/>
        </w:rPr>
        <w:t>from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test</w:t>
      </w:r>
      <w:r>
        <w:rPr>
          <w:spacing w:val="23"/>
        </w:rPr>
        <w:t xml:space="preserve"> </w:t>
      </w:r>
      <w:r>
        <w:rPr>
          <w:spacing w:val="-3"/>
        </w:rPr>
        <w:t>were</w:t>
      </w:r>
      <w:r>
        <w:rPr>
          <w:spacing w:val="24"/>
        </w:rPr>
        <w:t xml:space="preserve"> </w:t>
      </w:r>
      <w:r>
        <w:t>compared</w:t>
      </w:r>
      <w:r>
        <w:rPr>
          <w:spacing w:val="2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values</w:t>
      </w:r>
      <w:r>
        <w:rPr>
          <w:spacing w:val="21"/>
        </w:rPr>
        <w:t xml:space="preserve"> </w:t>
      </w:r>
      <w:r>
        <w:rPr>
          <w:spacing w:val="1"/>
        </w:rPr>
        <w:t>obtained</w:t>
      </w:r>
      <w:r>
        <w:rPr>
          <w:spacing w:val="25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76"/>
        </w:rPr>
        <w:t xml:space="preserve"> </w:t>
      </w:r>
      <w:r>
        <w:rPr>
          <w:spacing w:val="1"/>
        </w:rPr>
        <w:t>refined</w:t>
      </w:r>
      <w:r>
        <w:rPr>
          <w:spacing w:val="47"/>
        </w:rPr>
        <w:t xml:space="preserve"> </w:t>
      </w:r>
      <w:r>
        <w:rPr>
          <w:spacing w:val="3"/>
        </w:rPr>
        <w:t>FE</w:t>
      </w:r>
      <w:r>
        <w:rPr>
          <w:spacing w:val="39"/>
        </w:rPr>
        <w:t xml:space="preserve"> </w:t>
      </w:r>
      <w:r>
        <w:rPr>
          <w:spacing w:val="-1"/>
        </w:rPr>
        <w:t>model.</w:t>
      </w:r>
      <w:r>
        <w:rPr>
          <w:spacing w:val="45"/>
        </w:rPr>
        <w:t xml:space="preserve"> </w:t>
      </w:r>
      <w:r>
        <w:rPr>
          <w:spacing w:val="3"/>
        </w:rPr>
        <w:t>The</w:t>
      </w:r>
      <w:r>
        <w:rPr>
          <w:spacing w:val="47"/>
        </w:rPr>
        <w:t xml:space="preserve"> </w:t>
      </w:r>
      <w:r>
        <w:t>measured</w:t>
      </w:r>
      <w:r>
        <w:rPr>
          <w:spacing w:val="47"/>
        </w:rPr>
        <w:t xml:space="preserve"> </w:t>
      </w:r>
      <w:r>
        <w:rPr>
          <w:spacing w:val="1"/>
        </w:rPr>
        <w:t>strains/stresses</w:t>
      </w:r>
      <w:r>
        <w:rPr>
          <w:spacing w:val="45"/>
        </w:rPr>
        <w:t xml:space="preserve"> </w:t>
      </w:r>
      <w:r>
        <w:t>compared</w:t>
      </w:r>
      <w:r>
        <w:rPr>
          <w:spacing w:val="47"/>
        </w:rPr>
        <w:t xml:space="preserve"> </w:t>
      </w:r>
      <w:r>
        <w:rPr>
          <w:spacing w:val="2"/>
        </w:rPr>
        <w:t>reasonably</w:t>
      </w:r>
      <w:r>
        <w:rPr>
          <w:spacing w:val="44"/>
        </w:rPr>
        <w:t xml:space="preserve"> </w:t>
      </w:r>
      <w:r>
        <w:rPr>
          <w:spacing w:val="-4"/>
        </w:rPr>
        <w:t>well</w:t>
      </w:r>
      <w:r>
        <w:rPr>
          <w:spacing w:val="42"/>
        </w:rPr>
        <w:t xml:space="preserve"> </w:t>
      </w:r>
      <w:r>
        <w:rPr>
          <w:spacing w:val="2"/>
        </w:rPr>
        <w:t>and</w:t>
      </w:r>
      <w:r>
        <w:rPr>
          <w:spacing w:val="47"/>
        </w:rPr>
        <w:t xml:space="preserve"> </w:t>
      </w:r>
      <w:r>
        <w:rPr>
          <w:spacing w:val="1"/>
        </w:rPr>
        <w:t>demonstrated</w:t>
      </w:r>
      <w:r>
        <w:rPr>
          <w:spacing w:val="47"/>
        </w:rPr>
        <w:t xml:space="preserve"> </w:t>
      </w:r>
      <w:r>
        <w:rPr>
          <w:spacing w:val="1"/>
        </w:rPr>
        <w:t>that</w:t>
      </w:r>
      <w:r>
        <w:rPr>
          <w:spacing w:val="46"/>
        </w:rPr>
        <w:t xml:space="preserve"> </w:t>
      </w:r>
      <w:r>
        <w:rPr>
          <w:spacing w:val="1"/>
        </w:rPr>
        <w:t>the</w:t>
      </w:r>
      <w:r>
        <w:rPr>
          <w:spacing w:val="47"/>
        </w:rPr>
        <w:t xml:space="preserve"> </w:t>
      </w:r>
      <w:r>
        <w:rPr>
          <w:spacing w:val="3"/>
        </w:rPr>
        <w:t>FE</w:t>
      </w:r>
      <w:r>
        <w:rPr>
          <w:spacing w:val="76"/>
          <w:w w:val="99"/>
        </w:rPr>
        <w:t xml:space="preserve">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rPr>
          <w:spacing w:val="1"/>
        </w:rPr>
        <w:t>cases</w:t>
      </w:r>
      <w:r>
        <w:rPr>
          <w:spacing w:val="9"/>
        </w:rPr>
        <w:t xml:space="preserve"> </w:t>
      </w:r>
      <w:r>
        <w:rPr>
          <w:spacing w:val="-5"/>
        </w:rPr>
        <w:t>was</w:t>
      </w:r>
      <w:r>
        <w:rPr>
          <w:spacing w:val="8"/>
        </w:rPr>
        <w:t xml:space="preserve"> </w:t>
      </w:r>
      <w:r>
        <w:rPr>
          <w:spacing w:val="1"/>
        </w:rPr>
        <w:t>conservative,</w:t>
      </w:r>
      <w:r>
        <w:rPr>
          <w:spacing w:val="11"/>
        </w:rPr>
        <w:t xml:space="preserve"> </w:t>
      </w:r>
      <w:r>
        <w:rPr>
          <w:spacing w:val="2"/>
        </w:rPr>
        <w:t>and</w:t>
      </w:r>
      <w:r>
        <w:rPr>
          <w:spacing w:val="11"/>
        </w:rPr>
        <w:t xml:space="preserve"> </w:t>
      </w:r>
      <w:r>
        <w:rPr>
          <w:spacing w:val="1"/>
        </w:rPr>
        <w:t>no</w:t>
      </w:r>
      <w:r>
        <w:rPr>
          <w:spacing w:val="11"/>
        </w:rPr>
        <w:t xml:space="preserve"> </w:t>
      </w:r>
      <w:r>
        <w:rPr>
          <w:spacing w:val="2"/>
        </w:rPr>
        <w:t>further</w:t>
      </w:r>
      <w:r>
        <w:rPr>
          <w:spacing w:val="14"/>
        </w:rPr>
        <w:t xml:space="preserve"> </w:t>
      </w:r>
      <w:r>
        <w:t>modifications</w:t>
      </w:r>
      <w:r>
        <w:rPr>
          <w:spacing w:val="8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FE</w:t>
      </w:r>
      <w:r>
        <w:rPr>
          <w:spacing w:val="4"/>
        </w:rPr>
        <w:t xml:space="preserve">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rPr>
          <w:spacing w:val="-3"/>
        </w:rPr>
        <w:t>were</w:t>
      </w:r>
      <w:r>
        <w:rPr>
          <w:spacing w:val="12"/>
        </w:rPr>
        <w:t xml:space="preserve"> </w:t>
      </w:r>
      <w:r>
        <w:rPr>
          <w:spacing w:val="2"/>
        </w:rPr>
        <w:t>required.</w:t>
      </w:r>
      <w:r>
        <w:rPr>
          <w:spacing w:val="10"/>
        </w:rPr>
        <w:t xml:space="preserve"> </w:t>
      </w:r>
      <w:r>
        <w:rPr>
          <w:spacing w:val="1"/>
        </w:rPr>
        <w:t>This</w:t>
      </w:r>
      <w:r>
        <w:rPr>
          <w:spacing w:val="9"/>
        </w:rPr>
        <w:t xml:space="preserve"> </w:t>
      </w:r>
      <w:r>
        <w:rPr>
          <w:spacing w:val="2"/>
        </w:rPr>
        <w:t>observed</w:t>
      </w:r>
      <w:r>
        <w:rPr>
          <w:spacing w:val="70"/>
        </w:rPr>
        <w:t xml:space="preserve"> </w:t>
      </w:r>
      <w:r>
        <w:rPr>
          <w:spacing w:val="1"/>
        </w:rPr>
        <w:t>conservatism</w:t>
      </w:r>
      <w:r>
        <w:rPr>
          <w:spacing w:val="48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likely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 xml:space="preserve">result of </w:t>
      </w:r>
      <w:r>
        <w:t>geometric</w:t>
      </w:r>
      <w:r>
        <w:rPr>
          <w:spacing w:val="1"/>
        </w:rPr>
        <w:t xml:space="preserve"> </w:t>
      </w:r>
      <w:r>
        <w:rPr>
          <w:spacing w:val="-1"/>
        </w:rPr>
        <w:t>simplifications</w:t>
      </w:r>
      <w:r>
        <w:t xml:space="preserve"> </w:t>
      </w:r>
      <w:r>
        <w:rPr>
          <w:spacing w:val="-1"/>
        </w:rPr>
        <w:t>made</w:t>
      </w:r>
      <w:r>
        <w:rPr>
          <w:spacing w:val="3"/>
        </w:rPr>
        <w:t xml:space="preserve"> </w:t>
      </w:r>
      <w:r>
        <w:rPr>
          <w:spacing w:val="2"/>
        </w:rPr>
        <w:t>during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construction</w:t>
      </w:r>
      <w:r>
        <w:rPr>
          <w:spacing w:val="3"/>
        </w:rPr>
        <w:t xml:space="preserve"> </w:t>
      </w:r>
      <w:r>
        <w:rPr>
          <w:spacing w:val="1"/>
        </w:rPr>
        <w:t>of the</w:t>
      </w:r>
      <w:r>
        <w:rPr>
          <w:spacing w:val="3"/>
        </w:rPr>
        <w:t xml:space="preserve"> FE</w:t>
      </w:r>
      <w:r>
        <w:rPr>
          <w:spacing w:val="54"/>
        </w:rPr>
        <w:t xml:space="preserve"> </w:t>
      </w:r>
      <w:r>
        <w:rPr>
          <w:spacing w:val="-1"/>
        </w:rPr>
        <w:t>model.</w:t>
      </w:r>
      <w:r>
        <w:rPr>
          <w:spacing w:val="74"/>
          <w:w w:val="99"/>
        </w:rPr>
        <w:t xml:space="preserve"> </w:t>
      </w:r>
      <w:r>
        <w:rPr>
          <w:spacing w:val="-2"/>
        </w:rPr>
        <w:t>Specifically,</w:t>
      </w:r>
      <w:r>
        <w:rPr>
          <w:spacing w:val="37"/>
        </w:rPr>
        <w:t xml:space="preserve"> </w:t>
      </w:r>
      <w:r>
        <w:rPr>
          <w:spacing w:val="1"/>
        </w:rPr>
        <w:t>the</w:t>
      </w:r>
      <w:r>
        <w:rPr>
          <w:spacing w:val="39"/>
        </w:rPr>
        <w:t xml:space="preserve"> </w:t>
      </w:r>
      <w:r>
        <w:rPr>
          <w:spacing w:val="1"/>
        </w:rPr>
        <w:t>refined</w:t>
      </w:r>
      <w:r>
        <w:rPr>
          <w:spacing w:val="40"/>
        </w:rPr>
        <w:t xml:space="preserve"> </w:t>
      </w:r>
      <w:r>
        <w:rPr>
          <w:spacing w:val="3"/>
        </w:rPr>
        <w:t>FE</w:t>
      </w:r>
      <w:r>
        <w:rPr>
          <w:spacing w:val="30"/>
        </w:rPr>
        <w:t xml:space="preserve"> </w:t>
      </w:r>
      <w:r>
        <w:rPr>
          <w:spacing w:val="-1"/>
        </w:rPr>
        <w:t>model</w:t>
      </w:r>
      <w:r>
        <w:rPr>
          <w:spacing w:val="35"/>
        </w:rPr>
        <w:t xml:space="preserve"> </w:t>
      </w:r>
      <w:r>
        <w:rPr>
          <w:spacing w:val="1"/>
        </w:rPr>
        <w:t>neglected</w:t>
      </w:r>
      <w:r>
        <w:rPr>
          <w:spacing w:val="39"/>
        </w:rPr>
        <w:t xml:space="preserve"> </w:t>
      </w:r>
      <w:r>
        <w:rPr>
          <w:spacing w:val="1"/>
        </w:rPr>
        <w:t>the</w:t>
      </w:r>
      <w:r>
        <w:rPr>
          <w:spacing w:val="40"/>
        </w:rPr>
        <w:t xml:space="preserve"> </w:t>
      </w:r>
      <w:r>
        <w:rPr>
          <w:spacing w:val="1"/>
        </w:rPr>
        <w:t>contribution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9"/>
        </w:rPr>
        <w:t xml:space="preserve"> </w:t>
      </w:r>
      <w:r>
        <w:rPr>
          <w:spacing w:val="1"/>
        </w:rPr>
        <w:t>vertical</w:t>
      </w:r>
      <w:r>
        <w:rPr>
          <w:spacing w:val="35"/>
        </w:rPr>
        <w:t xml:space="preserve"> </w:t>
      </w:r>
      <w:r>
        <w:rPr>
          <w:spacing w:val="1"/>
        </w:rPr>
        <w:t>stiffeners</w:t>
      </w:r>
      <w:r>
        <w:rPr>
          <w:spacing w:val="35"/>
        </w:rPr>
        <w:t xml:space="preserve"> </w:t>
      </w:r>
      <w:r>
        <w:rPr>
          <w:spacing w:val="1"/>
        </w:rPr>
        <w:t>on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9"/>
        </w:rPr>
        <w:t xml:space="preserve"> </w:t>
      </w:r>
      <w:r>
        <w:rPr>
          <w:spacing w:val="2"/>
        </w:rPr>
        <w:t>girders</w:t>
      </w:r>
      <w:r>
        <w:rPr>
          <w:spacing w:val="36"/>
        </w:rPr>
        <w:t xml:space="preserve"> </w:t>
      </w:r>
      <w:r>
        <w:rPr>
          <w:spacing w:val="2"/>
        </w:rPr>
        <w:t>and</w:t>
      </w:r>
      <w:r>
        <w:rPr>
          <w:spacing w:val="39"/>
        </w:rPr>
        <w:t xml:space="preserve"> </w:t>
      </w:r>
      <w:r>
        <w:rPr>
          <w:spacing w:val="1"/>
        </w:rPr>
        <w:t>the</w:t>
      </w:r>
      <w:r>
        <w:rPr>
          <w:spacing w:val="90"/>
        </w:rPr>
        <w:t xml:space="preserve"> </w:t>
      </w:r>
      <w:r>
        <w:rPr>
          <w:spacing w:val="1"/>
        </w:rPr>
        <w:t>contribution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t>railing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sidewalks.</w:t>
      </w:r>
    </w:p>
    <w:p w:rsidR="000F6CFE" w:rsidRDefault="000A3D54">
      <w:pPr>
        <w:pStyle w:val="BodyText"/>
        <w:spacing w:before="151" w:line="298" w:lineRule="auto"/>
        <w:ind w:right="124"/>
        <w:jc w:val="both"/>
      </w:pPr>
      <w:r>
        <w:rPr>
          <w:spacing w:val="2"/>
        </w:rPr>
        <w:t>Load</w:t>
      </w:r>
      <w:r>
        <w:rPr>
          <w:spacing w:val="52"/>
        </w:rPr>
        <w:t xml:space="preserve"> </w:t>
      </w:r>
      <w:r>
        <w:rPr>
          <w:spacing w:val="1"/>
        </w:rPr>
        <w:t>ratings,</w:t>
      </w:r>
      <w:r>
        <w:rPr>
          <w:spacing w:val="52"/>
        </w:rPr>
        <w:t xml:space="preserve"> </w:t>
      </w:r>
      <w:r>
        <w:rPr>
          <w:spacing w:val="-2"/>
        </w:rPr>
        <w:t>utilizing</w:t>
      </w:r>
      <w:r>
        <w:rPr>
          <w:spacing w:val="53"/>
        </w:rPr>
        <w:t xml:space="preserve"> </w:t>
      </w:r>
      <w:r>
        <w:rPr>
          <w:spacing w:val="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experimental</w:t>
      </w:r>
      <w:r>
        <w:rPr>
          <w:spacing w:val="47"/>
        </w:rPr>
        <w:t xml:space="preserve"> </w:t>
      </w:r>
      <w:r>
        <w:rPr>
          <w:spacing w:val="1"/>
        </w:rPr>
        <w:t>load</w:t>
      </w:r>
      <w:r>
        <w:rPr>
          <w:spacing w:val="53"/>
        </w:rPr>
        <w:t xml:space="preserve"> </w:t>
      </w:r>
      <w:r>
        <w:rPr>
          <w:spacing w:val="1"/>
        </w:rPr>
        <w:t>test</w:t>
      </w:r>
      <w:r>
        <w:rPr>
          <w:spacing w:val="52"/>
        </w:rPr>
        <w:t xml:space="preserve"> </w:t>
      </w:r>
      <w:r>
        <w:rPr>
          <w:spacing w:val="1"/>
        </w:rPr>
        <w:t>results,</w:t>
      </w:r>
      <w:r>
        <w:rPr>
          <w:spacing w:val="52"/>
        </w:rPr>
        <w:t xml:space="preserve"> </w:t>
      </w:r>
      <w:r>
        <w:rPr>
          <w:spacing w:val="-3"/>
        </w:rPr>
        <w:t>were</w:t>
      </w:r>
      <w:r>
        <w:rPr>
          <w:spacing w:val="52"/>
        </w:rPr>
        <w:t xml:space="preserve"> </w:t>
      </w:r>
      <w:r>
        <w:t>calculated</w:t>
      </w:r>
      <w:r>
        <w:rPr>
          <w:spacing w:val="53"/>
        </w:rPr>
        <w:t xml:space="preserve"> </w:t>
      </w:r>
      <w:r>
        <w:rPr>
          <w:spacing w:val="-1"/>
        </w:rPr>
        <w:t>in</w:t>
      </w:r>
      <w:r>
        <w:rPr>
          <w:spacing w:val="53"/>
        </w:rPr>
        <w:t xml:space="preserve"> </w:t>
      </w:r>
      <w:r>
        <w:rPr>
          <w:spacing w:val="2"/>
        </w:rPr>
        <w:t>accordance</w:t>
      </w:r>
      <w:r>
        <w:rPr>
          <w:spacing w:val="5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52"/>
        </w:rPr>
        <w:t xml:space="preserve"> </w:t>
      </w:r>
      <w:r>
        <w:rPr>
          <w:spacing w:val="1"/>
        </w:rPr>
        <w:t>the</w:t>
      </w:r>
      <w:r>
        <w:rPr>
          <w:spacing w:val="53"/>
        </w:rPr>
        <w:t xml:space="preserve"> </w:t>
      </w:r>
      <w:r>
        <w:rPr>
          <w:spacing w:val="1"/>
        </w:rPr>
        <w:t>guidelines</w:t>
      </w:r>
      <w:r>
        <w:rPr>
          <w:spacing w:val="74"/>
        </w:rPr>
        <w:t xml:space="preserve"> </w:t>
      </w:r>
      <w:r>
        <w:rPr>
          <w:spacing w:val="2"/>
        </w:rPr>
        <w:t>presented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8"/>
        </w:rPr>
        <w:t>NCHR</w:t>
      </w:r>
      <w:r>
        <w:rPr>
          <w:spacing w:val="-9"/>
        </w:rPr>
        <w:t>P</w:t>
      </w:r>
      <w:r>
        <w:rPr>
          <w:spacing w:val="6"/>
        </w:rPr>
        <w:t xml:space="preserve"> </w:t>
      </w:r>
      <w:r>
        <w:rPr>
          <w:spacing w:val="3"/>
        </w:rPr>
        <w:t>report</w:t>
      </w:r>
      <w:r>
        <w:rPr>
          <w:spacing w:val="12"/>
        </w:rPr>
        <w:t xml:space="preserve"> </w:t>
      </w:r>
      <w:r>
        <w:rPr>
          <w:spacing w:val="2"/>
        </w:rPr>
        <w:t>234</w:t>
      </w:r>
      <w:r>
        <w:rPr>
          <w:spacing w:val="14"/>
        </w:rPr>
        <w:t xml:space="preserve"> </w:t>
      </w:r>
      <w:r>
        <w:rPr>
          <w:spacing w:val="1"/>
        </w:rPr>
        <w:t>“Manual</w:t>
      </w:r>
      <w:r>
        <w:rPr>
          <w:spacing w:val="8"/>
        </w:rPr>
        <w:t xml:space="preserve"> </w:t>
      </w:r>
      <w:r>
        <w:rPr>
          <w:spacing w:val="1"/>
        </w:rPr>
        <w:t>for</w:t>
      </w:r>
      <w:r>
        <w:rPr>
          <w:spacing w:val="16"/>
        </w:rPr>
        <w:t xml:space="preserve"> </w:t>
      </w:r>
      <w:r>
        <w:t>Bridge</w:t>
      </w:r>
      <w:r>
        <w:rPr>
          <w:spacing w:val="13"/>
        </w:rPr>
        <w:t xml:space="preserve"> </w:t>
      </w:r>
      <w:r>
        <w:t>Rating</w:t>
      </w:r>
      <w:r>
        <w:rPr>
          <w:spacing w:val="13"/>
        </w:rPr>
        <w:t xml:space="preserve"> </w:t>
      </w:r>
      <w:r>
        <w:rPr>
          <w:spacing w:val="2"/>
        </w:rPr>
        <w:t>through</w:t>
      </w:r>
      <w:r>
        <w:rPr>
          <w:spacing w:val="14"/>
        </w:rPr>
        <w:t xml:space="preserve"> </w:t>
      </w:r>
      <w:r>
        <w:rPr>
          <w:spacing w:val="2"/>
        </w:rPr>
        <w:t>Load</w:t>
      </w:r>
      <w:r>
        <w:rPr>
          <w:spacing w:val="13"/>
        </w:rPr>
        <w:t xml:space="preserve"> </w:t>
      </w:r>
      <w:r>
        <w:rPr>
          <w:spacing w:val="-25"/>
        </w:rPr>
        <w:t>T</w:t>
      </w:r>
      <w:r>
        <w:rPr>
          <w:spacing w:val="3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3"/>
        </w:rPr>
        <w:t>ng</w:t>
      </w:r>
      <w:r>
        <w:t>”</w:t>
      </w:r>
      <w:r>
        <w:rPr>
          <w:spacing w:val="16"/>
        </w:rPr>
        <w:t xml:space="preserve"> </w:t>
      </w:r>
      <w:r>
        <w:rPr>
          <w:spacing w:val="3"/>
        </w:rPr>
        <w:t>(1998).</w:t>
      </w:r>
      <w:r>
        <w:rPr>
          <w:spacing w:val="12"/>
        </w:rPr>
        <w:t xml:space="preserve"> </w:t>
      </w:r>
      <w:r>
        <w:rPr>
          <w:spacing w:val="1"/>
        </w:rPr>
        <w:t>This</w:t>
      </w:r>
      <w:r>
        <w:rPr>
          <w:spacing w:val="11"/>
        </w:rPr>
        <w:t xml:space="preserve"> </w:t>
      </w:r>
      <w:r>
        <w:rPr>
          <w:spacing w:val="2"/>
        </w:rPr>
        <w:t>approach</w:t>
      </w:r>
      <w:r>
        <w:rPr>
          <w:spacing w:val="13"/>
        </w:rPr>
        <w:t xml:space="preserve"> </w:t>
      </w:r>
      <w:r>
        <w:rPr>
          <w:spacing w:val="-2"/>
        </w:rPr>
        <w:t>utilizes</w:t>
      </w:r>
      <w:r>
        <w:rPr>
          <w:spacing w:val="24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1"/>
        </w:rPr>
        <w:t>ratio</w:t>
      </w:r>
      <w:r>
        <w:rPr>
          <w:spacing w:val="9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rPr>
          <w:spacing w:val="1"/>
        </w:rPr>
        <w:t>“theoretical”</w:t>
      </w:r>
      <w:r>
        <w:rPr>
          <w:spacing w:val="11"/>
        </w:rPr>
        <w:t xml:space="preserve"> </w:t>
      </w:r>
      <w:r>
        <w:rPr>
          <w:spacing w:val="1"/>
        </w:rPr>
        <w:t>strain</w:t>
      </w:r>
      <w:r>
        <w:rPr>
          <w:spacing w:val="9"/>
        </w:rPr>
        <w:t xml:space="preserve"> </w:t>
      </w:r>
      <w:r>
        <w:rPr>
          <w:spacing w:val="2"/>
        </w:rPr>
        <w:t>and</w:t>
      </w:r>
      <w:r>
        <w:rPr>
          <w:spacing w:val="10"/>
        </w:rPr>
        <w:t xml:space="preserve"> </w:t>
      </w:r>
      <w:r>
        <w:t>measured</w:t>
      </w:r>
      <w:r>
        <w:rPr>
          <w:spacing w:val="9"/>
        </w:rPr>
        <w:t xml:space="preserve"> </w:t>
      </w:r>
      <w:r>
        <w:rPr>
          <w:spacing w:val="1"/>
        </w:rPr>
        <w:t>strain.</w:t>
      </w:r>
      <w:r>
        <w:rPr>
          <w:spacing w:val="7"/>
        </w:rPr>
        <w:t xml:space="preserve"> </w:t>
      </w:r>
      <w:r>
        <w:rPr>
          <w:spacing w:val="1"/>
        </w:rPr>
        <w:t>This</w:t>
      </w:r>
      <w:r>
        <w:rPr>
          <w:spacing w:val="7"/>
        </w:rPr>
        <w:t xml:space="preserve"> </w:t>
      </w:r>
      <w:r>
        <w:rPr>
          <w:spacing w:val="1"/>
        </w:rPr>
        <w:t>ratio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1"/>
        </w:rPr>
        <w:t>then</w:t>
      </w:r>
      <w:r>
        <w:rPr>
          <w:spacing w:val="10"/>
        </w:rPr>
        <w:t xml:space="preserve"> </w:t>
      </w:r>
      <w:r>
        <w:rPr>
          <w:spacing w:val="-1"/>
        </w:rPr>
        <w:t>modified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series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t>empirical</w:t>
      </w:r>
      <w:r>
        <w:rPr>
          <w:spacing w:val="5"/>
        </w:rPr>
        <w:t xml:space="preserve"> </w:t>
      </w:r>
      <w:r>
        <w:rPr>
          <w:spacing w:val="1"/>
        </w:rPr>
        <w:t>factors</w:t>
      </w:r>
      <w:r>
        <w:rPr>
          <w:spacing w:val="6"/>
        </w:rPr>
        <w:t xml:space="preserve"> </w:t>
      </w:r>
      <w:r>
        <w:rPr>
          <w:spacing w:val="1"/>
        </w:rPr>
        <w:t>that</w:t>
      </w:r>
      <w:r>
        <w:rPr>
          <w:spacing w:val="100"/>
          <w:w w:val="99"/>
        </w:rPr>
        <w:t xml:space="preserve"> </w:t>
      </w:r>
      <w:r>
        <w:rPr>
          <w:spacing w:val="1"/>
        </w:rPr>
        <w:t>takes</w:t>
      </w:r>
      <w:r>
        <w:rPr>
          <w:spacing w:val="40"/>
        </w:rPr>
        <w:t xml:space="preserve"> </w:t>
      </w:r>
      <w:r>
        <w:t>into</w:t>
      </w:r>
      <w:r>
        <w:rPr>
          <w:spacing w:val="43"/>
        </w:rPr>
        <w:t xml:space="preserve"> </w:t>
      </w:r>
      <w:r>
        <w:rPr>
          <w:spacing w:val="1"/>
        </w:rPr>
        <w:t>account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3"/>
        </w:rPr>
        <w:t xml:space="preserve"> </w:t>
      </w:r>
      <w:r>
        <w:rPr>
          <w:spacing w:val="2"/>
        </w:rPr>
        <w:t>frequency</w:t>
      </w:r>
      <w:r>
        <w:rPr>
          <w:spacing w:val="40"/>
        </w:rPr>
        <w:t xml:space="preserve"> </w:t>
      </w:r>
      <w:r>
        <w:rPr>
          <w:spacing w:val="1"/>
        </w:rPr>
        <w:t>of</w:t>
      </w:r>
      <w:r>
        <w:rPr>
          <w:spacing w:val="42"/>
        </w:rPr>
        <w:t xml:space="preserve"> </w:t>
      </w:r>
      <w:r>
        <w:t>visual</w:t>
      </w:r>
      <w:r>
        <w:rPr>
          <w:spacing w:val="38"/>
        </w:rPr>
        <w:t xml:space="preserve"> </w:t>
      </w:r>
      <w:r>
        <w:rPr>
          <w:spacing w:val="1"/>
        </w:rPr>
        <w:t>inspection,</w:t>
      </w:r>
      <w:r>
        <w:rPr>
          <w:spacing w:val="42"/>
        </w:rPr>
        <w:t xml:space="preserve"> </w:t>
      </w:r>
      <w:r>
        <w:rPr>
          <w:spacing w:val="2"/>
        </w:rPr>
        <w:t>fracture</w:t>
      </w:r>
      <w:r>
        <w:rPr>
          <w:spacing w:val="43"/>
        </w:rPr>
        <w:t xml:space="preserve"> </w:t>
      </w:r>
      <w:r>
        <w:t>critical</w:t>
      </w:r>
      <w:r>
        <w:rPr>
          <w:spacing w:val="38"/>
        </w:rPr>
        <w:t xml:space="preserve"> </w:t>
      </w:r>
      <w:r>
        <w:t>details,</w:t>
      </w:r>
      <w:r>
        <w:rPr>
          <w:spacing w:val="42"/>
        </w:rPr>
        <w:t xml:space="preserve"> </w:t>
      </w:r>
      <w:r>
        <w:t>extrapolation</w:t>
      </w:r>
      <w:r>
        <w:rPr>
          <w:spacing w:val="43"/>
        </w:rPr>
        <w:t xml:space="preserve"> </w:t>
      </w:r>
      <w:r>
        <w:rPr>
          <w:spacing w:val="1"/>
        </w:rPr>
        <w:t>of</w:t>
      </w:r>
      <w:r>
        <w:rPr>
          <w:spacing w:val="41"/>
        </w:rPr>
        <w:t xml:space="preserve"> </w:t>
      </w:r>
      <w:r>
        <w:rPr>
          <w:spacing w:val="1"/>
        </w:rPr>
        <w:t>test</w:t>
      </w:r>
      <w:r>
        <w:rPr>
          <w:spacing w:val="42"/>
        </w:rPr>
        <w:t xml:space="preserve"> </w:t>
      </w:r>
      <w:r>
        <w:rPr>
          <w:spacing w:val="1"/>
        </w:rPr>
        <w:t>results</w:t>
      </w:r>
      <w:r>
        <w:rPr>
          <w:spacing w:val="40"/>
        </w:rPr>
        <w:t xml:space="preserve"> </w:t>
      </w:r>
      <w:r>
        <w:t>to</w:t>
      </w:r>
      <w:r>
        <w:rPr>
          <w:spacing w:val="86"/>
        </w:rPr>
        <w:t xml:space="preserve"> </w:t>
      </w:r>
      <w:r>
        <w:rPr>
          <w:spacing w:val="1"/>
        </w:rPr>
        <w:t>higher</w:t>
      </w:r>
      <w:r>
        <w:rPr>
          <w:spacing w:val="7"/>
        </w:rPr>
        <w:t xml:space="preserve"> </w:t>
      </w:r>
      <w:r>
        <w:rPr>
          <w:spacing w:val="1"/>
        </w:rPr>
        <w:t>loads,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3"/>
        </w:rPr>
        <w:t xml:space="preserve">engineer’s </w:t>
      </w:r>
      <w:r>
        <w:rPr>
          <w:spacing w:val="-1"/>
        </w:rPr>
        <w:t>knowledge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1"/>
        </w:rPr>
        <w:t>behavior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2"/>
        </w:rPr>
        <w:t>structure</w:t>
      </w:r>
      <w:r>
        <w:rPr>
          <w:spacing w:val="6"/>
        </w:rPr>
        <w:t xml:space="preserve"> </w:t>
      </w:r>
      <w:r>
        <w:rPr>
          <w:spacing w:val="2"/>
        </w:rPr>
        <w:t>and</w:t>
      </w:r>
      <w:r>
        <w:rPr>
          <w:spacing w:val="5"/>
        </w:rPr>
        <w:t xml:space="preserve"> </w:t>
      </w:r>
      <w:r>
        <w:rPr>
          <w:spacing w:val="1"/>
        </w:rPr>
        <w:t>their</w:t>
      </w:r>
      <w:r>
        <w:rPr>
          <w:spacing w:val="8"/>
        </w:rPr>
        <w:t xml:space="preserve"> </w:t>
      </w:r>
      <w:r>
        <w:rPr>
          <w:spacing w:val="1"/>
        </w:rPr>
        <w:t>evaluation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6"/>
        </w:rPr>
        <w:t xml:space="preserve"> </w:t>
      </w:r>
      <w:r>
        <w:t>explanation</w:t>
      </w:r>
      <w:r>
        <w:rPr>
          <w:spacing w:val="51"/>
        </w:rPr>
        <w:t xml:space="preserve"> </w:t>
      </w:r>
      <w:r>
        <w:rPr>
          <w:spacing w:val="1"/>
        </w:rPr>
        <w:t>of the</w:t>
      </w:r>
      <w:r>
        <w:rPr>
          <w:spacing w:val="3"/>
        </w:rPr>
        <w:t xml:space="preserve"> </w:t>
      </w:r>
      <w:r>
        <w:rPr>
          <w:spacing w:val="1"/>
        </w:rPr>
        <w:t>load</w:t>
      </w:r>
      <w:r>
        <w:rPr>
          <w:spacing w:val="2"/>
        </w:rPr>
        <w:t xml:space="preserve"> </w:t>
      </w:r>
      <w:r>
        <w:rPr>
          <w:spacing w:val="1"/>
        </w:rPr>
        <w:t>test</w:t>
      </w:r>
      <w:r>
        <w:rPr>
          <w:spacing w:val="2"/>
        </w:rPr>
        <w:t xml:space="preserve"> </w:t>
      </w:r>
      <w:r>
        <w:rPr>
          <w:spacing w:val="1"/>
        </w:rPr>
        <w:t>results.</w:t>
      </w:r>
    </w:p>
    <w:p w:rsidR="000F6CFE" w:rsidRDefault="000F6CFE">
      <w:pPr>
        <w:spacing w:line="298" w:lineRule="auto"/>
        <w:jc w:val="both"/>
        <w:sectPr w:rsidR="000F6CFE">
          <w:headerReference w:type="default" r:id="rId16"/>
          <w:pgSz w:w="12240" w:h="15840"/>
          <w:pgMar w:top="2060" w:right="660" w:bottom="280" w:left="680" w:header="1222" w:footer="0" w:gutter="0"/>
          <w:cols w:space="720"/>
        </w:sectPr>
      </w:pPr>
    </w:p>
    <w:p w:rsidR="000F6CFE" w:rsidRDefault="000F6CFE">
      <w:pPr>
        <w:spacing w:before="11"/>
        <w:rPr>
          <w:rFonts w:ascii="Arial" w:eastAsia="Arial" w:hAnsi="Arial" w:cs="Arial"/>
          <w:sz w:val="6"/>
          <w:szCs w:val="6"/>
        </w:rPr>
      </w:pPr>
    </w:p>
    <w:p w:rsidR="000F6CFE" w:rsidRDefault="000A3D54">
      <w:pPr>
        <w:spacing w:line="200" w:lineRule="atLeast"/>
        <w:ind w:left="2255"/>
        <w:rPr>
          <w:rFonts w:ascii="Arial" w:eastAsia="Arial" w:hAnsi="Arial" w:cs="Arial"/>
          <w:sz w:val="20"/>
          <w:szCs w:val="20"/>
        </w:rPr>
      </w:pPr>
      <w:commentRangeStart w:id="10"/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A53C1D9" wp14:editId="2A40868A">
            <wp:extent cx="4063523" cy="2174843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523" cy="21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73156A">
        <w:rPr>
          <w:rStyle w:val="CommentReference"/>
        </w:rPr>
        <w:commentReference w:id="10"/>
      </w:r>
    </w:p>
    <w:p w:rsidR="000F6CFE" w:rsidRDefault="000A3D54">
      <w:pPr>
        <w:pStyle w:val="BodyText"/>
        <w:spacing w:before="23" w:line="298" w:lineRule="auto"/>
        <w:ind w:right="104"/>
        <w:jc w:val="both"/>
      </w:pPr>
      <w:r>
        <w:rPr>
          <w:spacing w:val="-13"/>
        </w:rPr>
        <w:t>T</w:t>
      </w:r>
      <w:r>
        <w:rPr>
          <w:spacing w:val="-12"/>
        </w:rPr>
        <w:t>o</w:t>
      </w:r>
      <w:r>
        <w:rPr>
          <w:spacing w:val="12"/>
        </w:rPr>
        <w:t xml:space="preserve"> </w:t>
      </w:r>
      <w:r>
        <w:rPr>
          <w:spacing w:val="-1"/>
        </w:rPr>
        <w:t>more</w:t>
      </w:r>
      <w:r>
        <w:rPr>
          <w:spacing w:val="12"/>
        </w:rPr>
        <w:t xml:space="preserve"> </w:t>
      </w:r>
      <w:r>
        <w:rPr>
          <w:spacing w:val="-1"/>
        </w:rPr>
        <w:t>completely</w:t>
      </w:r>
      <w:r>
        <w:rPr>
          <w:spacing w:val="9"/>
        </w:rPr>
        <w:t xml:space="preserve"> </w:t>
      </w:r>
      <w:proofErr w:type="gramStart"/>
      <w:r>
        <w:rPr>
          <w:spacing w:val="2"/>
        </w:rPr>
        <w:t>bound</w:t>
      </w:r>
      <w:proofErr w:type="gramEnd"/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2"/>
        </w:rPr>
        <w:t>structural</w:t>
      </w:r>
      <w:r>
        <w:rPr>
          <w:spacing w:val="7"/>
        </w:rPr>
        <w:t xml:space="preserve"> </w:t>
      </w:r>
      <w:r>
        <w:rPr>
          <w:spacing w:val="1"/>
        </w:rPr>
        <w:t>behavior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2"/>
        </w:rPr>
        <w:t>bridge,</w:t>
      </w:r>
      <w:r>
        <w:rPr>
          <w:spacing w:val="10"/>
        </w:rPr>
        <w:t xml:space="preserve"> </w:t>
      </w:r>
      <w:r>
        <w:rPr>
          <w:spacing w:val="1"/>
        </w:rPr>
        <w:t>an</w:t>
      </w:r>
      <w:r>
        <w:rPr>
          <w:spacing w:val="13"/>
        </w:rPr>
        <w:t xml:space="preserve"> </w:t>
      </w:r>
      <w:r>
        <w:rPr>
          <w:spacing w:val="-2"/>
        </w:rPr>
        <w:t>extreme</w:t>
      </w:r>
      <w:r>
        <w:rPr>
          <w:spacing w:val="12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rPr>
          <w:spacing w:val="2"/>
        </w:rPr>
        <w:t>structural</w:t>
      </w:r>
      <w:r>
        <w:rPr>
          <w:spacing w:val="7"/>
        </w:rPr>
        <w:t xml:space="preserve"> </w:t>
      </w:r>
      <w:r>
        <w:rPr>
          <w:spacing w:val="2"/>
        </w:rPr>
        <w:t>deterioration</w:t>
      </w:r>
      <w:r>
        <w:rPr>
          <w:spacing w:val="12"/>
        </w:rPr>
        <w:t xml:space="preserve"> </w:t>
      </w:r>
      <w:r>
        <w:rPr>
          <w:spacing w:val="-5"/>
        </w:rPr>
        <w:t>was</w:t>
      </w:r>
      <w:r>
        <w:rPr>
          <w:spacing w:val="64"/>
        </w:rPr>
        <w:t xml:space="preserve"> </w:t>
      </w:r>
      <w:r>
        <w:rPr>
          <w:spacing w:val="-1"/>
        </w:rPr>
        <w:t>simulated</w:t>
      </w:r>
      <w:r>
        <w:rPr>
          <w:spacing w:val="45"/>
        </w:rPr>
        <w:t xml:space="preserve"> </w:t>
      </w:r>
      <w:r>
        <w:rPr>
          <w:spacing w:val="1"/>
        </w:rPr>
        <w:t>by</w:t>
      </w:r>
      <w:r>
        <w:rPr>
          <w:spacing w:val="42"/>
        </w:rPr>
        <w:t xml:space="preserve"> </w:t>
      </w:r>
      <w:r>
        <w:t>removing</w:t>
      </w:r>
      <w:r>
        <w:rPr>
          <w:spacing w:val="45"/>
        </w:rPr>
        <w:t xml:space="preserve"> </w:t>
      </w:r>
      <w:r>
        <w:rPr>
          <w:spacing w:val="1"/>
        </w:rPr>
        <w:t>the</w:t>
      </w:r>
      <w:r>
        <w:rPr>
          <w:spacing w:val="45"/>
        </w:rPr>
        <w:t xml:space="preserve"> </w:t>
      </w:r>
      <w:r>
        <w:rPr>
          <w:spacing w:val="-3"/>
        </w:rPr>
        <w:t>webs</w:t>
      </w:r>
      <w:r>
        <w:rPr>
          <w:spacing w:val="42"/>
        </w:rPr>
        <w:t xml:space="preserve"> </w:t>
      </w:r>
      <w:r>
        <w:rPr>
          <w:spacing w:val="1"/>
        </w:rPr>
        <w:t>of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section</w:t>
      </w:r>
      <w:r>
        <w:rPr>
          <w:spacing w:val="45"/>
        </w:rPr>
        <w:t xml:space="preserve"> </w:t>
      </w:r>
      <w:r>
        <w:rPr>
          <w:spacing w:val="1"/>
        </w:rPr>
        <w:t>of</w:t>
      </w:r>
      <w:r>
        <w:rPr>
          <w:spacing w:val="44"/>
        </w:rPr>
        <w:t xml:space="preserve"> </w:t>
      </w:r>
      <w:r>
        <w:rPr>
          <w:spacing w:val="1"/>
        </w:rPr>
        <w:t>the</w:t>
      </w:r>
      <w:r>
        <w:rPr>
          <w:spacing w:val="45"/>
        </w:rPr>
        <w:t xml:space="preserve"> </w:t>
      </w:r>
      <w:r>
        <w:rPr>
          <w:spacing w:val="1"/>
        </w:rPr>
        <w:t>bascule</w:t>
      </w:r>
      <w:r>
        <w:rPr>
          <w:spacing w:val="45"/>
        </w:rPr>
        <w:t xml:space="preserve"> </w:t>
      </w:r>
      <w:r>
        <w:rPr>
          <w:spacing w:val="2"/>
        </w:rPr>
        <w:t>girders</w:t>
      </w:r>
      <w:r>
        <w:rPr>
          <w:spacing w:val="42"/>
        </w:rPr>
        <w:t xml:space="preserve"> </w:t>
      </w:r>
      <w:r>
        <w:rPr>
          <w:spacing w:val="2"/>
        </w:rPr>
        <w:t>and</w:t>
      </w:r>
      <w:r>
        <w:rPr>
          <w:spacing w:val="45"/>
        </w:rPr>
        <w:t xml:space="preserve"> </w:t>
      </w:r>
      <w:r>
        <w:rPr>
          <w:spacing w:val="2"/>
        </w:rPr>
        <w:t>representing</w:t>
      </w:r>
      <w:r>
        <w:rPr>
          <w:spacing w:val="45"/>
        </w:rPr>
        <w:t xml:space="preserve"> </w:t>
      </w:r>
      <w:r>
        <w:rPr>
          <w:spacing w:val="1"/>
        </w:rPr>
        <w:t>only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5"/>
        </w:rPr>
        <w:t xml:space="preserve"> </w:t>
      </w:r>
      <w:r>
        <w:rPr>
          <w:spacing w:val="1"/>
        </w:rPr>
        <w:t>flanges</w:t>
      </w:r>
      <w:r>
        <w:rPr>
          <w:spacing w:val="42"/>
        </w:rPr>
        <w:t xml:space="preserve"> </w:t>
      </w:r>
      <w:r>
        <w:rPr>
          <w:spacing w:val="2"/>
        </w:rPr>
        <w:t>and</w:t>
      </w:r>
      <w:r>
        <w:rPr>
          <w:spacing w:val="58"/>
        </w:rPr>
        <w:t xml:space="preserve"> </w:t>
      </w:r>
      <w:r>
        <w:rPr>
          <w:spacing w:val="1"/>
        </w:rPr>
        <w:t>stiffeners</w:t>
      </w:r>
      <w:r>
        <w:rPr>
          <w:spacing w:val="23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Vierendeel</w:t>
      </w:r>
      <w:proofErr w:type="spellEnd"/>
      <w:r>
        <w:rPr>
          <w:spacing w:val="21"/>
        </w:rPr>
        <w:t xml:space="preserve"> </w:t>
      </w:r>
      <w:r>
        <w:rPr>
          <w:spacing w:val="2"/>
        </w:rPr>
        <w:t>truss).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analyses</w:t>
      </w:r>
      <w:r>
        <w:rPr>
          <w:spacing w:val="2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6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rPr>
          <w:spacing w:val="-1"/>
        </w:rPr>
        <w:t>model</w:t>
      </w:r>
      <w:r>
        <w:rPr>
          <w:spacing w:val="21"/>
        </w:rPr>
        <w:t xml:space="preserve"> </w:t>
      </w:r>
      <w:r>
        <w:rPr>
          <w:spacing w:val="1"/>
        </w:rPr>
        <w:t>revealed</w:t>
      </w:r>
      <w:r>
        <w:rPr>
          <w:spacing w:val="27"/>
        </w:rPr>
        <w:t xml:space="preserve"> </w:t>
      </w:r>
      <w:r>
        <w:rPr>
          <w:spacing w:val="1"/>
        </w:rPr>
        <w:t>that</w:t>
      </w:r>
      <w:r>
        <w:rPr>
          <w:spacing w:val="24"/>
        </w:rPr>
        <w:t xml:space="preserve"> </w:t>
      </w:r>
      <w:r>
        <w:rPr>
          <w:spacing w:val="1"/>
        </w:rPr>
        <w:t>even</w:t>
      </w:r>
      <w:r>
        <w:rPr>
          <w:spacing w:val="26"/>
        </w:rPr>
        <w:t xml:space="preserve"> </w:t>
      </w:r>
      <w:r>
        <w:rPr>
          <w:spacing w:val="1"/>
        </w:rPr>
        <w:t>as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proofErr w:type="spellStart"/>
      <w:r>
        <w:rPr>
          <w:spacing w:val="1"/>
        </w:rPr>
        <w:t>Vierendeel</w:t>
      </w:r>
      <w:proofErr w:type="spellEnd"/>
      <w:r>
        <w:rPr>
          <w:spacing w:val="22"/>
        </w:rPr>
        <w:t xml:space="preserve"> </w:t>
      </w:r>
      <w:r>
        <w:rPr>
          <w:spacing w:val="1"/>
        </w:rPr>
        <w:t>truss,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-3"/>
        </w:rPr>
        <w:t>main</w:t>
      </w:r>
      <w:r>
        <w:rPr>
          <w:spacing w:val="98"/>
        </w:rPr>
        <w:t xml:space="preserve"> </w:t>
      </w:r>
      <w:r>
        <w:rPr>
          <w:spacing w:val="2"/>
        </w:rPr>
        <w:t>girders</w:t>
      </w:r>
      <w:r>
        <w:t xml:space="preserve"> </w:t>
      </w:r>
      <w:r>
        <w:rPr>
          <w:spacing w:val="-3"/>
        </w:rPr>
        <w:t>were</w:t>
      </w:r>
      <w:r>
        <w:rPr>
          <w:spacing w:val="4"/>
        </w:rPr>
        <w:t xml:space="preserve"> </w:t>
      </w:r>
      <w:r>
        <w:rPr>
          <w:spacing w:val="1"/>
        </w:rPr>
        <w:t>able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2"/>
        </w:rPr>
        <w:t>carry</w:t>
      </w:r>
      <w: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4"/>
        </w:rPr>
        <w:t xml:space="preserve"> </w:t>
      </w:r>
      <w:r>
        <w:rPr>
          <w:spacing w:val="1"/>
        </w:rPr>
        <w:t>30</w:t>
      </w:r>
      <w:r>
        <w:rPr>
          <w:spacing w:val="3"/>
        </w:rPr>
        <w:t xml:space="preserve"> </w:t>
      </w:r>
      <w:r>
        <w:rPr>
          <w:spacing w:val="1"/>
        </w:rPr>
        <w:t>ton</w:t>
      </w:r>
      <w:r>
        <w:rPr>
          <w:spacing w:val="4"/>
        </w:rPr>
        <w:t xml:space="preserve"> </w:t>
      </w:r>
      <w:r>
        <w:rPr>
          <w:spacing w:val="1"/>
        </w:rPr>
        <w:t>trucks</w:t>
      </w:r>
      <w:r>
        <w:t xml:space="preserve"> </w:t>
      </w:r>
      <w:r>
        <w:rPr>
          <w:spacing w:val="-1"/>
        </w:rPr>
        <w:t>(without</w:t>
      </w:r>
      <w:r>
        <w:rPr>
          <w:spacing w:val="3"/>
        </w:rPr>
        <w:t xml:space="preserve"> </w:t>
      </w:r>
      <w:r>
        <w:rPr>
          <w:spacing w:val="2"/>
        </w:rPr>
        <w:t>any</w:t>
      </w:r>
      <w:r>
        <w:t xml:space="preserve"> </w:t>
      </w:r>
      <w:r>
        <w:rPr>
          <w:spacing w:val="1"/>
        </w:rPr>
        <w:t>load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resistance</w:t>
      </w:r>
      <w:r>
        <w:rPr>
          <w:spacing w:val="4"/>
        </w:rPr>
        <w:t xml:space="preserve"> </w:t>
      </w:r>
      <w:r>
        <w:rPr>
          <w:spacing w:val="2"/>
        </w:rPr>
        <w:t>factors).</w:t>
      </w:r>
    </w:p>
    <w:p w:rsidR="000F6CFE" w:rsidRDefault="000A3D54">
      <w:pPr>
        <w:pStyle w:val="Heading4"/>
        <w:jc w:val="both"/>
        <w:rPr>
          <w:rFonts w:cs="Arial"/>
        </w:rPr>
      </w:pPr>
      <w:r>
        <w:rPr>
          <w:spacing w:val="-6"/>
        </w:rPr>
        <w:t>S</w:t>
      </w:r>
      <w:r>
        <w:rPr>
          <w:spacing w:val="-5"/>
        </w:rPr>
        <w:t>ummary</w:t>
      </w:r>
    </w:p>
    <w:p w:rsidR="000F6CFE" w:rsidRDefault="000A3D54">
      <w:pPr>
        <w:pStyle w:val="BodyText"/>
        <w:spacing w:before="166" w:line="298" w:lineRule="auto"/>
        <w:ind w:left="335" w:right="104"/>
        <w:jc w:val="both"/>
      </w:pPr>
      <w:r>
        <w:pict>
          <v:group id="_x0000_s1030" style="position:absolute;left:0;text-align:left;margin-left:39.5pt;margin-top:13.65pt;width:3pt;height:3pt;z-index:1312;mso-position-horizontal-relative:page" coordorigin="790,273" coordsize="60,60">
            <v:shape id="_x0000_s1031" style="position:absolute;left:790;top:273;width:60;height:60" coordorigin="790,273" coordsize="60,60" path="m824,333r-8,l812,332,790,307r,-8l816,273r8,l850,299r,8l824,333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majority</w:t>
      </w:r>
      <w:r>
        <w:rPr>
          <w:spacing w:val="52"/>
        </w:rPr>
        <w:t xml:space="preserve"> </w:t>
      </w:r>
      <w:r>
        <w:rPr>
          <w:spacing w:val="1"/>
        </w:rPr>
        <w:t>of</w:t>
      </w:r>
      <w:r>
        <w:rPr>
          <w:spacing w:val="54"/>
        </w:rPr>
        <w:t xml:space="preserve"> </w:t>
      </w:r>
      <w:r>
        <w:rPr>
          <w:spacing w:val="2"/>
        </w:rPr>
        <w:t>deterioration</w:t>
      </w:r>
      <w:r>
        <w:rPr>
          <w:spacing w:val="56"/>
        </w:rPr>
        <w:t xml:space="preserve"> </w:t>
      </w:r>
      <w:r>
        <w:rPr>
          <w:spacing w:val="1"/>
        </w:rPr>
        <w:t>evident</w:t>
      </w:r>
      <w:r>
        <w:rPr>
          <w:spacing w:val="53"/>
        </w:rPr>
        <w:t xml:space="preserve"> </w:t>
      </w:r>
      <w:r>
        <w:rPr>
          <w:spacing w:val="1"/>
        </w:rPr>
        <w:t>on</w:t>
      </w:r>
      <w:r>
        <w:rPr>
          <w:spacing w:val="56"/>
        </w:rPr>
        <w:t xml:space="preserve"> </w:t>
      </w:r>
      <w:r>
        <w:t>this</w:t>
      </w:r>
      <w:r>
        <w:rPr>
          <w:spacing w:val="52"/>
        </w:rPr>
        <w:t xml:space="preserve"> </w:t>
      </w:r>
      <w:r>
        <w:rPr>
          <w:spacing w:val="2"/>
        </w:rPr>
        <w:t>bridge</w:t>
      </w:r>
      <w:r>
        <w:rPr>
          <w:spacing w:val="56"/>
        </w:rPr>
        <w:t xml:space="preserve"> </w:t>
      </w:r>
      <w:r>
        <w:rPr>
          <w:spacing w:val="-1"/>
        </w:rPr>
        <w:t>is</w:t>
      </w:r>
      <w:r>
        <w:rPr>
          <w:spacing w:val="52"/>
        </w:rPr>
        <w:t xml:space="preserve"> </w:t>
      </w:r>
      <w:r>
        <w:rPr>
          <w:spacing w:val="1"/>
        </w:rPr>
        <w:t>located</w:t>
      </w:r>
      <w:r>
        <w:rPr>
          <w:spacing w:val="55"/>
        </w:rPr>
        <w:t xml:space="preserve"> </w:t>
      </w:r>
      <w:r>
        <w:rPr>
          <w:spacing w:val="-1"/>
        </w:rPr>
        <w:t>in</w:t>
      </w:r>
      <w:r>
        <w:rPr>
          <w:spacing w:val="56"/>
        </w:rPr>
        <w:t xml:space="preserve"> </w:t>
      </w:r>
      <w:r>
        <w:rPr>
          <w:spacing w:val="1"/>
        </w:rPr>
        <w:t>the</w:t>
      </w:r>
      <w:r>
        <w:rPr>
          <w:spacing w:val="56"/>
        </w:rPr>
        <w:t xml:space="preserve"> </w:t>
      </w:r>
      <w:r>
        <w:rPr>
          <w:spacing w:val="-3"/>
        </w:rPr>
        <w:t>webs</w:t>
      </w:r>
      <w:r>
        <w:rPr>
          <w:spacing w:val="52"/>
        </w:rPr>
        <w:t xml:space="preserve"> </w:t>
      </w:r>
      <w:r>
        <w:rPr>
          <w:spacing w:val="1"/>
        </w:rPr>
        <w:t>of</w:t>
      </w:r>
      <w:r>
        <w:rPr>
          <w:spacing w:val="53"/>
        </w:rPr>
        <w:t xml:space="preserve"> </w:t>
      </w:r>
      <w:r>
        <w:rPr>
          <w:spacing w:val="-1"/>
        </w:rPr>
        <w:t>members.</w:t>
      </w:r>
      <w:r>
        <w:rPr>
          <w:spacing w:val="54"/>
        </w:rPr>
        <w:t xml:space="preserve"> </w: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56"/>
        </w:rPr>
        <w:t xml:space="preserve"> </w:t>
      </w:r>
      <w:r>
        <w:t>spite</w:t>
      </w:r>
      <w:r>
        <w:rPr>
          <w:spacing w:val="56"/>
        </w:rPr>
        <w:t xml:space="preserve"> </w:t>
      </w:r>
      <w:r>
        <w:rPr>
          <w:spacing w:val="1"/>
        </w:rPr>
        <w:t>of</w:t>
      </w:r>
      <w:r>
        <w:rPr>
          <w:spacing w:val="54"/>
        </w:rPr>
        <w:t xml:space="preserve"> </w:t>
      </w:r>
      <w:r>
        <w:t>this,</w:t>
      </w:r>
      <w:r>
        <w:rPr>
          <w:spacing w:val="48"/>
          <w:w w:val="99"/>
        </w:rPr>
        <w:t xml:space="preserve"> </w:t>
      </w:r>
      <w:r>
        <w:rPr>
          <w:spacing w:val="-1"/>
        </w:rPr>
        <w:t>experimentation</w:t>
      </w:r>
      <w:r>
        <w:rPr>
          <w:spacing w:val="47"/>
        </w:rPr>
        <w:t xml:space="preserve"> </w:t>
      </w:r>
      <w:r>
        <w:rPr>
          <w:spacing w:val="2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simulation</w:t>
      </w:r>
      <w:r>
        <w:rPr>
          <w:spacing w:val="48"/>
        </w:rPr>
        <w:t xml:space="preserve"> </w:t>
      </w:r>
      <w:r>
        <w:rPr>
          <w:spacing w:val="1"/>
        </w:rPr>
        <w:t>have</w:t>
      </w:r>
      <w:r>
        <w:rPr>
          <w:spacing w:val="48"/>
        </w:rPr>
        <w:t xml:space="preserve"> </w:t>
      </w:r>
      <w:r>
        <w:rPr>
          <w:spacing w:val="-3"/>
        </w:rPr>
        <w:t>shown</w:t>
      </w:r>
      <w:r>
        <w:rPr>
          <w:spacing w:val="47"/>
        </w:rPr>
        <w:t xml:space="preserve"> </w:t>
      </w:r>
      <w:r>
        <w:rPr>
          <w:spacing w:val="1"/>
        </w:rPr>
        <w:t>that</w:t>
      </w:r>
      <w:r>
        <w:rPr>
          <w:spacing w:val="46"/>
        </w:rPr>
        <w:t xml:space="preserve"> </w:t>
      </w:r>
      <w:r>
        <w:rPr>
          <w:spacing w:val="1"/>
        </w:rPr>
        <w:t>the</w:t>
      </w:r>
      <w:r>
        <w:rPr>
          <w:spacing w:val="48"/>
        </w:rPr>
        <w:t xml:space="preserve"> </w:t>
      </w:r>
      <w:r>
        <w:t>remaining</w:t>
      </w:r>
      <w:r>
        <w:rPr>
          <w:spacing w:val="48"/>
        </w:rPr>
        <w:t xml:space="preserve"> </w:t>
      </w:r>
      <w:r>
        <w:t>material</w:t>
      </w:r>
      <w:r>
        <w:rPr>
          <w:spacing w:val="42"/>
        </w:rPr>
        <w:t xml:space="preserve"> </w:t>
      </w:r>
      <w:r>
        <w:rPr>
          <w:spacing w:val="2"/>
        </w:rPr>
        <w:t>and</w:t>
      </w:r>
      <w:r>
        <w:rPr>
          <w:spacing w:val="48"/>
        </w:rPr>
        <w:t xml:space="preserve"> </w:t>
      </w:r>
      <w:r>
        <w:rPr>
          <w:spacing w:val="1"/>
        </w:rPr>
        <w:t>stiffeners</w:t>
      </w:r>
      <w:r>
        <w:rPr>
          <w:spacing w:val="45"/>
        </w:rPr>
        <w:t xml:space="preserve"> </w:t>
      </w:r>
      <w:r>
        <w:rPr>
          <w:spacing w:val="2"/>
        </w:rPr>
        <w:t>are</w:t>
      </w:r>
      <w:r>
        <w:rPr>
          <w:spacing w:val="48"/>
        </w:rPr>
        <w:t xml:space="preserve"> </w:t>
      </w:r>
      <w:r>
        <w:rPr>
          <w:spacing w:val="-1"/>
        </w:rPr>
        <w:t>still</w:t>
      </w:r>
      <w:r>
        <w:rPr>
          <w:spacing w:val="42"/>
        </w:rPr>
        <w:t xml:space="preserve"> </w:t>
      </w:r>
      <w:r>
        <w:rPr>
          <w:spacing w:val="1"/>
        </w:rPr>
        <w:t>capable</w:t>
      </w:r>
      <w:r>
        <w:rPr>
          <w:spacing w:val="48"/>
        </w:rPr>
        <w:t xml:space="preserve"> </w:t>
      </w:r>
      <w:r>
        <w:rPr>
          <w:spacing w:val="1"/>
        </w:rPr>
        <w:t>of</w:t>
      </w:r>
      <w:r>
        <w:rPr>
          <w:spacing w:val="94"/>
          <w:w w:val="99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rPr>
          <w:spacing w:val="2"/>
        </w:rPr>
        <w:t>transferring</w:t>
      </w:r>
      <w:r>
        <w:rPr>
          <w:spacing w:val="3"/>
        </w:rPr>
        <w:t xml:space="preserve"> </w:t>
      </w:r>
      <w:r>
        <w:rPr>
          <w:spacing w:val="1"/>
        </w:rPr>
        <w:t>load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2"/>
        </w:rPr>
        <w:t xml:space="preserve"> </w:t>
      </w:r>
      <w:r>
        <w:rPr>
          <w:spacing w:val="1"/>
        </w:rPr>
        <w:t>flanges</w:t>
      </w:r>
      <w:r>
        <w:t xml:space="preserve"> </w:t>
      </w:r>
      <w:r>
        <w:rPr>
          <w:spacing w:val="1"/>
        </w:rPr>
        <w:t>(i.e.</w:t>
      </w:r>
      <w:r>
        <w:rPr>
          <w:spacing w:val="2"/>
        </w:rPr>
        <w:t xml:space="preserve"> </w:t>
      </w:r>
      <w:r>
        <w:rPr>
          <w:spacing w:val="1"/>
        </w:rPr>
        <w:t>strain</w:t>
      </w:r>
      <w:r>
        <w:rPr>
          <w:spacing w:val="2"/>
        </w:rPr>
        <w:t xml:space="preserve"> </w:t>
      </w:r>
      <w:r>
        <w:t>compatibility).</w:t>
      </w:r>
    </w:p>
    <w:p w:rsidR="000F6CFE" w:rsidRDefault="000A3D54">
      <w:pPr>
        <w:pStyle w:val="BodyText"/>
        <w:spacing w:before="121" w:line="298" w:lineRule="auto"/>
        <w:ind w:left="335" w:right="106"/>
        <w:jc w:val="both"/>
      </w:pPr>
      <w:r>
        <w:pict>
          <v:group id="_x0000_s1028" style="position:absolute;left:0;text-align:left;margin-left:39.5pt;margin-top:11.4pt;width:3pt;height:3pt;z-index:1336;mso-position-horizontal-relative:page" coordorigin="790,228" coordsize="60,60">
            <v:shape id="_x0000_s1029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1"/>
        </w:rPr>
        <w:t>safe</w:t>
      </w:r>
      <w:r>
        <w:rPr>
          <w:spacing w:val="28"/>
        </w:rPr>
        <w:t xml:space="preserve"> </w:t>
      </w:r>
      <w:r>
        <w:rPr>
          <w:spacing w:val="1"/>
        </w:rPr>
        <w:t>load</w:t>
      </w:r>
      <w:r>
        <w:rPr>
          <w:spacing w:val="27"/>
        </w:rPr>
        <w:t xml:space="preserve"> </w:t>
      </w:r>
      <w:r>
        <w:rPr>
          <w:spacing w:val="1"/>
        </w:rPr>
        <w:t>carrying</w:t>
      </w:r>
      <w:r>
        <w:rPr>
          <w:spacing w:val="28"/>
        </w:rPr>
        <w:t xml:space="preserve"> </w:t>
      </w:r>
      <w:r>
        <w:rPr>
          <w:spacing w:val="1"/>
        </w:rPr>
        <w:t>capacity</w:t>
      </w:r>
      <w:r>
        <w:rPr>
          <w:spacing w:val="24"/>
        </w:rPr>
        <w:t xml:space="preserve"> </w:t>
      </w:r>
      <w:r>
        <w:rPr>
          <w:spacing w:val="1"/>
        </w:rPr>
        <w:t>of</w:t>
      </w:r>
      <w:r>
        <w:rPr>
          <w:spacing w:val="26"/>
        </w:rPr>
        <w:t xml:space="preserve"> </w:t>
      </w:r>
      <w:del w:id="11" w:author="John Braley" w:date="2018-09-28T15:25:00Z">
        <w:r w:rsidDel="0073156A">
          <w:rPr>
            <w:spacing w:val="1"/>
          </w:rPr>
          <w:delText>the</w:delText>
        </w:r>
        <w:r w:rsidDel="0073156A">
          <w:rPr>
            <w:spacing w:val="27"/>
          </w:rPr>
          <w:delText xml:space="preserve"> </w:delText>
        </w:r>
      </w:del>
      <w:r>
        <w:t>this</w:t>
      </w:r>
      <w:r>
        <w:rPr>
          <w:spacing w:val="25"/>
        </w:rPr>
        <w:t xml:space="preserve"> </w:t>
      </w:r>
      <w:r>
        <w:rPr>
          <w:spacing w:val="2"/>
        </w:rPr>
        <w:t>bridge</w:t>
      </w:r>
      <w:r>
        <w:rPr>
          <w:spacing w:val="27"/>
        </w:rPr>
        <w:t xml:space="preserve"> </w:t>
      </w:r>
      <w:r>
        <w:t>exceeded</w:t>
      </w:r>
      <w:r>
        <w:rPr>
          <w:spacing w:val="28"/>
        </w:rPr>
        <w:t xml:space="preserve"> </w:t>
      </w:r>
      <w:r>
        <w:rPr>
          <w:spacing w:val="1"/>
        </w:rPr>
        <w:t>25</w:t>
      </w:r>
      <w:r>
        <w:rPr>
          <w:spacing w:val="27"/>
        </w:rPr>
        <w:t xml:space="preserve"> </w:t>
      </w:r>
      <w:r>
        <w:rPr>
          <w:spacing w:val="1"/>
        </w:rPr>
        <w:t>tons.</w:t>
      </w:r>
      <w:r>
        <w:rPr>
          <w:spacing w:val="26"/>
        </w:rPr>
        <w:t xml:space="preserve"> </w:t>
      </w:r>
      <w:r>
        <w:rPr>
          <w:spacing w:val="-5"/>
        </w:rPr>
        <w:t>However</w:t>
      </w:r>
      <w:r>
        <w:rPr>
          <w:spacing w:val="-6"/>
        </w:rPr>
        <w:t>,</w:t>
      </w:r>
      <w:r>
        <w:rPr>
          <w:spacing w:val="25"/>
        </w:rPr>
        <w:t xml:space="preserve"> </w:t>
      </w:r>
      <w:r>
        <w:t>given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extensive</w:t>
      </w:r>
      <w:r>
        <w:rPr>
          <w:spacing w:val="50"/>
        </w:rPr>
        <w:t xml:space="preserve"> </w:t>
      </w:r>
      <w:r>
        <w:rPr>
          <w:spacing w:val="2"/>
        </w:rPr>
        <w:t>deterioration,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5"/>
        </w:rPr>
        <w:t>was</w:t>
      </w:r>
      <w:r>
        <w:rPr>
          <w:spacing w:val="5"/>
        </w:rPr>
        <w:t xml:space="preserve"> </w:t>
      </w:r>
      <w:r>
        <w:t>recommended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owner</w:t>
      </w:r>
      <w:r>
        <w:rPr>
          <w:spacing w:val="10"/>
        </w:rPr>
        <w:t xml:space="preserve"> </w:t>
      </w:r>
      <w:r>
        <w:rPr>
          <w:spacing w:val="1"/>
        </w:rPr>
        <w:t>only</w:t>
      </w:r>
      <w:r>
        <w:rPr>
          <w:spacing w:val="6"/>
        </w:rPr>
        <w:t xml:space="preserve"> </w:t>
      </w:r>
      <w:r>
        <w:rPr>
          <w:spacing w:val="1"/>
        </w:rPr>
        <w:t>raise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1"/>
        </w:rPr>
        <w:t>posting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1"/>
        </w:rPr>
        <w:t>10</w:t>
      </w:r>
      <w:r>
        <w:rPr>
          <w:spacing w:val="8"/>
        </w:rPr>
        <w:t xml:space="preserve"> </w:t>
      </w:r>
      <w:r>
        <w:rPr>
          <w:spacing w:val="1"/>
        </w:rPr>
        <w:t>tons</w:t>
      </w:r>
      <w:r>
        <w:rPr>
          <w:spacing w:val="6"/>
        </w:rPr>
        <w:t xml:space="preserve"> </w:t>
      </w:r>
      <w:r>
        <w:rPr>
          <w:spacing w:val="1"/>
        </w:rPr>
        <w:t>until</w:t>
      </w:r>
      <w:r>
        <w:rPr>
          <w:spacing w:val="3"/>
        </w:rPr>
        <w:t xml:space="preserve"> </w:t>
      </w:r>
      <w:proofErr w:type="gramStart"/>
      <w:r>
        <w:rPr>
          <w:spacing w:val="2"/>
        </w:rPr>
        <w:t>repairs</w:t>
      </w:r>
      <w:r>
        <w:t xml:space="preserve"> </w:t>
      </w:r>
      <w:r>
        <w:rPr>
          <w:spacing w:val="6"/>
        </w:rPr>
        <w:t xml:space="preserve"> </w:t>
      </w:r>
      <w:r>
        <w:rPr>
          <w:spacing w:val="-3"/>
        </w:rPr>
        <w:t>were</w:t>
      </w:r>
      <w:proofErr w:type="gramEnd"/>
      <w:r>
        <w:rPr>
          <w:spacing w:val="50"/>
        </w:rPr>
        <w:t xml:space="preserve"> </w:t>
      </w:r>
      <w:r>
        <w:t>completed</w:t>
      </w:r>
      <w:r>
        <w:rPr>
          <w:spacing w:val="2"/>
        </w:rPr>
        <w:t xml:space="preserve"> and</w:t>
      </w:r>
      <w:r>
        <w:rPr>
          <w:spacing w:val="3"/>
        </w:rPr>
        <w:t xml:space="preserve"> </w:t>
      </w:r>
      <w:r>
        <w:rPr>
          <w:spacing w:val="2"/>
        </w:rPr>
        <w:t>a</w:t>
      </w:r>
      <w:ins w:id="12" w:author="John Braley" w:date="2018-09-28T15:25:00Z">
        <w:r w:rsidR="0073156A">
          <w:rPr>
            <w:spacing w:val="2"/>
          </w:rPr>
          <w:t xml:space="preserve"> </w:t>
        </w:r>
      </w:ins>
      <w:bookmarkStart w:id="13" w:name="_GoBack"/>
      <w:bookmarkEnd w:id="13"/>
      <w:r>
        <w:rPr>
          <w:spacing w:val="2"/>
        </w:rPr>
        <w:t>long-term</w:t>
      </w:r>
      <w:r>
        <w:rPr>
          <w:spacing w:val="-10"/>
        </w:rPr>
        <w:t xml:space="preserve"> </w:t>
      </w:r>
      <w:r>
        <w:t>monitoring</w:t>
      </w:r>
      <w:r>
        <w:rPr>
          <w:spacing w:val="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rPr>
          <w:spacing w:val="-5"/>
        </w:rPr>
        <w:t>was</w:t>
      </w:r>
      <w:r>
        <w:t xml:space="preserve"> installed.</w:t>
      </w:r>
    </w:p>
    <w:p w:rsidR="000F6CFE" w:rsidRDefault="000A3D54">
      <w:pPr>
        <w:pStyle w:val="BodyText"/>
        <w:spacing w:before="121" w:line="298" w:lineRule="auto"/>
        <w:ind w:left="335" w:right="104"/>
        <w:jc w:val="both"/>
      </w:pPr>
      <w:r>
        <w:pict>
          <v:group id="_x0000_s1026" style="position:absolute;left:0;text-align:left;margin-left:39.5pt;margin-top:11.4pt;width:3pt;height:3pt;z-index:1360;mso-position-horizontal-relative:page" coordorigin="790,228" coordsize="60,60">
            <v:shape id="_x0000_s1027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1"/>
        </w:rPr>
        <w:t>This</w:t>
      </w:r>
      <w:r>
        <w:rPr>
          <w:spacing w:val="40"/>
        </w:rPr>
        <w:t xml:space="preserve"> </w:t>
      </w:r>
      <w:r>
        <w:rPr>
          <w:spacing w:val="1"/>
        </w:rPr>
        <w:t>long</w:t>
      </w:r>
      <w:r>
        <w:rPr>
          <w:spacing w:val="44"/>
        </w:rPr>
        <w:t xml:space="preserve"> </w:t>
      </w:r>
      <w:r>
        <w:rPr>
          <w:spacing w:val="2"/>
        </w:rPr>
        <w:t>term</w:t>
      </w:r>
      <w:r>
        <w:rPr>
          <w:spacing w:val="31"/>
        </w:rPr>
        <w:t xml:space="preserve"> </w:t>
      </w:r>
      <w:r>
        <w:t>monitoring</w:t>
      </w:r>
      <w:r>
        <w:rPr>
          <w:spacing w:val="43"/>
        </w:rPr>
        <w:t xml:space="preserve"> </w:t>
      </w:r>
      <w:r>
        <w:t>system</w:t>
      </w:r>
      <w:r>
        <w:rPr>
          <w:spacing w:val="31"/>
        </w:rPr>
        <w:t xml:space="preserve"> </w:t>
      </w:r>
      <w:r>
        <w:rPr>
          <w:spacing w:val="1"/>
        </w:rPr>
        <w:t>should</w:t>
      </w:r>
      <w:r>
        <w:rPr>
          <w:spacing w:val="44"/>
        </w:rPr>
        <w:t xml:space="preserve"> </w:t>
      </w:r>
      <w:r>
        <w:rPr>
          <w:spacing w:val="1"/>
        </w:rPr>
        <w:t>be</w:t>
      </w:r>
      <w:r>
        <w:rPr>
          <w:spacing w:val="43"/>
        </w:rPr>
        <w:t xml:space="preserve"> </w:t>
      </w:r>
      <w:r>
        <w:rPr>
          <w:spacing w:val="1"/>
        </w:rPr>
        <w:t>design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2"/>
        </w:rPr>
        <w:t>(1)</w:t>
      </w:r>
      <w:r>
        <w:rPr>
          <w:spacing w:val="45"/>
        </w:rPr>
        <w:t xml:space="preserve"> </w:t>
      </w:r>
      <w:r>
        <w:rPr>
          <w:spacing w:val="2"/>
        </w:rPr>
        <w:t>capture</w:t>
      </w:r>
      <w:r>
        <w:rPr>
          <w:spacing w:val="44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1"/>
        </w:rPr>
        <w:t>influence</w:t>
      </w:r>
      <w:r>
        <w:rPr>
          <w:spacing w:val="43"/>
        </w:rPr>
        <w:t xml:space="preserve"> </w:t>
      </w:r>
      <w:r>
        <w:rPr>
          <w:spacing w:val="2"/>
        </w:rPr>
        <w:t>and</w:t>
      </w:r>
      <w:r>
        <w:rPr>
          <w:spacing w:val="44"/>
        </w:rPr>
        <w:t xml:space="preserve"> </w:t>
      </w:r>
      <w:r>
        <w:rPr>
          <w:spacing w:val="1"/>
        </w:rPr>
        <w:t>effectiveness</w:t>
      </w:r>
      <w:r>
        <w:rPr>
          <w:spacing w:val="41"/>
        </w:rPr>
        <w:t xml:space="preserve"> </w:t>
      </w:r>
      <w:r>
        <w:rPr>
          <w:spacing w:val="1"/>
        </w:rPr>
        <w:t>of</w:t>
      </w:r>
      <w:r>
        <w:rPr>
          <w:spacing w:val="42"/>
        </w:rPr>
        <w:t xml:space="preserve"> </w:t>
      </w:r>
      <w:r>
        <w:rPr>
          <w:spacing w:val="2"/>
        </w:rPr>
        <w:t>any</w:t>
      </w:r>
      <w:r>
        <w:rPr>
          <w:spacing w:val="48"/>
        </w:rPr>
        <w:t xml:space="preserve"> </w:t>
      </w:r>
      <w:r>
        <w:rPr>
          <w:spacing w:val="2"/>
        </w:rPr>
        <w:t>repairs/retrofit</w:t>
      </w:r>
      <w:r>
        <w:rPr>
          <w:spacing w:val="27"/>
        </w:rPr>
        <w:t xml:space="preserve"> </w:t>
      </w:r>
      <w:r>
        <w:rPr>
          <w:spacing w:val="2"/>
        </w:rPr>
        <w:t>during</w:t>
      </w:r>
      <w:r>
        <w:rPr>
          <w:spacing w:val="28"/>
        </w:rPr>
        <w:t xml:space="preserve"> </w:t>
      </w:r>
      <w:r>
        <w:rPr>
          <w:spacing w:val="1"/>
        </w:rPr>
        <w:t>their</w:t>
      </w:r>
      <w:r>
        <w:rPr>
          <w:spacing w:val="30"/>
        </w:rPr>
        <w:t xml:space="preserve"> </w:t>
      </w:r>
      <w:r>
        <w:t>installation,</w:t>
      </w:r>
      <w:r>
        <w:rPr>
          <w:spacing w:val="28"/>
        </w:rPr>
        <w:t xml:space="preserve"> </w:t>
      </w:r>
      <w:r>
        <w:rPr>
          <w:spacing w:val="2"/>
        </w:rPr>
        <w:t>(2)</w:t>
      </w:r>
      <w:r>
        <w:rPr>
          <w:spacing w:val="30"/>
        </w:rPr>
        <w:t xml:space="preserve"> </w:t>
      </w:r>
      <w:r>
        <w:rPr>
          <w:spacing w:val="1"/>
        </w:rPr>
        <w:t>track</w:t>
      </w:r>
      <w:r>
        <w:rPr>
          <w:spacing w:val="26"/>
        </w:rPr>
        <w:t xml:space="preserve"> </w:t>
      </w:r>
      <w:r>
        <w:rPr>
          <w:spacing w:val="2"/>
        </w:rPr>
        <w:t>responses</w:t>
      </w:r>
      <w:r>
        <w:rPr>
          <w:spacing w:val="26"/>
        </w:rPr>
        <w:t xml:space="preserve"> </w:t>
      </w:r>
      <w:r>
        <w:rPr>
          <w:spacing w:val="1"/>
        </w:rPr>
        <w:t>directly</w:t>
      </w:r>
      <w:r>
        <w:rPr>
          <w:spacing w:val="26"/>
        </w:rPr>
        <w:t xml:space="preserve"> </w:t>
      </w:r>
      <w:r>
        <w:rPr>
          <w:spacing w:val="1"/>
        </w:rPr>
        <w:t>related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1"/>
        </w:rPr>
        <w:t>key</w:t>
      </w:r>
      <w:r>
        <w:rPr>
          <w:spacing w:val="26"/>
        </w:rPr>
        <w:t xml:space="preserve"> </w:t>
      </w:r>
      <w:r>
        <w:t>vulnerabilities,</w:t>
      </w:r>
      <w:r>
        <w:rPr>
          <w:spacing w:val="27"/>
        </w:rPr>
        <w:t xml:space="preserve"> </w:t>
      </w:r>
      <w:r>
        <w:rPr>
          <w:spacing w:val="2"/>
        </w:rPr>
        <w:t>(3)</w:t>
      </w:r>
      <w:r>
        <w:rPr>
          <w:spacing w:val="31"/>
        </w:rPr>
        <w:t xml:space="preserve"> </w:t>
      </w:r>
      <w:r>
        <w:rPr>
          <w:spacing w:val="2"/>
        </w:rPr>
        <w:t>capture</w:t>
      </w:r>
      <w:r>
        <w:rPr>
          <w:spacing w:val="86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actual</w:t>
      </w:r>
      <w:r>
        <w:t xml:space="preserve"> </w:t>
      </w:r>
      <w:r>
        <w:rPr>
          <w:spacing w:val="-1"/>
        </w:rPr>
        <w:t>live</w:t>
      </w:r>
      <w:r>
        <w:rPr>
          <w:spacing w:val="4"/>
        </w:rPr>
        <w:t xml:space="preserve"> </w:t>
      </w:r>
      <w:r>
        <w:rPr>
          <w:spacing w:val="1"/>
        </w:rPr>
        <w:t>load</w:t>
      </w:r>
      <w:r>
        <w:rPr>
          <w:spacing w:val="5"/>
        </w:rPr>
        <w:t xml:space="preserve"> </w:t>
      </w:r>
      <w:r>
        <w:rPr>
          <w:spacing w:val="1"/>
        </w:rPr>
        <w:t>environment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bridge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exposed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2"/>
        </w:rPr>
        <w:t>under</w:t>
      </w:r>
      <w:r>
        <w:rPr>
          <w:spacing w:val="6"/>
        </w:rPr>
        <w:t xml:space="preserve"> </w:t>
      </w:r>
      <w:r>
        <w:t xml:space="preserve">normal </w:t>
      </w:r>
      <w:r>
        <w:rPr>
          <w:spacing w:val="2"/>
        </w:rPr>
        <w:t>operating</w:t>
      </w:r>
      <w:r>
        <w:rPr>
          <w:spacing w:val="5"/>
        </w:rPr>
        <w:t xml:space="preserve"> </w:t>
      </w:r>
      <w:r>
        <w:rPr>
          <w:spacing w:val="1"/>
        </w:rPr>
        <w:t>conditions,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5"/>
        </w:rPr>
        <w:t xml:space="preserve"> </w:t>
      </w:r>
      <w:r>
        <w:rPr>
          <w:spacing w:val="2"/>
        </w:rPr>
        <w:t>(4)</w:t>
      </w:r>
      <w:r>
        <w:rPr>
          <w:spacing w:val="7"/>
        </w:rPr>
        <w:t xml:space="preserve"> </w:t>
      </w:r>
      <w:r>
        <w:rPr>
          <w:spacing w:val="1"/>
        </w:rPr>
        <w:t>develop</w:t>
      </w:r>
      <w:r>
        <w:rPr>
          <w:spacing w:val="4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1"/>
        </w:rPr>
        <w:t>baseline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performance</w:t>
      </w:r>
      <w:r>
        <w:rPr>
          <w:spacing w:val="4"/>
        </w:rPr>
        <w:t xml:space="preserve"> </w:t>
      </w:r>
      <w:r>
        <w:rPr>
          <w:spacing w:val="1"/>
        </w:rPr>
        <w:t>that</w:t>
      </w:r>
      <w:r>
        <w:rPr>
          <w:spacing w:val="2"/>
        </w:rPr>
        <w:t xml:space="preserve"> </w:t>
      </w:r>
      <w:r>
        <w:rPr>
          <w:spacing w:val="1"/>
        </w:rPr>
        <w:t>can</w:t>
      </w:r>
      <w:r>
        <w:rPr>
          <w:spacing w:val="4"/>
        </w:rPr>
        <w:t xml:space="preserve"> </w:t>
      </w:r>
      <w:r>
        <w:rPr>
          <w:spacing w:val="1"/>
        </w:rPr>
        <w:t>be</w:t>
      </w:r>
      <w:r>
        <w:rPr>
          <w:spacing w:val="3"/>
        </w:rPr>
        <w:t xml:space="preserve"> </w:t>
      </w:r>
      <w:r>
        <w:rPr>
          <w:spacing w:val="1"/>
        </w:rPr>
        <w:t>used</w:t>
      </w:r>
      <w:r>
        <w:rPr>
          <w:spacing w:val="4"/>
        </w:rPr>
        <w:t xml:space="preserve"> </w:t>
      </w:r>
      <w:r>
        <w:rPr>
          <w:spacing w:val="1"/>
        </w:rPr>
        <w:t>for</w:t>
      </w:r>
      <w:r>
        <w:rPr>
          <w:spacing w:val="5"/>
        </w:rPr>
        <w:t xml:space="preserve"> </w:t>
      </w:r>
      <w:r>
        <w:t>comparative</w:t>
      </w:r>
      <w:r>
        <w:rPr>
          <w:spacing w:val="4"/>
        </w:rPr>
        <w:t xml:space="preserve"> </w:t>
      </w:r>
      <w:r>
        <w:rPr>
          <w:spacing w:val="2"/>
        </w:rPr>
        <w:t>purposes</w:t>
      </w:r>
      <w: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 xml:space="preserve">rest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life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bridge.</w:t>
      </w:r>
    </w:p>
    <w:p w:rsidR="000F6CFE" w:rsidRDefault="000F6CFE">
      <w:pPr>
        <w:rPr>
          <w:rFonts w:ascii="Arial" w:eastAsia="Arial" w:hAnsi="Arial" w:cs="Arial"/>
          <w:sz w:val="20"/>
          <w:szCs w:val="20"/>
        </w:rPr>
      </w:pPr>
    </w:p>
    <w:p w:rsidR="000F6CFE" w:rsidRDefault="000F6CFE">
      <w:pPr>
        <w:spacing w:before="3"/>
        <w:rPr>
          <w:rFonts w:ascii="Arial" w:eastAsia="Arial" w:hAnsi="Arial" w:cs="Arial"/>
          <w:sz w:val="19"/>
          <w:szCs w:val="19"/>
        </w:rPr>
      </w:pPr>
    </w:p>
    <w:p w:rsidR="000F6CFE" w:rsidRDefault="000A3D54">
      <w:pPr>
        <w:pStyle w:val="BodyText"/>
        <w:spacing w:before="0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sectPr w:rsidR="000F6CFE">
      <w:headerReference w:type="even" r:id="rId19"/>
      <w:pgSz w:w="12240" w:h="15840"/>
      <w:pgMar w:top="500" w:right="680" w:bottom="280" w:left="68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John Braley" w:date="2018-09-28T15:24:00Z" w:initials="JB">
    <w:p w:rsidR="0073156A" w:rsidRDefault="0073156A">
      <w:pPr>
        <w:pStyle w:val="CommentText"/>
      </w:pPr>
      <w:r>
        <w:rPr>
          <w:rStyle w:val="CommentReference"/>
        </w:rPr>
        <w:annotationRef/>
      </w:r>
      <w:r>
        <w:t>Rating units (tons) should be included (in the caption)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D54" w:rsidRDefault="000A3D54">
      <w:r>
        <w:separator/>
      </w:r>
    </w:p>
  </w:endnote>
  <w:endnote w:type="continuationSeparator" w:id="0">
    <w:p w:rsidR="000A3D54" w:rsidRDefault="000A3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D54" w:rsidRDefault="000A3D54">
      <w:r>
        <w:separator/>
      </w:r>
    </w:p>
  </w:footnote>
  <w:footnote w:type="continuationSeparator" w:id="0">
    <w:p w:rsidR="000A3D54" w:rsidRDefault="000A3D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CFE" w:rsidRDefault="000A3D54">
    <w:pPr>
      <w:spacing w:line="14" w:lineRule="auto"/>
      <w:rPr>
        <w:sz w:val="20"/>
        <w:szCs w:val="20"/>
      </w:rPr>
    </w:pPr>
    <w:r>
      <w:pict>
        <v:group id="_x0000_s2053" style="position:absolute;margin-left:40.25pt;margin-top:102.9pt;width:532.5pt;height:.1pt;z-index:-6112;mso-position-horizontal-relative:page;mso-position-vertical-relative:page" coordorigin="805,2058" coordsize="10650,2">
          <v:shape id="_x0000_s2054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.25pt;margin-top:60.1pt;width:295.25pt;height:29pt;z-index:-6088;mso-position-horizontal-relative:page;mso-position-vertical-relative:page" filled="f" stroked="f">
          <v:textbox inset="0,0,0,0">
            <w:txbxContent>
              <w:p w:rsidR="000F6CFE" w:rsidRDefault="000A3D54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fldChar w:fldCharType="begin"/>
                </w:r>
                <w:r>
                  <w:instrText xml:space="preserve"> HYPERLINK "http://vlab.asklab.tk/VirtualLab/index.html" \h </w:instrText>
                </w:r>
                <w:r>
                  <w:fldChar w:fldCharType="separate"/>
                </w:r>
                <w:r>
                  <w:rPr>
                    <w:rFonts w:ascii="Arial"/>
                    <w:spacing w:val="-17"/>
                    <w:sz w:val="54"/>
                  </w:rPr>
                  <w:t>V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z w:val="54"/>
                  </w:rPr>
                  <w:t>r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-16"/>
                    <w:sz w:val="54"/>
                  </w:rPr>
                  <w:t>u</w:t>
                </w:r>
                <w:r>
                  <w:rPr>
                    <w:rFonts w:ascii="Arial"/>
                    <w:spacing w:val="-1"/>
                    <w:sz w:val="54"/>
                  </w:rPr>
                  <w:t>a</w:t>
                </w:r>
                <w:r>
                  <w:rPr>
                    <w:rFonts w:ascii="Arial"/>
                    <w:sz w:val="54"/>
                  </w:rPr>
                  <w:t>l</w:t>
                </w:r>
                <w:r>
                  <w:rPr>
                    <w:rFonts w:ascii="Arial"/>
                    <w:spacing w:val="-22"/>
                    <w:sz w:val="54"/>
                  </w:rPr>
                  <w:t xml:space="preserve"> </w:t>
                </w:r>
                <w:r>
                  <w:rPr>
                    <w:rFonts w:ascii="Arial"/>
                    <w:spacing w:val="-1"/>
                    <w:sz w:val="54"/>
                  </w:rPr>
                  <w:t>La</w:t>
                </w:r>
                <w:r>
                  <w:rPr>
                    <w:rFonts w:ascii="Arial"/>
                    <w:sz w:val="54"/>
                  </w:rPr>
                  <w:t>b</w:t>
                </w:r>
                <w:r>
                  <w:rPr>
                    <w:rFonts w:ascii="Arial"/>
                    <w:spacing w:val="-7"/>
                    <w:sz w:val="54"/>
                  </w:rPr>
                  <w:t xml:space="preserve"> </w:t>
                </w:r>
                <w:r>
                  <w:rPr>
                    <w:rFonts w:ascii="Arial"/>
                    <w:sz w:val="54"/>
                  </w:rPr>
                  <w:t>(</w:t>
                </w:r>
                <w:proofErr w:type="gramStart"/>
                <w:r>
                  <w:rPr>
                    <w:rFonts w:ascii="Arial"/>
                    <w:spacing w:val="-1"/>
                    <w:sz w:val="54"/>
                  </w:rPr>
                  <w:t>..</w:t>
                </w:r>
                <w:proofErr w:type="gramEnd"/>
                <w:r>
                  <w:rPr>
                    <w:rFonts w:ascii="Arial"/>
                    <w:spacing w:val="-1"/>
                    <w:sz w:val="54"/>
                  </w:rPr>
                  <w:t>/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pacing w:val="-16"/>
                    <w:sz w:val="54"/>
                  </w:rPr>
                  <w:t>n</w:t>
                </w:r>
                <w:r>
                  <w:rPr>
                    <w:rFonts w:ascii="Arial"/>
                    <w:spacing w:val="-1"/>
                    <w:sz w:val="54"/>
                  </w:rPr>
                  <w:t>de</w:t>
                </w:r>
                <w:r>
                  <w:rPr>
                    <w:rFonts w:ascii="Arial"/>
                    <w:spacing w:val="-30"/>
                    <w:sz w:val="54"/>
                  </w:rPr>
                  <w:t>x</w:t>
                </w:r>
                <w:r>
                  <w:rPr>
                    <w:rFonts w:ascii="Arial"/>
                    <w:spacing w:val="-1"/>
                    <w:sz w:val="54"/>
                  </w:rPr>
                  <w:t>.</w:t>
                </w:r>
                <w:r>
                  <w:rPr>
                    <w:rFonts w:ascii="Arial"/>
                    <w:spacing w:val="-16"/>
                    <w:sz w:val="54"/>
                  </w:rPr>
                  <w:t>h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15"/>
                    <w:sz w:val="54"/>
                  </w:rPr>
                  <w:t>m</w:t>
                </w:r>
                <w:r>
                  <w:rPr>
                    <w:rFonts w:ascii="Arial"/>
                    <w:spacing w:val="-15"/>
                    <w:sz w:val="54"/>
                  </w:rPr>
                  <w:t>l</w:t>
                </w:r>
                <w:r>
                  <w:rPr>
                    <w:rFonts w:ascii="Arial"/>
                    <w:sz w:val="54"/>
                  </w:rPr>
                  <w:t>)</w:t>
                </w:r>
                <w:r>
                  <w:rPr>
                    <w:rFonts w:ascii="Arial"/>
                    <w:sz w:val="5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CFE" w:rsidRDefault="000F6CFE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CFE" w:rsidRDefault="000A3D54">
    <w:pPr>
      <w:spacing w:line="14" w:lineRule="auto"/>
      <w:rPr>
        <w:sz w:val="20"/>
        <w:szCs w:val="20"/>
      </w:rPr>
    </w:pPr>
    <w:r>
      <w:pict>
        <v:group id="_x0000_s2050" style="position:absolute;margin-left:40.25pt;margin-top:102.9pt;width:532.5pt;height:.1pt;z-index:-6064;mso-position-horizontal-relative:page;mso-position-vertical-relative:page" coordorigin="805,2058" coordsize="10650,2">
          <v:shape id="_x0000_s2051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25pt;margin-top:60.1pt;width:295.25pt;height:29pt;z-index:-6040;mso-position-horizontal-relative:page;mso-position-vertical-relative:page" filled="f" stroked="f">
          <v:textbox inset="0,0,0,0">
            <w:txbxContent>
              <w:p w:rsidR="000F6CFE" w:rsidRDefault="000A3D54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CFE" w:rsidRDefault="000F6CFE">
    <w:pPr>
      <w:spacing w:line="14" w:lineRule="auto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F6CFE"/>
    <w:rsid w:val="000A3D54"/>
    <w:rsid w:val="000F6CFE"/>
    <w:rsid w:val="0073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sz w:val="54"/>
      <w:szCs w:val="54"/>
    </w:rPr>
  </w:style>
  <w:style w:type="paragraph" w:styleId="Heading2">
    <w:name w:val="heading 2"/>
    <w:basedOn w:val="Normal"/>
    <w:uiPriority w:val="1"/>
    <w:qFormat/>
    <w:pPr>
      <w:spacing w:before="42"/>
      <w:ind w:left="125"/>
      <w:outlineLvl w:val="1"/>
    </w:pPr>
    <w:rPr>
      <w:rFonts w:ascii="Arial" w:eastAsia="Arial" w:hAnsi="Arial"/>
      <w:sz w:val="45"/>
      <w:szCs w:val="45"/>
    </w:rPr>
  </w:style>
  <w:style w:type="paragraph" w:styleId="Heading3">
    <w:name w:val="heading 3"/>
    <w:basedOn w:val="Normal"/>
    <w:uiPriority w:val="1"/>
    <w:qFormat/>
    <w:pPr>
      <w:spacing w:before="257"/>
      <w:ind w:left="125"/>
      <w:outlineLvl w:val="2"/>
    </w:pPr>
    <w:rPr>
      <w:rFonts w:ascii="Arial" w:eastAsia="Arial" w:hAnsi="Arial"/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10"/>
      <w:ind w:left="125"/>
      <w:outlineLvl w:val="3"/>
    </w:pPr>
    <w:rPr>
      <w:rFonts w:ascii="Arial" w:eastAsia="Arial" w:hAnsi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3"/>
      <w:ind w:left="125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315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56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315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156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15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15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156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1335</Words>
  <Characters>7616</Characters>
  <Application>Microsoft Office Word</Application>
  <DocSecurity>0</DocSecurity>
  <Lines>63</Lines>
  <Paragraphs>17</Paragraphs>
  <ScaleCrop>false</ScaleCrop>
  <Company>Drexel University</Company>
  <LinksUpToDate>false</LinksUpToDate>
  <CharactersWithSpaces>8934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Braley</cp:lastModifiedBy>
  <cp:revision>2</cp:revision>
  <dcterms:created xsi:type="dcterms:W3CDTF">2018-09-28T15:17:00Z</dcterms:created>
  <dcterms:modified xsi:type="dcterms:W3CDTF">2018-09-28T19:25:00Z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2018-09-28T00:00:00Z</vt:filetime>
  </property>
  <property fmtid="{D5CDD505-2E9C-101B-9397-08002B2CF9AE}" pid="3" name="LastSaved">
    <vt:filetime>2018-09-28T00:00:00Z</vt:filetime>
  </property>
</Properties>
</file>