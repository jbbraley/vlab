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5BAF" w:rsidRDefault="00045BA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45BAF" w:rsidRDefault="00045BAF">
      <w:pPr>
        <w:spacing w:before="5"/>
        <w:rPr>
          <w:rFonts w:ascii="Times New Roman" w:eastAsia="Times New Roman" w:hAnsi="Times New Roman" w:cs="Times New Roman"/>
          <w:sz w:val="16"/>
          <w:szCs w:val="16"/>
        </w:rPr>
      </w:pPr>
    </w:p>
    <w:p w:rsidR="00045BAF" w:rsidRDefault="003B7BE8">
      <w:pPr>
        <w:pStyle w:val="BodyText"/>
        <w:tabs>
          <w:tab w:val="left" w:pos="5734"/>
        </w:tabs>
        <w:ind w:left="2660"/>
        <w:rPr>
          <w:rFonts w:cs="Arial"/>
        </w:rPr>
      </w:pPr>
      <w:r>
        <w:pict>
          <v:group id="_x0000_s1089" style="position:absolute;left:0;text-align:left;margin-left:40.2pt;margin-top:-6.05pt;width:113.35pt;height:32.35pt;z-index:1072;mso-position-horizontal-relative:page" coordorigin="804,-121" coordsize="2267,647">
            <v:group id="_x0000_s1095" style="position:absolute;left:823;top:-106;width:2226;height:2" coordorigin="823,-106" coordsize="2226,2">
              <v:shape id="_x0000_s1096" style="position:absolute;left:823;top:-106;width:2226;height:2" coordorigin="823,-106" coordsize="2226,0" path="m823,-106r2225,e" filled="f" strokecolor="#ddd" strokeweight=".53233mm">
                <v:path arrowok="t"/>
              </v:shape>
            </v:group>
            <v:group id="_x0000_s1093" style="position:absolute;left:3056;top:-103;width:2;height:614" coordorigin="3056,-103" coordsize="2,614">
              <v:shape id="_x0000_s1094" style="position:absolute;left:3056;top:-103;width:2;height:614" coordorigin="3056,-103" coordsize="0,614" path="m3056,-103r,613e" filled="f" strokecolor="#ddd" strokeweight=".54572mm">
                <v:path arrowok="t"/>
              </v:shape>
            </v:group>
            <v:group id="_x0000_s1090" style="position:absolute;left:819;top:-98;width:2;height:608" coordorigin="819,-98" coordsize="2,608">
              <v:shape id="_x0000_s1092" style="position:absolute;left:819;top:-98;width:2;height:608" coordorigin="819,-98" coordsize="0,608" path="m819,-98r,608e" filled="f" strokecolor="#ddd" strokeweight=".54572mm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91" type="#_x0000_t202" style="position:absolute;left:819;top:-106;width:2237;height:616" filled="f" stroked="f">
                <v:textbox inset="0,0,0,0">
                  <w:txbxContent>
                    <w:p w:rsidR="00045BAF" w:rsidRDefault="003B7BE8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Bridge</w:t>
                      </w:r>
                      <w:r>
                        <w:rPr>
                          <w:rFonts w:ascii="Arial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Introduction</w:t>
                      </w:r>
                    </w:p>
                  </w:txbxContent>
                </v:textbox>
              </v:shape>
            </v:group>
            <w10:wrap anchorx="page"/>
          </v:group>
        </w:pict>
      </w:r>
      <w:bookmarkStart w:id="0" w:name="I76_1"/>
      <w:bookmarkEnd w:id="0"/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2"/>
        </w:rPr>
        <w:t xml:space="preserve"> Implementation</w:t>
      </w:r>
      <w:r>
        <w:rPr>
          <w:spacing w:val="-2"/>
        </w:rPr>
        <w:tab/>
      </w:r>
      <w:r>
        <w:t>Results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045BAF" w:rsidRDefault="00045BAF">
      <w:pPr>
        <w:spacing w:before="1"/>
        <w:rPr>
          <w:rFonts w:ascii="Arial" w:eastAsia="Arial" w:hAnsi="Arial" w:cs="Arial"/>
          <w:sz w:val="26"/>
          <w:szCs w:val="26"/>
        </w:rPr>
      </w:pPr>
    </w:p>
    <w:p w:rsidR="00045BAF" w:rsidRDefault="003B7BE8">
      <w:pPr>
        <w:pStyle w:val="BodyText"/>
        <w:ind w:left="365"/>
        <w:rPr>
          <w:rFonts w:cs="Arial"/>
        </w:rPr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045BAF" w:rsidRDefault="00045BAF">
      <w:pPr>
        <w:spacing w:before="7"/>
        <w:rPr>
          <w:rFonts w:ascii="Arial" w:eastAsia="Arial" w:hAnsi="Arial" w:cs="Arial"/>
          <w:sz w:val="15"/>
          <w:szCs w:val="15"/>
        </w:rPr>
      </w:pPr>
    </w:p>
    <w:p w:rsidR="00045BAF" w:rsidRDefault="003B7BE8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6" style="width:533.35pt;height:.85pt;mso-position-horizontal-relative:char;mso-position-vertical-relative:line" coordsize="10667,17">
            <v:group id="_x0000_s1087" style="position:absolute;left:9;top:9;width:10650;height:2" coordorigin="9,9" coordsize="10650,2">
              <v:shape id="_x0000_s1088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045BAF" w:rsidRDefault="00045BAF">
      <w:pPr>
        <w:spacing w:before="9"/>
        <w:rPr>
          <w:rFonts w:ascii="Arial" w:eastAsia="Arial" w:hAnsi="Arial" w:cs="Arial"/>
          <w:sz w:val="19"/>
          <w:szCs w:val="19"/>
        </w:rPr>
      </w:pPr>
    </w:p>
    <w:p w:rsidR="00045BAF" w:rsidRDefault="003B7BE8">
      <w:pPr>
        <w:pStyle w:val="Heading2"/>
        <w:jc w:val="both"/>
        <w:rPr>
          <w:rFonts w:cs="Arial"/>
        </w:rPr>
      </w:pPr>
      <w:r>
        <w:rPr>
          <w:spacing w:val="-1"/>
        </w:rPr>
        <w:t>E</w:t>
      </w:r>
      <w:r>
        <w:rPr>
          <w:spacing w:val="-15"/>
        </w:rPr>
        <w:t>x</w:t>
      </w:r>
      <w:r>
        <w:t>c</w:t>
      </w:r>
      <w:r>
        <w:rPr>
          <w:spacing w:val="-11"/>
        </w:rPr>
        <w:t>e</w:t>
      </w:r>
      <w:r>
        <w:t>ss</w:t>
      </w:r>
      <w:r>
        <w:rPr>
          <w:spacing w:val="5"/>
        </w:rPr>
        <w:t>i</w:t>
      </w:r>
      <w:r>
        <w:t>ve</w:t>
      </w:r>
      <w:r>
        <w:rPr>
          <w:spacing w:val="-19"/>
        </w:rPr>
        <w:t xml:space="preserve"> </w:t>
      </w:r>
      <w:r>
        <w:rPr>
          <w:spacing w:val="-32"/>
        </w:rPr>
        <w:t>V</w:t>
      </w:r>
      <w:r>
        <w:rPr>
          <w:spacing w:val="5"/>
        </w:rPr>
        <w:t>i</w:t>
      </w:r>
      <w:r>
        <w:rPr>
          <w:spacing w:val="4"/>
        </w:rPr>
        <w:t>b</w:t>
      </w:r>
      <w:r>
        <w:t>r</w:t>
      </w:r>
      <w:r>
        <w:rPr>
          <w:spacing w:val="-11"/>
        </w:rPr>
        <w:t>a</w:t>
      </w:r>
      <w:r>
        <w:rPr>
          <w:spacing w:val="-7"/>
        </w:rPr>
        <w:t>t</w:t>
      </w:r>
      <w:r>
        <w:rPr>
          <w:spacing w:val="5"/>
        </w:rPr>
        <w:t>i</w:t>
      </w:r>
      <w:r>
        <w:rPr>
          <w:spacing w:val="-11"/>
        </w:rPr>
        <w:t>o</w:t>
      </w:r>
      <w:r>
        <w:rPr>
          <w:spacing w:val="4"/>
        </w:rPr>
        <w:t>n</w:t>
      </w:r>
      <w:r>
        <w:t>s:</w:t>
      </w:r>
      <w:r>
        <w:rPr>
          <w:spacing w:val="-14"/>
        </w:rPr>
        <w:t xml:space="preserve"> </w:t>
      </w:r>
      <w:r>
        <w:rPr>
          <w:spacing w:val="-22"/>
        </w:rPr>
        <w:t>I</w:t>
      </w:r>
      <w:r>
        <w:t>-</w:t>
      </w:r>
      <w:r>
        <w:rPr>
          <w:spacing w:val="4"/>
        </w:rPr>
        <w:t>7</w:t>
      </w:r>
      <w:r>
        <w:t>6</w:t>
      </w:r>
      <w:r>
        <w:rPr>
          <w:spacing w:val="-5"/>
        </w:rPr>
        <w:t xml:space="preserve"> </w:t>
      </w:r>
      <w:r>
        <w:rPr>
          <w:spacing w:val="5"/>
        </w:rPr>
        <w:t>C</w:t>
      </w:r>
      <w:r>
        <w:rPr>
          <w:spacing w:val="-11"/>
        </w:rPr>
        <w:t>a</w:t>
      </w:r>
      <w:r>
        <w:t>se</w:t>
      </w:r>
      <w:r>
        <w:rPr>
          <w:spacing w:val="-19"/>
        </w:rPr>
        <w:t xml:space="preserve"> </w:t>
      </w:r>
      <w:r>
        <w:rPr>
          <w:spacing w:val="-1"/>
        </w:rPr>
        <w:t>S</w:t>
      </w:r>
      <w:r>
        <w:rPr>
          <w:spacing w:val="-7"/>
        </w:rPr>
        <w:t>t</w:t>
      </w:r>
      <w:r>
        <w:rPr>
          <w:spacing w:val="4"/>
        </w:rPr>
        <w:t>ud</w:t>
      </w:r>
      <w:r>
        <w:t>y</w:t>
      </w:r>
    </w:p>
    <w:p w:rsidR="00045BAF" w:rsidRDefault="003B7BE8">
      <w:pPr>
        <w:pStyle w:val="Heading3"/>
        <w:jc w:val="both"/>
        <w:rPr>
          <w:rFonts w:cs="Arial"/>
        </w:rPr>
      </w:pPr>
      <w:r>
        <w:rPr>
          <w:spacing w:val="2"/>
        </w:rPr>
        <w:t>Bridge</w:t>
      </w:r>
      <w:r>
        <w:rPr>
          <w:spacing w:val="-9"/>
        </w:rPr>
        <w:t xml:space="preserve"> </w:t>
      </w:r>
      <w:r>
        <w:t>Introduction</w:t>
      </w:r>
    </w:p>
    <w:p w:rsidR="00045BAF" w:rsidRDefault="003B7BE8">
      <w:pPr>
        <w:pStyle w:val="Heading4"/>
        <w:spacing w:before="150"/>
        <w:jc w:val="both"/>
        <w:rPr>
          <w:rFonts w:cs="Arial"/>
        </w:rPr>
      </w:pPr>
      <w:r>
        <w:rPr>
          <w:spacing w:val="-1"/>
        </w:rPr>
        <w:t>Motivation</w:t>
      </w:r>
    </w:p>
    <w:p w:rsidR="00045BAF" w:rsidRDefault="003B7BE8">
      <w:pPr>
        <w:pStyle w:val="BodyText"/>
        <w:spacing w:before="166" w:line="298" w:lineRule="auto"/>
        <w:ind w:right="124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36"/>
        </w:rPr>
        <w:t xml:space="preserve"> </w:t>
      </w:r>
      <w:r>
        <w:rPr>
          <w:spacing w:val="2"/>
        </w:rPr>
        <w:t>bridge</w:t>
      </w:r>
      <w:r>
        <w:rPr>
          <w:spacing w:val="37"/>
        </w:rPr>
        <w:t xml:space="preserve"> </w:t>
      </w:r>
      <w:r>
        <w:rPr>
          <w:spacing w:val="2"/>
        </w:rPr>
        <w:t>presented</w:t>
      </w:r>
      <w:r>
        <w:rPr>
          <w:spacing w:val="37"/>
        </w:rPr>
        <w:t xml:space="preserve"> </w:t>
      </w:r>
      <w:r>
        <w:rPr>
          <w:spacing w:val="-1"/>
        </w:rPr>
        <w:t>in</w:t>
      </w:r>
      <w:r>
        <w:rPr>
          <w:spacing w:val="37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case</w:t>
      </w:r>
      <w:r>
        <w:rPr>
          <w:spacing w:val="37"/>
        </w:rPr>
        <w:t xml:space="preserve"> </w:t>
      </w:r>
      <w:r>
        <w:rPr>
          <w:spacing w:val="1"/>
        </w:rPr>
        <w:t>study</w:t>
      </w:r>
      <w:r>
        <w:rPr>
          <w:spacing w:val="34"/>
        </w:rPr>
        <w:t xml:space="preserve"> </w:t>
      </w:r>
      <w:r>
        <w:rPr>
          <w:spacing w:val="-5"/>
        </w:rPr>
        <w:t>was</w:t>
      </w:r>
      <w:r>
        <w:rPr>
          <w:spacing w:val="34"/>
        </w:rPr>
        <w:t xml:space="preserve"> </w:t>
      </w:r>
      <w:r>
        <w:rPr>
          <w:spacing w:val="2"/>
        </w:rPr>
        <w:t>brought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2"/>
        </w:rPr>
        <w:t>our</w:t>
      </w:r>
      <w:r>
        <w:rPr>
          <w:spacing w:val="39"/>
        </w:rPr>
        <w:t xml:space="preserve"> </w:t>
      </w:r>
      <w:r>
        <w:rPr>
          <w:spacing w:val="1"/>
        </w:rPr>
        <w:t>attention</w:t>
      </w:r>
      <w:r>
        <w:rPr>
          <w:spacing w:val="37"/>
        </w:rPr>
        <w:t xml:space="preserve"> </w:t>
      </w:r>
      <w:r>
        <w:rPr>
          <w:spacing w:val="1"/>
        </w:rPr>
        <w:t>by</w:t>
      </w:r>
      <w:r>
        <w:rPr>
          <w:spacing w:val="34"/>
        </w:rPr>
        <w:t xml:space="preserve"> </w:t>
      </w:r>
      <w:r>
        <w:rPr>
          <w:spacing w:val="1"/>
        </w:rPr>
        <w:t>the</w:t>
      </w:r>
      <w:r>
        <w:rPr>
          <w:spacing w:val="37"/>
        </w:rPr>
        <w:t xml:space="preserve"> </w:t>
      </w:r>
      <w:r>
        <w:rPr>
          <w:spacing w:val="2"/>
        </w:rPr>
        <w:t>bridge</w:t>
      </w:r>
      <w:r>
        <w:rPr>
          <w:spacing w:val="37"/>
        </w:rPr>
        <w:t xml:space="preserve"> </w:t>
      </w:r>
      <w:r>
        <w:rPr>
          <w:spacing w:val="-3"/>
        </w:rPr>
        <w:t>owner.</w:t>
      </w:r>
      <w:r>
        <w:rPr>
          <w:spacing w:val="36"/>
        </w:rPr>
        <w:t xml:space="preserve"> </w:t>
      </w:r>
      <w:r>
        <w:rPr>
          <w:spacing w:val="1"/>
        </w:rPr>
        <w:t>Local</w:t>
      </w:r>
      <w:r>
        <w:rPr>
          <w:spacing w:val="32"/>
        </w:rPr>
        <w:t xml:space="preserve"> </w:t>
      </w:r>
      <w:r>
        <w:t>police</w:t>
      </w:r>
      <w:r>
        <w:rPr>
          <w:spacing w:val="37"/>
        </w:rPr>
        <w:t xml:space="preserve"> </w:t>
      </w:r>
      <w:r>
        <w:rPr>
          <w:spacing w:val="2"/>
        </w:rPr>
        <w:t>and</w:t>
      </w:r>
      <w:r>
        <w:rPr>
          <w:spacing w:val="60"/>
        </w:rPr>
        <w:t xml:space="preserve"> </w:t>
      </w:r>
      <w:r>
        <w:rPr>
          <w:spacing w:val="1"/>
        </w:rPr>
        <w:t>government</w:t>
      </w:r>
      <w:r>
        <w:rPr>
          <w:spacing w:val="23"/>
        </w:rPr>
        <w:t xml:space="preserve"> </w:t>
      </w:r>
      <w:r>
        <w:t>officials</w:t>
      </w:r>
      <w:r>
        <w:rPr>
          <w:spacing w:val="22"/>
        </w:rPr>
        <w:t xml:space="preserve"> </w:t>
      </w:r>
      <w:r>
        <w:rPr>
          <w:spacing w:val="-3"/>
        </w:rPr>
        <w:t>were</w:t>
      </w:r>
      <w:r>
        <w:rPr>
          <w:spacing w:val="26"/>
        </w:rPr>
        <w:t xml:space="preserve"> </w:t>
      </w:r>
      <w:r>
        <w:rPr>
          <w:spacing w:val="1"/>
        </w:rPr>
        <w:t>receiving</w:t>
      </w:r>
      <w:r>
        <w:rPr>
          <w:spacing w:val="25"/>
        </w:rPr>
        <w:t xml:space="preserve"> </w:t>
      </w:r>
      <w:r>
        <w:rPr>
          <w:spacing w:val="2"/>
        </w:rPr>
        <w:t>frequent</w:t>
      </w:r>
      <w:r>
        <w:rPr>
          <w:spacing w:val="23"/>
        </w:rPr>
        <w:t xml:space="preserve"> </w:t>
      </w:r>
      <w:r>
        <w:rPr>
          <w:spacing w:val="-1"/>
        </w:rPr>
        <w:t>complaints</w:t>
      </w:r>
      <w:r>
        <w:rPr>
          <w:spacing w:val="23"/>
        </w:rPr>
        <w:t xml:space="preserve"> </w:t>
      </w:r>
      <w:r>
        <w:rPr>
          <w:spacing w:val="2"/>
        </w:rPr>
        <w:t>from</w:t>
      </w:r>
      <w:r>
        <w:rPr>
          <w:spacing w:val="12"/>
        </w:rPr>
        <w:t xml:space="preserve"> </w:t>
      </w:r>
      <w:r>
        <w:t>motorists</w:t>
      </w:r>
      <w:r>
        <w:rPr>
          <w:spacing w:val="22"/>
        </w:rPr>
        <w:t xml:space="preserve"> </w:t>
      </w:r>
      <w:ins w:id="1" w:author="John Braley" w:date="2018-09-28T13:17:00Z">
        <w:r w:rsidR="004C04E4">
          <w:rPr>
            <w:spacing w:val="22"/>
          </w:rPr>
          <w:t xml:space="preserve">who were concerned </w:t>
        </w:r>
      </w:ins>
      <w:r>
        <w:rPr>
          <w:spacing w:val="2"/>
        </w:rPr>
        <w:t>about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vibration</w:t>
      </w:r>
      <w:r>
        <w:rPr>
          <w:spacing w:val="25"/>
        </w:rPr>
        <w:t xml:space="preserve"> </w:t>
      </w:r>
      <w:r>
        <w:rPr>
          <w:spacing w:val="1"/>
        </w:rPr>
        <w:t>of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bridge</w:t>
      </w:r>
      <w:ins w:id="2" w:author="John Braley" w:date="2018-09-28T13:18:00Z">
        <w:r w:rsidR="004C04E4">
          <w:rPr>
            <w:spacing w:val="2"/>
          </w:rPr>
          <w:t xml:space="preserve"> and its safety</w:t>
        </w:r>
      </w:ins>
      <w:del w:id="3" w:author="John Braley" w:date="2018-09-28T13:18:00Z">
        <w:r w:rsidDel="004C04E4">
          <w:rPr>
            <w:spacing w:val="2"/>
          </w:rPr>
          <w:delText>,</w:delText>
        </w:r>
        <w:r w:rsidDel="004C04E4">
          <w:rPr>
            <w:spacing w:val="23"/>
          </w:rPr>
          <w:delText xml:space="preserve"> </w:delText>
        </w:r>
        <w:r w:rsidDel="004C04E4">
          <w:rPr>
            <w:spacing w:val="-1"/>
          </w:rPr>
          <w:delText>many</w:delText>
        </w:r>
        <w:r w:rsidDel="004C04E4">
          <w:rPr>
            <w:spacing w:val="66"/>
          </w:rPr>
          <w:delText xml:space="preserve"> </w:delText>
        </w:r>
        <w:r w:rsidDel="004C04E4">
          <w:rPr>
            <w:spacing w:val="2"/>
          </w:rPr>
          <w:delText>concerned</w:delText>
        </w:r>
        <w:r w:rsidDel="004C04E4">
          <w:rPr>
            <w:spacing w:val="18"/>
          </w:rPr>
          <w:delText xml:space="preserve"> </w:delText>
        </w:r>
        <w:r w:rsidDel="004C04E4">
          <w:rPr>
            <w:spacing w:val="2"/>
          </w:rPr>
          <w:delText>about</w:delText>
        </w:r>
        <w:r w:rsidDel="004C04E4">
          <w:rPr>
            <w:spacing w:val="18"/>
          </w:rPr>
          <w:delText xml:space="preserve"> </w:delText>
        </w:r>
        <w:r w:rsidDel="004C04E4">
          <w:rPr>
            <w:spacing w:val="1"/>
          </w:rPr>
          <w:delText>the</w:delText>
        </w:r>
        <w:r w:rsidDel="004C04E4">
          <w:rPr>
            <w:spacing w:val="18"/>
          </w:rPr>
          <w:delText xml:space="preserve"> </w:delText>
        </w:r>
        <w:r w:rsidDel="004C04E4">
          <w:rPr>
            <w:spacing w:val="1"/>
          </w:rPr>
          <w:delText>safety</w:delText>
        </w:r>
        <w:r w:rsidDel="004C04E4">
          <w:rPr>
            <w:spacing w:val="16"/>
          </w:rPr>
          <w:delText xml:space="preserve"> </w:delText>
        </w:r>
        <w:r w:rsidDel="004C04E4">
          <w:rPr>
            <w:spacing w:val="1"/>
          </w:rPr>
          <w:delText>of</w:delText>
        </w:r>
        <w:r w:rsidDel="004C04E4">
          <w:rPr>
            <w:spacing w:val="18"/>
          </w:rPr>
          <w:delText xml:space="preserve"> </w:delText>
        </w:r>
        <w:r w:rsidDel="004C04E4">
          <w:rPr>
            <w:spacing w:val="1"/>
          </w:rPr>
          <w:delText>the</w:delText>
        </w:r>
        <w:r w:rsidDel="004C04E4">
          <w:rPr>
            <w:spacing w:val="18"/>
          </w:rPr>
          <w:delText xml:space="preserve"> </w:delText>
        </w:r>
        <w:r w:rsidDel="004C04E4">
          <w:rPr>
            <w:spacing w:val="2"/>
          </w:rPr>
          <w:delText>bridge</w:delText>
        </w:r>
      </w:del>
      <w:r>
        <w:rPr>
          <w:spacing w:val="2"/>
        </w:rPr>
        <w:t>.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19"/>
        </w:rPr>
        <w:t xml:space="preserve"> </w:t>
      </w:r>
      <w:r>
        <w:rPr>
          <w:spacing w:val="2"/>
        </w:rPr>
        <w:t>bridge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2"/>
        </w:rPr>
        <w:t>major</w:t>
      </w:r>
      <w:r>
        <w:rPr>
          <w:spacing w:val="21"/>
        </w:rPr>
        <w:t xml:space="preserve"> </w:t>
      </w:r>
      <w:r>
        <w:rPr>
          <w:spacing w:val="2"/>
        </w:rPr>
        <w:t>route</w:t>
      </w:r>
      <w:r>
        <w:rPr>
          <w:spacing w:val="19"/>
        </w:rPr>
        <w:t xml:space="preserve"> </w:t>
      </w:r>
      <w:r>
        <w:rPr>
          <w:spacing w:val="2"/>
        </w:rPr>
        <w:t>and</w:t>
      </w:r>
      <w:r>
        <w:rPr>
          <w:spacing w:val="18"/>
        </w:rPr>
        <w:t xml:space="preserve"> </w:t>
      </w:r>
      <w:r>
        <w:rPr>
          <w:spacing w:val="1"/>
        </w:rPr>
        <w:t>receives</w:t>
      </w:r>
      <w:r>
        <w:rPr>
          <w:spacing w:val="16"/>
        </w:rPr>
        <w:t xml:space="preserve"> </w:t>
      </w:r>
      <w:r>
        <w:rPr>
          <w:spacing w:val="-1"/>
        </w:rPr>
        <w:t>more</w:t>
      </w:r>
      <w:r>
        <w:rPr>
          <w:spacing w:val="18"/>
        </w:rPr>
        <w:t xml:space="preserve"> </w:t>
      </w:r>
      <w:r>
        <w:rPr>
          <w:spacing w:val="1"/>
        </w:rPr>
        <w:t>than</w:t>
      </w:r>
      <w:r>
        <w:rPr>
          <w:spacing w:val="19"/>
        </w:rPr>
        <w:t xml:space="preserve"> </w:t>
      </w:r>
      <w:r>
        <w:rPr>
          <w:spacing w:val="2"/>
        </w:rPr>
        <w:t>57,000</w:t>
      </w:r>
      <w:r>
        <w:rPr>
          <w:spacing w:val="19"/>
        </w:rPr>
        <w:t xml:space="preserve"> </w:t>
      </w:r>
      <w:r>
        <w:t>vehicles</w:t>
      </w:r>
      <w:r>
        <w:rPr>
          <w:spacing w:val="62"/>
        </w:rPr>
        <w:t xml:space="preserve"> </w:t>
      </w:r>
      <w:r>
        <w:rPr>
          <w:spacing w:val="2"/>
        </w:rPr>
        <w:t>per</w:t>
      </w:r>
      <w:r>
        <w:rPr>
          <w:spacing w:val="20"/>
        </w:rPr>
        <w:t xml:space="preserve"> </w:t>
      </w:r>
      <w:r>
        <w:rPr>
          <w:spacing w:val="2"/>
        </w:rPr>
        <w:t>day</w:t>
      </w:r>
      <w:r>
        <w:rPr>
          <w:spacing w:val="16"/>
        </w:rPr>
        <w:t xml:space="preserve"> </w:t>
      </w:r>
      <w:r>
        <w:rPr>
          <w:spacing w:val="1"/>
        </w:rPr>
        <w:t>on</w:t>
      </w:r>
      <w:r>
        <w:rPr>
          <w:spacing w:val="18"/>
        </w:rPr>
        <w:t xml:space="preserve"> </w:t>
      </w:r>
      <w:r>
        <w:rPr>
          <w:spacing w:val="-1"/>
        </w:rPr>
        <w:t>its</w:t>
      </w:r>
      <w:r>
        <w:rPr>
          <w:spacing w:val="16"/>
        </w:rPr>
        <w:t xml:space="preserve"> </w:t>
      </w:r>
      <w:r>
        <w:rPr>
          <w:spacing w:val="1"/>
        </w:rPr>
        <w:t>four</w:t>
      </w:r>
      <w:r>
        <w:rPr>
          <w:spacing w:val="20"/>
        </w:rPr>
        <w:t xml:space="preserve"> </w:t>
      </w:r>
      <w:r>
        <w:rPr>
          <w:spacing w:val="1"/>
        </w:rPr>
        <w:t>lanes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17"/>
        </w:rPr>
        <w:t xml:space="preserve"> </w:t>
      </w:r>
      <w:r>
        <w:rPr>
          <w:spacing w:val="1"/>
        </w:rPr>
        <w:t>traffic.</w:t>
      </w:r>
      <w:r>
        <w:rPr>
          <w:spacing w:val="18"/>
        </w:rPr>
        <w:t xml:space="preserve"> </w:t>
      </w:r>
      <w:r>
        <w:rPr>
          <w:spacing w:val="-8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2"/>
        </w:rPr>
        <w:t>therefore</w:t>
      </w:r>
      <w:r>
        <w:rPr>
          <w:spacing w:val="18"/>
        </w:rPr>
        <w:t xml:space="preserve"> </w:t>
      </w:r>
      <w:r>
        <w:t>vital</w:t>
      </w:r>
      <w:r>
        <w:rPr>
          <w:spacing w:val="14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rPr>
          <w:spacing w:val="2"/>
        </w:rPr>
        <w:t>bridge</w:t>
      </w:r>
      <w:r>
        <w:rPr>
          <w:spacing w:val="18"/>
        </w:rPr>
        <w:t xml:space="preserve"> </w:t>
      </w:r>
      <w:r>
        <w:t>remains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2"/>
        </w:rPr>
        <w:t>good</w:t>
      </w:r>
      <w:r>
        <w:rPr>
          <w:spacing w:val="19"/>
        </w:rPr>
        <w:t xml:space="preserve"> </w:t>
      </w:r>
      <w:r>
        <w:rPr>
          <w:spacing w:val="1"/>
        </w:rPr>
        <w:t>performance.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9"/>
        </w:rPr>
        <w:t xml:space="preserve"> </w:t>
      </w:r>
      <w:r>
        <w:rPr>
          <w:spacing w:val="-2"/>
        </w:rPr>
        <w:t>owner</w:t>
      </w:r>
      <w:r>
        <w:rPr>
          <w:spacing w:val="70"/>
        </w:rPr>
        <w:t xml:space="preserve"> </w:t>
      </w:r>
      <w:r>
        <w:rPr>
          <w:spacing w:val="-3"/>
        </w:rPr>
        <w:t>wished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1"/>
        </w:rPr>
        <w:t>quantify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43"/>
        </w:rPr>
        <w:t xml:space="preserve"> </w:t>
      </w:r>
      <w:r>
        <w:rPr>
          <w:spacing w:val="1"/>
        </w:rPr>
        <w:t>vibration</w:t>
      </w:r>
      <w:r>
        <w:rPr>
          <w:spacing w:val="43"/>
        </w:rPr>
        <w:t xml:space="preserve"> </w:t>
      </w:r>
      <w:r>
        <w:t>levels</w:t>
      </w:r>
      <w:r>
        <w:rPr>
          <w:spacing w:val="40"/>
        </w:rPr>
        <w:t xml:space="preserve"> </w:t>
      </w:r>
      <w:r>
        <w:rPr>
          <w:spacing w:val="2"/>
        </w:rPr>
        <w:t>and</w:t>
      </w:r>
      <w:r>
        <w:rPr>
          <w:spacing w:val="43"/>
        </w:rPr>
        <w:t xml:space="preserve"> </w:t>
      </w:r>
      <w:r>
        <w:t>determine</w:t>
      </w:r>
      <w:r>
        <w:rPr>
          <w:spacing w:val="43"/>
        </w:rPr>
        <w:t xml:space="preserve"> </w:t>
      </w:r>
      <w:r>
        <w:rPr>
          <w:spacing w:val="-1"/>
        </w:rPr>
        <w:t>if</w:t>
      </w:r>
      <w:r>
        <w:rPr>
          <w:spacing w:val="42"/>
        </w:rPr>
        <w:t xml:space="preserve"> </w:t>
      </w:r>
      <w:r>
        <w:rPr>
          <w:spacing w:val="1"/>
        </w:rPr>
        <w:t>they</w:t>
      </w:r>
      <w:r>
        <w:rPr>
          <w:spacing w:val="40"/>
        </w:rPr>
        <w:t xml:space="preserve"> </w:t>
      </w:r>
      <w:r>
        <w:rPr>
          <w:spacing w:val="-1"/>
        </w:rPr>
        <w:t>compromised</w:t>
      </w:r>
      <w:r>
        <w:rPr>
          <w:spacing w:val="43"/>
        </w:rPr>
        <w:t xml:space="preserve"> </w:t>
      </w:r>
      <w:r>
        <w:rPr>
          <w:spacing w:val="1"/>
        </w:rPr>
        <w:t>the</w:t>
      </w:r>
      <w:r>
        <w:rPr>
          <w:spacing w:val="43"/>
        </w:rPr>
        <w:t xml:space="preserve"> </w:t>
      </w:r>
      <w:r>
        <w:rPr>
          <w:spacing w:val="2"/>
        </w:rPr>
        <w:t>bridges</w:t>
      </w:r>
      <w:r>
        <w:rPr>
          <w:spacing w:val="40"/>
        </w:rPr>
        <w:t xml:space="preserve"> </w:t>
      </w:r>
      <w:r>
        <w:t>ability</w:t>
      </w:r>
      <w:r>
        <w:rPr>
          <w:spacing w:val="40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safely</w:t>
      </w:r>
      <w:r>
        <w:rPr>
          <w:spacing w:val="40"/>
        </w:rPr>
        <w:t xml:space="preserve"> </w:t>
      </w:r>
      <w:r>
        <w:rPr>
          <w:spacing w:val="2"/>
        </w:rPr>
        <w:t>carry</w:t>
      </w:r>
      <w:r>
        <w:rPr>
          <w:spacing w:val="84"/>
        </w:rPr>
        <w:t xml:space="preserve"> </w:t>
      </w:r>
      <w:r>
        <w:rPr>
          <w:spacing w:val="1"/>
        </w:rPr>
        <w:t>traffic.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801983" cy="125501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983" cy="12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Heading4"/>
        <w:spacing w:before="125"/>
        <w:jc w:val="both"/>
        <w:rPr>
          <w:rFonts w:cs="Arial"/>
        </w:rPr>
      </w:pPr>
      <w:r>
        <w:rPr>
          <w:spacing w:val="-1"/>
        </w:rPr>
        <w:t>Bridge</w:t>
      </w:r>
      <w:r>
        <w:rPr>
          <w:spacing w:val="-4"/>
        </w:rPr>
        <w:t xml:space="preserve"> </w:t>
      </w:r>
      <w:r>
        <w:rPr>
          <w:spacing w:val="-1"/>
        </w:rPr>
        <w:t>Description</w:t>
      </w:r>
    </w:p>
    <w:p w:rsidR="00045BAF" w:rsidRDefault="003B7BE8">
      <w:pPr>
        <w:pStyle w:val="BodyText"/>
        <w:spacing w:before="166" w:line="298" w:lineRule="auto"/>
        <w:ind w:right="124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26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rPr>
          <w:spacing w:val="2"/>
        </w:rPr>
        <w:t>herein</w:t>
      </w:r>
      <w:r>
        <w:rPr>
          <w:spacing w:val="26"/>
        </w:rPr>
        <w:t xml:space="preserve"> </w:t>
      </w:r>
      <w:r>
        <w:rPr>
          <w:spacing w:val="1"/>
        </w:rPr>
        <w:t>described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comprised</w:t>
      </w:r>
      <w:r>
        <w:rPr>
          <w:spacing w:val="26"/>
        </w:rPr>
        <w:t xml:space="preserve"> </w:t>
      </w:r>
      <w:r>
        <w:rPr>
          <w:spacing w:val="1"/>
        </w:rPr>
        <w:t>of</w:t>
      </w:r>
      <w:r>
        <w:rPr>
          <w:spacing w:val="24"/>
        </w:rPr>
        <w:t xml:space="preserve"> </w:t>
      </w:r>
      <w:r>
        <w:rPr>
          <w:spacing w:val="1"/>
        </w:rPr>
        <w:t>adjacent</w:t>
      </w:r>
      <w:r>
        <w:rPr>
          <w:spacing w:val="25"/>
        </w:rPr>
        <w:t xml:space="preserve"> </w:t>
      </w:r>
      <w:r>
        <w:rPr>
          <w:spacing w:val="2"/>
        </w:rPr>
        <w:t>bridges</w:t>
      </w:r>
      <w:r>
        <w:rPr>
          <w:spacing w:val="23"/>
        </w:rPr>
        <w:t xml:space="preserve"> </w:t>
      </w:r>
      <w:r>
        <w:rPr>
          <w:spacing w:val="1"/>
        </w:rPr>
        <w:t>that</w:t>
      </w:r>
      <w:r>
        <w:rPr>
          <w:spacing w:val="24"/>
        </w:rPr>
        <w:t xml:space="preserve"> </w:t>
      </w:r>
      <w:r>
        <w:rPr>
          <w:spacing w:val="2"/>
        </w:rPr>
        <w:t>share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2"/>
        </w:rPr>
        <w:t>substructure.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2"/>
        </w:rPr>
        <w:t>bridge</w:t>
      </w:r>
      <w:r>
        <w:rPr>
          <w:spacing w:val="26"/>
        </w:rPr>
        <w:t xml:space="preserve"> </w:t>
      </w:r>
      <w:r>
        <w:rPr>
          <w:spacing w:val="-5"/>
        </w:rPr>
        <w:t>was</w:t>
      </w:r>
      <w:r>
        <w:rPr>
          <w:spacing w:val="24"/>
        </w:rPr>
        <w:t xml:space="preserve"> </w:t>
      </w:r>
      <w:r>
        <w:t>first</w:t>
      </w:r>
      <w:r>
        <w:rPr>
          <w:spacing w:val="58"/>
          <w:w w:val="99"/>
        </w:rPr>
        <w:t xml:space="preserve"> </w:t>
      </w:r>
      <w:r>
        <w:rPr>
          <w:spacing w:val="1"/>
        </w:rPr>
        <w:t>constructed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2"/>
        </w:rPr>
        <w:t>1952,</w:t>
      </w:r>
      <w:r>
        <w:rPr>
          <w:spacing w:val="31"/>
        </w:rPr>
        <w:t xml:space="preserve"> </w:t>
      </w:r>
      <w:r>
        <w:rPr>
          <w:spacing w:val="2"/>
        </w:rPr>
        <w:t>but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2"/>
        </w:rPr>
        <w:t xml:space="preserve"> </w:t>
      </w:r>
      <w:r>
        <w:rPr>
          <w:spacing w:val="2"/>
        </w:rPr>
        <w:t>superstructure</w:t>
      </w:r>
      <w:r>
        <w:rPr>
          <w:spacing w:val="33"/>
        </w:rPr>
        <w:t xml:space="preserve"> </w:t>
      </w:r>
      <w:r>
        <w:rPr>
          <w:spacing w:val="-5"/>
        </w:rPr>
        <w:t>was</w:t>
      </w:r>
      <w:r>
        <w:rPr>
          <w:spacing w:val="30"/>
        </w:rPr>
        <w:t xml:space="preserve"> </w:t>
      </w:r>
      <w:r>
        <w:rPr>
          <w:spacing w:val="1"/>
        </w:rPr>
        <w:t>rebuilt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rPr>
          <w:spacing w:val="2"/>
        </w:rPr>
        <w:t>1986</w:t>
      </w:r>
      <w:r>
        <w:rPr>
          <w:spacing w:val="33"/>
        </w:rPr>
        <w:t xml:space="preserve"> </w:t>
      </w:r>
      <w:r>
        <w:rPr>
          <w:spacing w:val="-4"/>
        </w:rPr>
        <w:t>while</w:t>
      </w:r>
      <w:r>
        <w:rPr>
          <w:spacing w:val="33"/>
        </w:rPr>
        <w:t xml:space="preserve"> </w:t>
      </w:r>
      <w:ins w:id="4" w:author="John Braley" w:date="2018-09-28T13:19:00Z">
        <w:r w:rsidR="004C04E4">
          <w:rPr>
            <w:spacing w:val="33"/>
          </w:rPr>
          <w:t xml:space="preserve">reusing </w:t>
        </w:r>
      </w:ins>
      <w:r>
        <w:rPr>
          <w:spacing w:val="1"/>
        </w:rPr>
        <w:t>the</w:t>
      </w:r>
      <w:r>
        <w:rPr>
          <w:spacing w:val="33"/>
        </w:rPr>
        <w:t xml:space="preserve"> </w:t>
      </w:r>
      <w:r>
        <w:rPr>
          <w:spacing w:val="1"/>
        </w:rPr>
        <w:t>original</w:t>
      </w:r>
      <w:r>
        <w:rPr>
          <w:spacing w:val="28"/>
        </w:rPr>
        <w:t xml:space="preserve"> </w:t>
      </w:r>
      <w:r>
        <w:rPr>
          <w:spacing w:val="1"/>
        </w:rPr>
        <w:t>piers</w:t>
      </w:r>
      <w:r>
        <w:rPr>
          <w:spacing w:val="30"/>
        </w:rPr>
        <w:t xml:space="preserve"> </w:t>
      </w:r>
      <w:r>
        <w:rPr>
          <w:spacing w:val="2"/>
        </w:rPr>
        <w:t>and</w:t>
      </w:r>
      <w:r>
        <w:rPr>
          <w:spacing w:val="32"/>
        </w:rPr>
        <w:t xml:space="preserve"> </w:t>
      </w:r>
      <w:r>
        <w:rPr>
          <w:spacing w:val="1"/>
        </w:rPr>
        <w:t>foundations</w:t>
      </w:r>
      <w:del w:id="5" w:author="John Braley" w:date="2018-09-28T13:19:00Z">
        <w:r w:rsidDel="004C04E4">
          <w:rPr>
            <w:spacing w:val="30"/>
          </w:rPr>
          <w:delText xml:space="preserve"> </w:delText>
        </w:r>
        <w:r w:rsidDel="004C04E4">
          <w:rPr>
            <w:spacing w:val="-3"/>
          </w:rPr>
          <w:delText>were</w:delText>
        </w:r>
        <w:r w:rsidDel="004C04E4">
          <w:rPr>
            <w:spacing w:val="90"/>
          </w:rPr>
          <w:delText xml:space="preserve"> </w:delText>
        </w:r>
        <w:r w:rsidDel="004C04E4">
          <w:rPr>
            <w:spacing w:val="2"/>
          </w:rPr>
          <w:delText>reused</w:delText>
        </w:r>
      </w:del>
      <w:r>
        <w:rPr>
          <w:spacing w:val="2"/>
        </w:rPr>
        <w:t>.</w:t>
      </w:r>
      <w:r>
        <w:rPr>
          <w:spacing w:val="7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2"/>
        </w:rPr>
        <w:t>bridges</w:t>
      </w:r>
      <w:r>
        <w:rPr>
          <w:spacing w:val="6"/>
        </w:rPr>
        <w:t xml:space="preserve"> </w:t>
      </w:r>
      <w:r>
        <w:rPr>
          <w:spacing w:val="2"/>
        </w:rPr>
        <w:t>are</w:t>
      </w:r>
      <w:r>
        <w:rPr>
          <w:spacing w:val="9"/>
        </w:rPr>
        <w:t xml:space="preserve"> </w:t>
      </w:r>
      <w:r>
        <w:rPr>
          <w:spacing w:val="1"/>
        </w:rPr>
        <w:t>steel</w:t>
      </w:r>
      <w:r>
        <w:rPr>
          <w:spacing w:val="5"/>
        </w:rPr>
        <w:t xml:space="preserve"> </w:t>
      </w:r>
      <w:r>
        <w:t>multi-girder</w:t>
      </w:r>
      <w:r>
        <w:rPr>
          <w:spacing w:val="11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1"/>
        </w:rPr>
        <w:t>cast-in-place</w:t>
      </w:r>
      <w:r>
        <w:rPr>
          <w:spacing w:val="9"/>
        </w:rPr>
        <w:t xml:space="preserve"> </w:t>
      </w:r>
      <w:r>
        <w:rPr>
          <w:spacing w:val="1"/>
        </w:rPr>
        <w:t>deck.</w:t>
      </w:r>
      <w:r>
        <w:rPr>
          <w:spacing w:val="7"/>
        </w:rPr>
        <w:t xml:space="preserve"> </w:t>
      </w:r>
      <w:r>
        <w:rPr>
          <w:spacing w:val="3"/>
        </w:rPr>
        <w:t>There</w:t>
      </w:r>
      <w:r>
        <w:rPr>
          <w:spacing w:val="10"/>
        </w:rPr>
        <w:t xml:space="preserve"> </w:t>
      </w:r>
      <w:r>
        <w:rPr>
          <w:spacing w:val="2"/>
        </w:rPr>
        <w:t>are</w:t>
      </w:r>
      <w:r>
        <w:rPr>
          <w:spacing w:val="9"/>
        </w:rPr>
        <w:t xml:space="preserve"> </w:t>
      </w:r>
      <w:r>
        <w:rPr>
          <w:spacing w:val="-6"/>
        </w:rPr>
        <w:t>11</w:t>
      </w:r>
      <w:r>
        <w:rPr>
          <w:spacing w:val="10"/>
        </w:rPr>
        <w:t xml:space="preserve"> </w:t>
      </w:r>
      <w:r>
        <w:rPr>
          <w:spacing w:val="1"/>
        </w:rPr>
        <w:t>spans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7"/>
        </w:rPr>
        <w:t xml:space="preserve"> </w:t>
      </w:r>
      <w:r>
        <w:rPr>
          <w:spacing w:val="1"/>
        </w:rPr>
        <w:t>varying</w:t>
      </w:r>
      <w:r>
        <w:rPr>
          <w:spacing w:val="10"/>
        </w:rPr>
        <w:t xml:space="preserve"> </w:t>
      </w:r>
      <w:r>
        <w:rPr>
          <w:spacing w:val="1"/>
        </w:rPr>
        <w:t>length,</w:t>
      </w:r>
      <w:r>
        <w:rPr>
          <w:spacing w:val="7"/>
        </w:rPr>
        <w:t xml:space="preserve"> </w:t>
      </w:r>
      <w:r>
        <w:rPr>
          <w:spacing w:val="-2"/>
        </w:rPr>
        <w:t>some</w:t>
      </w:r>
      <w:r>
        <w:rPr>
          <w:spacing w:val="80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which</w:t>
      </w:r>
      <w:r>
        <w:rPr>
          <w:spacing w:val="6"/>
        </w:rPr>
        <w:t xml:space="preserve"> </w:t>
      </w:r>
      <w:r>
        <w:rPr>
          <w:spacing w:val="2"/>
        </w:rPr>
        <w:t>are</w:t>
      </w:r>
      <w:r>
        <w:rPr>
          <w:spacing w:val="5"/>
        </w:rPr>
        <w:t xml:space="preserve"> </w:t>
      </w:r>
      <w:r>
        <w:rPr>
          <w:spacing w:val="1"/>
        </w:rPr>
        <w:t>simply-supported,</w:t>
      </w:r>
      <w:r>
        <w:rPr>
          <w:spacing w:val="5"/>
        </w:rPr>
        <w:t xml:space="preserve"> </w:t>
      </w:r>
      <w:r>
        <w:rPr>
          <w:spacing w:val="-4"/>
        </w:rPr>
        <w:t>while</w:t>
      </w:r>
      <w:r>
        <w:rPr>
          <w:spacing w:val="5"/>
        </w:rPr>
        <w:t xml:space="preserve"> </w:t>
      </w:r>
      <w:r>
        <w:rPr>
          <w:spacing w:val="2"/>
        </w:rPr>
        <w:t>others</w:t>
      </w:r>
      <w:r>
        <w:rPr>
          <w:spacing w:val="3"/>
        </w:rPr>
        <w:t xml:space="preserve"> </w:t>
      </w:r>
      <w:r>
        <w:rPr>
          <w:spacing w:val="2"/>
        </w:rPr>
        <w:t>are</w:t>
      </w:r>
      <w:r>
        <w:rPr>
          <w:spacing w:val="6"/>
        </w:rPr>
        <w:t xml:space="preserve"> </w:t>
      </w:r>
      <w:r>
        <w:rPr>
          <w:spacing w:val="2"/>
        </w:rPr>
        <w:t>2-span</w:t>
      </w:r>
      <w:r>
        <w:rPr>
          <w:spacing w:val="5"/>
        </w:rPr>
        <w:t xml:space="preserve"> </w:t>
      </w:r>
      <w:r>
        <w:rPr>
          <w:spacing w:val="1"/>
        </w:rPr>
        <w:t>continuous.</w:t>
      </w:r>
      <w:r>
        <w:rPr>
          <w:spacing w:val="5"/>
        </w:rPr>
        <w:t xml:space="preserve"> </w:t>
      </w:r>
      <w:r>
        <w:t>Spans</w:t>
      </w:r>
      <w:r>
        <w:rPr>
          <w:spacing w:val="2"/>
        </w:rPr>
        <w:t xml:space="preserve"> </w:t>
      </w:r>
      <w:r>
        <w:t>1</w:t>
      </w:r>
      <w:r>
        <w:rPr>
          <w:spacing w:val="6"/>
        </w:rPr>
        <w:t xml:space="preserve"> </w:t>
      </w:r>
      <w:r>
        <w:rPr>
          <w:spacing w:val="2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11</w:t>
      </w:r>
      <w:r>
        <w:rPr>
          <w:spacing w:val="6"/>
        </w:rPr>
        <w:t xml:space="preserve"> </w:t>
      </w:r>
      <w:r>
        <w:rPr>
          <w:spacing w:val="2"/>
        </w:rPr>
        <w:t>are</w:t>
      </w:r>
      <w:r>
        <w:rPr>
          <w:spacing w:val="6"/>
        </w:rPr>
        <w:t xml:space="preserve"> </w:t>
      </w:r>
      <w:r>
        <w:rPr>
          <w:spacing w:val="-2"/>
        </w:rPr>
        <w:t>111'-8"</w:t>
      </w:r>
      <w:r>
        <w:rPr>
          <w:spacing w:val="2"/>
        </w:rPr>
        <w:t xml:space="preserve"> </w:t>
      </w:r>
      <w:r>
        <w:rPr>
          <w:spacing w:val="1"/>
        </w:rPr>
        <w:t>long,</w:t>
      </w:r>
      <w:r>
        <w:rPr>
          <w:spacing w:val="5"/>
        </w:rPr>
        <w:t xml:space="preserve"> </w:t>
      </w:r>
      <w:r>
        <w:rPr>
          <w:spacing w:val="-4"/>
        </w:rPr>
        <w:t>while</w:t>
      </w:r>
      <w:r>
        <w:rPr>
          <w:spacing w:val="5"/>
        </w:rPr>
        <w:t xml:space="preserve"> </w:t>
      </w:r>
      <w:r>
        <w:rPr>
          <w:spacing w:val="1"/>
        </w:rPr>
        <w:t>spans</w:t>
      </w:r>
      <w:r>
        <w:rPr>
          <w:spacing w:val="82"/>
        </w:rPr>
        <w:t xml:space="preserve"> </w:t>
      </w:r>
      <w:r>
        <w:t>2</w:t>
      </w:r>
      <w:r>
        <w:rPr>
          <w:spacing w:val="18"/>
        </w:rPr>
        <w:t xml:space="preserve"> </w:t>
      </w:r>
      <w:r>
        <w:rPr>
          <w:spacing w:val="2"/>
        </w:rPr>
        <w:t>through</w:t>
      </w:r>
      <w:r>
        <w:rPr>
          <w:spacing w:val="18"/>
        </w:rPr>
        <w:t xml:space="preserve"> </w:t>
      </w:r>
      <w:r>
        <w:rPr>
          <w:spacing w:val="1"/>
        </w:rPr>
        <w:t>10</w:t>
      </w:r>
      <w:r>
        <w:rPr>
          <w:spacing w:val="19"/>
        </w:rPr>
        <w:t xml:space="preserve"> </w:t>
      </w:r>
      <w:r>
        <w:rPr>
          <w:spacing w:val="2"/>
        </w:rPr>
        <w:t>are</w:t>
      </w:r>
      <w:r>
        <w:rPr>
          <w:spacing w:val="18"/>
        </w:rPr>
        <w:t xml:space="preserve"> </w:t>
      </w:r>
      <w:r>
        <w:rPr>
          <w:spacing w:val="2"/>
        </w:rPr>
        <w:t>140</w:t>
      </w:r>
      <w:r>
        <w:rPr>
          <w:spacing w:val="19"/>
        </w:rPr>
        <w:t xml:space="preserve"> </w:t>
      </w:r>
      <w:r>
        <w:rPr>
          <w:spacing w:val="1"/>
        </w:rPr>
        <w:t>feet</w:t>
      </w:r>
      <w:r>
        <w:rPr>
          <w:spacing w:val="17"/>
        </w:rPr>
        <w:t xml:space="preserve"> </w:t>
      </w:r>
      <w:r>
        <w:rPr>
          <w:spacing w:val="1"/>
        </w:rPr>
        <w:t>long.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1"/>
        </w:rPr>
        <w:t>steel</w:t>
      </w:r>
      <w:r>
        <w:rPr>
          <w:spacing w:val="14"/>
        </w:rPr>
        <w:t xml:space="preserve"> </w:t>
      </w:r>
      <w:r>
        <w:rPr>
          <w:spacing w:val="1"/>
        </w:rPr>
        <w:t>longitudinal</w:t>
      </w:r>
      <w:r>
        <w:rPr>
          <w:spacing w:val="13"/>
        </w:rPr>
        <w:t xml:space="preserve"> </w:t>
      </w:r>
      <w:r>
        <w:rPr>
          <w:spacing w:val="2"/>
        </w:rPr>
        <w:t>girders</w:t>
      </w:r>
      <w:r>
        <w:rPr>
          <w:spacing w:val="16"/>
        </w:rPr>
        <w:t xml:space="preserve"> </w:t>
      </w:r>
      <w:r>
        <w:rPr>
          <w:spacing w:val="2"/>
        </w:rPr>
        <w:t>are</w:t>
      </w:r>
      <w:r>
        <w:rPr>
          <w:spacing w:val="18"/>
        </w:rPr>
        <w:t xml:space="preserve"> </w:t>
      </w:r>
      <w:r>
        <w:rPr>
          <w:spacing w:val="2"/>
        </w:rPr>
        <w:t>supported</w:t>
      </w:r>
      <w:r>
        <w:rPr>
          <w:spacing w:val="19"/>
        </w:rPr>
        <w:t xml:space="preserve"> </w:t>
      </w:r>
      <w:r>
        <w:rPr>
          <w:spacing w:val="1"/>
        </w:rPr>
        <w:t>by</w:t>
      </w:r>
      <w:r>
        <w:rPr>
          <w:spacing w:val="15"/>
        </w:rPr>
        <w:t xml:space="preserve"> </w:t>
      </w:r>
      <w:r>
        <w:rPr>
          <w:spacing w:val="1"/>
        </w:rPr>
        <w:t>steel</w:t>
      </w:r>
      <w:r>
        <w:rPr>
          <w:spacing w:val="14"/>
        </w:rPr>
        <w:t xml:space="preserve"> </w:t>
      </w:r>
      <w:r>
        <w:rPr>
          <w:spacing w:val="1"/>
        </w:rPr>
        <w:t>box-girders</w:t>
      </w:r>
      <w:r>
        <w:rPr>
          <w:spacing w:val="15"/>
        </w:rPr>
        <w:t xml:space="preserve"> </w:t>
      </w:r>
      <w:r>
        <w:rPr>
          <w:spacing w:val="-4"/>
        </w:rPr>
        <w:t>which</w:t>
      </w:r>
      <w:r>
        <w:rPr>
          <w:spacing w:val="19"/>
        </w:rPr>
        <w:t xml:space="preserve"> </w:t>
      </w:r>
      <w:r>
        <w:rPr>
          <w:spacing w:val="2"/>
        </w:rPr>
        <w:t>rest</w:t>
      </w:r>
      <w:r>
        <w:rPr>
          <w:spacing w:val="17"/>
        </w:rPr>
        <w:t xml:space="preserve"> </w:t>
      </w:r>
      <w:r>
        <w:rPr>
          <w:spacing w:val="1"/>
        </w:rPr>
        <w:t>on</w:t>
      </w:r>
      <w:r>
        <w:rPr>
          <w:spacing w:val="72"/>
        </w:rPr>
        <w:t xml:space="preserve"> </w:t>
      </w:r>
      <w:r>
        <w:rPr>
          <w:spacing w:val="1"/>
        </w:rPr>
        <w:t>concrete piers.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10244" cy="152161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0244" cy="15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045BAF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045BAF">
          <w:headerReference w:type="default" r:id="rId9"/>
          <w:type w:val="continuous"/>
          <w:pgSz w:w="12240" w:h="15840"/>
          <w:pgMar w:top="2060" w:right="660" w:bottom="280" w:left="680" w:header="1222" w:footer="720" w:gutter="0"/>
          <w:cols w:space="720"/>
        </w:sectPr>
      </w:pPr>
    </w:p>
    <w:p w:rsidR="00045BAF" w:rsidRDefault="003B7BE8">
      <w:pPr>
        <w:pStyle w:val="BodyText"/>
        <w:spacing w:before="48" w:line="298" w:lineRule="auto"/>
        <w:ind w:left="105" w:right="101"/>
        <w:jc w:val="both"/>
        <w:rPr>
          <w:rFonts w:cs="Arial"/>
        </w:rPr>
      </w:pPr>
      <w:r>
        <w:rPr>
          <w:spacing w:val="3"/>
        </w:rPr>
        <w:lastRenderedPageBreak/>
        <w:t>The</w:t>
      </w:r>
      <w:r>
        <w:rPr>
          <w:spacing w:val="24"/>
        </w:rPr>
        <w:t xml:space="preserve"> </w:t>
      </w:r>
      <w:r>
        <w:rPr>
          <w:spacing w:val="1"/>
        </w:rPr>
        <w:t>concrete</w:t>
      </w:r>
      <w:r>
        <w:rPr>
          <w:spacing w:val="24"/>
        </w:rPr>
        <w:t xml:space="preserve"> </w:t>
      </w:r>
      <w:r>
        <w:rPr>
          <w:spacing w:val="1"/>
        </w:rPr>
        <w:t>piers</w:t>
      </w:r>
      <w:r>
        <w:rPr>
          <w:spacing w:val="20"/>
        </w:rPr>
        <w:t xml:space="preserve"> </w:t>
      </w:r>
      <w:r>
        <w:rPr>
          <w:spacing w:val="2"/>
        </w:rPr>
        <w:t>and</w:t>
      </w:r>
      <w:r>
        <w:rPr>
          <w:spacing w:val="25"/>
        </w:rPr>
        <w:t xml:space="preserve"> </w:t>
      </w:r>
      <w:r>
        <w:t>abutments</w:t>
      </w:r>
      <w:r>
        <w:rPr>
          <w:spacing w:val="20"/>
        </w:rPr>
        <w:t xml:space="preserve"> </w:t>
      </w:r>
      <w:r>
        <w:rPr>
          <w:spacing w:val="-3"/>
        </w:rPr>
        <w:t>were</w:t>
      </w:r>
      <w:r>
        <w:rPr>
          <w:spacing w:val="24"/>
        </w:rPr>
        <w:t xml:space="preserve"> </w:t>
      </w:r>
      <w:r>
        <w:rPr>
          <w:spacing w:val="1"/>
        </w:rPr>
        <w:t>constructed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2"/>
        </w:rPr>
        <w:t>1952</w:t>
      </w:r>
      <w:r>
        <w:rPr>
          <w:spacing w:val="24"/>
        </w:rPr>
        <w:t xml:space="preserve"> </w:t>
      </w:r>
      <w:r>
        <w:rPr>
          <w:spacing w:val="2"/>
        </w:rPr>
        <w:t>and</w:t>
      </w:r>
      <w:r>
        <w:rPr>
          <w:spacing w:val="25"/>
        </w:rPr>
        <w:t xml:space="preserve"> </w:t>
      </w:r>
      <w:r>
        <w:rPr>
          <w:spacing w:val="2"/>
        </w:rPr>
        <w:t>are</w:t>
      </w:r>
      <w:r>
        <w:rPr>
          <w:spacing w:val="24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rPr>
          <w:spacing w:val="1"/>
        </w:rPr>
        <w:t>that</w:t>
      </w:r>
      <w:r>
        <w:rPr>
          <w:spacing w:val="22"/>
        </w:rPr>
        <w:t xml:space="preserve"> </w:t>
      </w:r>
      <w:r>
        <w:t>remain</w:t>
      </w:r>
      <w:del w:id="6" w:author="John Braley" w:date="2018-09-28T13:21:00Z">
        <w:r w:rsidDel="004C04E4">
          <w:delText>s</w:delText>
        </w:r>
      </w:del>
      <w:r>
        <w:rPr>
          <w:spacing w:val="21"/>
        </w:rPr>
        <w:t xml:space="preserve"> </w:t>
      </w:r>
      <w:r>
        <w:rPr>
          <w:spacing w:val="1"/>
        </w:rPr>
        <w:t>of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original</w:t>
      </w:r>
      <w:r>
        <w:rPr>
          <w:spacing w:val="20"/>
        </w:rPr>
        <w:t xml:space="preserve"> </w:t>
      </w:r>
      <w:r>
        <w:rPr>
          <w:spacing w:val="2"/>
        </w:rPr>
        <w:t>structure.</w:t>
      </w:r>
      <w:r>
        <w:rPr>
          <w:spacing w:val="92"/>
          <w:w w:val="99"/>
        </w:rPr>
        <w:t xml:space="preserve"> </w:t>
      </w:r>
      <w:r>
        <w:rPr>
          <w:spacing w:val="3"/>
        </w:rPr>
        <w:t>They</w:t>
      </w:r>
      <w:r>
        <w:rPr>
          <w:spacing w:val="15"/>
        </w:rPr>
        <w:t xml:space="preserve"> </w:t>
      </w:r>
      <w:r>
        <w:rPr>
          <w:spacing w:val="2"/>
        </w:rPr>
        <w:t>are</w:t>
      </w:r>
      <w:r>
        <w:rPr>
          <w:spacing w:val="18"/>
        </w:rPr>
        <w:t xml:space="preserve"> </w:t>
      </w:r>
      <w:r>
        <w:rPr>
          <w:spacing w:val="2"/>
        </w:rPr>
        <w:t>supported</w:t>
      </w:r>
      <w:r>
        <w:rPr>
          <w:spacing w:val="19"/>
        </w:rPr>
        <w:t xml:space="preserve"> </w:t>
      </w:r>
      <w:r>
        <w:rPr>
          <w:spacing w:val="1"/>
        </w:rPr>
        <w:t>by</w:t>
      </w:r>
      <w:r>
        <w:rPr>
          <w:spacing w:val="15"/>
        </w:rPr>
        <w:t xml:space="preserve"> </w:t>
      </w:r>
      <w:r>
        <w:rPr>
          <w:spacing w:val="1"/>
        </w:rPr>
        <w:t>driven</w:t>
      </w:r>
      <w:r>
        <w:rPr>
          <w:spacing w:val="19"/>
        </w:rPr>
        <w:t xml:space="preserve"> </w:t>
      </w:r>
      <w:r>
        <w:t>piles.</w:t>
      </w:r>
      <w:r>
        <w:rPr>
          <w:spacing w:val="17"/>
        </w:rPr>
        <w:t xml:space="preserve"> </w:t>
      </w:r>
      <w:r>
        <w:rPr>
          <w:spacing w:val="-1"/>
        </w:rPr>
        <w:t>Elastomeric</w:t>
      </w:r>
      <w:r>
        <w:rPr>
          <w:spacing w:val="15"/>
        </w:rPr>
        <w:t xml:space="preserve"> </w:t>
      </w:r>
      <w:r>
        <w:rPr>
          <w:spacing w:val="2"/>
        </w:rPr>
        <w:t>bearing</w:t>
      </w:r>
      <w:r>
        <w:rPr>
          <w:spacing w:val="19"/>
        </w:rPr>
        <w:t xml:space="preserve"> </w:t>
      </w:r>
      <w:r>
        <w:rPr>
          <w:spacing w:val="2"/>
        </w:rPr>
        <w:t>pads</w:t>
      </w:r>
      <w:r>
        <w:rPr>
          <w:spacing w:val="15"/>
        </w:rPr>
        <w:t xml:space="preserve"> </w:t>
      </w:r>
      <w:r>
        <w:rPr>
          <w:spacing w:val="2"/>
        </w:rPr>
        <w:t>are</w:t>
      </w:r>
      <w:r>
        <w:rPr>
          <w:spacing w:val="19"/>
        </w:rPr>
        <w:t xml:space="preserve"> </w:t>
      </w:r>
      <w:r>
        <w:t>installed</w:t>
      </w:r>
      <w:r>
        <w:rPr>
          <w:spacing w:val="18"/>
        </w:rPr>
        <w:t xml:space="preserve"> </w:t>
      </w:r>
      <w:r>
        <w:rPr>
          <w:spacing w:val="1"/>
        </w:rPr>
        <w:t>on</w:t>
      </w:r>
      <w:r>
        <w:rPr>
          <w:spacing w:val="19"/>
        </w:rPr>
        <w:t xml:space="preserve"> </w:t>
      </w:r>
      <w:r>
        <w:rPr>
          <w:spacing w:val="1"/>
        </w:rPr>
        <w:t>top</w:t>
      </w:r>
      <w:r>
        <w:rPr>
          <w:spacing w:val="18"/>
        </w:rPr>
        <w:t xml:space="preserve"> </w:t>
      </w:r>
      <w:r>
        <w:rPr>
          <w:spacing w:val="1"/>
        </w:rPr>
        <w:t>of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9"/>
        </w:rPr>
        <w:t xml:space="preserve"> </w:t>
      </w:r>
      <w:r>
        <w:rPr>
          <w:spacing w:val="1"/>
        </w:rPr>
        <w:t>piers</w:t>
      </w:r>
      <w:r>
        <w:rPr>
          <w:spacing w:val="15"/>
        </w:rPr>
        <w:t xml:space="preserve"> </w:t>
      </w:r>
      <w:r>
        <w:rPr>
          <w:spacing w:val="2"/>
        </w:rPr>
        <w:t>and</w:t>
      </w:r>
      <w:r>
        <w:rPr>
          <w:spacing w:val="19"/>
        </w:rPr>
        <w:t xml:space="preserve"> </w:t>
      </w:r>
      <w:r>
        <w:rPr>
          <w:spacing w:val="2"/>
        </w:rPr>
        <w:t>support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74"/>
        </w:rPr>
        <w:t xml:space="preserve"> </w:t>
      </w:r>
      <w:r>
        <w:rPr>
          <w:spacing w:val="2"/>
        </w:rPr>
        <w:t>transverse</w:t>
      </w:r>
      <w:r>
        <w:rPr>
          <w:spacing w:val="40"/>
        </w:rPr>
        <w:t xml:space="preserve"> </w:t>
      </w:r>
      <w:r>
        <w:rPr>
          <w:spacing w:val="2"/>
        </w:rPr>
        <w:t>box</w:t>
      </w:r>
      <w:r>
        <w:rPr>
          <w:spacing w:val="24"/>
        </w:rPr>
        <w:t xml:space="preserve"> </w:t>
      </w:r>
      <w:r>
        <w:rPr>
          <w:spacing w:val="2"/>
        </w:rPr>
        <w:t>girders.</w:t>
      </w:r>
      <w:r>
        <w:rPr>
          <w:spacing w:val="40"/>
        </w:rPr>
        <w:t xml:space="preserve"> </w:t>
      </w:r>
      <w:r>
        <w:t>Rocker</w:t>
      </w:r>
      <w:r>
        <w:rPr>
          <w:spacing w:val="43"/>
        </w:rPr>
        <w:t xml:space="preserve"> </w:t>
      </w:r>
      <w:r>
        <w:rPr>
          <w:spacing w:val="2"/>
        </w:rPr>
        <w:t>bearings</w:t>
      </w:r>
      <w:r>
        <w:rPr>
          <w:spacing w:val="38"/>
        </w:rPr>
        <w:t xml:space="preserve"> </w:t>
      </w:r>
      <w:r>
        <w:rPr>
          <w:spacing w:val="1"/>
        </w:rPr>
        <w:t>or</w:t>
      </w:r>
      <w:r>
        <w:rPr>
          <w:spacing w:val="42"/>
        </w:rPr>
        <w:t xml:space="preserve"> </w:t>
      </w:r>
      <w:r>
        <w:rPr>
          <w:spacing w:val="1"/>
        </w:rPr>
        <w:t>pedestals</w:t>
      </w:r>
      <w:r>
        <w:rPr>
          <w:spacing w:val="38"/>
        </w:rPr>
        <w:t xml:space="preserve"> </w:t>
      </w:r>
      <w:r>
        <w:rPr>
          <w:spacing w:val="2"/>
        </w:rPr>
        <w:t>are</w:t>
      </w:r>
      <w:r>
        <w:rPr>
          <w:spacing w:val="41"/>
        </w:rPr>
        <w:t xml:space="preserve"> </w:t>
      </w:r>
      <w:r>
        <w:t>installed</w:t>
      </w:r>
      <w:r>
        <w:rPr>
          <w:spacing w:val="41"/>
        </w:rPr>
        <w:t xml:space="preserve"> </w:t>
      </w:r>
      <w:r>
        <w:rPr>
          <w:spacing w:val="-1"/>
        </w:rPr>
        <w:t>between</w:t>
      </w:r>
      <w:r>
        <w:rPr>
          <w:spacing w:val="41"/>
        </w:rPr>
        <w:t xml:space="preserve"> </w:t>
      </w:r>
      <w:r>
        <w:rPr>
          <w:spacing w:val="1"/>
        </w:rPr>
        <w:t>the</w:t>
      </w:r>
      <w:r>
        <w:rPr>
          <w:spacing w:val="41"/>
        </w:rPr>
        <w:t xml:space="preserve"> </w:t>
      </w:r>
      <w:r>
        <w:rPr>
          <w:spacing w:val="2"/>
        </w:rPr>
        <w:t>box</w:t>
      </w:r>
      <w:r>
        <w:rPr>
          <w:spacing w:val="23"/>
        </w:rPr>
        <w:t xml:space="preserve"> </w:t>
      </w:r>
      <w:r>
        <w:rPr>
          <w:spacing w:val="2"/>
        </w:rPr>
        <w:t>girders</w:t>
      </w:r>
      <w:r>
        <w:rPr>
          <w:spacing w:val="38"/>
        </w:rPr>
        <w:t xml:space="preserve"> </w:t>
      </w:r>
      <w:r>
        <w:rPr>
          <w:spacing w:val="2"/>
        </w:rPr>
        <w:t>and</w:t>
      </w:r>
      <w:r>
        <w:rPr>
          <w:spacing w:val="41"/>
        </w:rPr>
        <w:t xml:space="preserve"> </w:t>
      </w:r>
      <w:r>
        <w:rPr>
          <w:spacing w:val="1"/>
        </w:rPr>
        <w:t>longitudinal</w:t>
      </w:r>
      <w:r>
        <w:rPr>
          <w:spacing w:val="60"/>
        </w:rPr>
        <w:t xml:space="preserve"> </w:t>
      </w:r>
      <w:r>
        <w:rPr>
          <w:spacing w:val="2"/>
        </w:rPr>
        <w:t>girders</w:t>
      </w:r>
      <w:r>
        <w:rPr>
          <w:spacing w:val="52"/>
        </w:rPr>
        <w:t xml:space="preserve"> </w:t>
      </w:r>
      <w:r>
        <w:rPr>
          <w:spacing w:val="1"/>
        </w:rPr>
        <w:t>at</w:t>
      </w:r>
      <w:r>
        <w:rPr>
          <w:spacing w:val="54"/>
        </w:rPr>
        <w:t xml:space="preserve"> </w:t>
      </w:r>
      <w:r>
        <w:rPr>
          <w:spacing w:val="1"/>
        </w:rPr>
        <w:t>those</w:t>
      </w:r>
      <w:r>
        <w:rPr>
          <w:spacing w:val="56"/>
        </w:rPr>
        <w:t xml:space="preserve"> </w:t>
      </w:r>
      <w:r>
        <w:rPr>
          <w:spacing w:val="1"/>
        </w:rPr>
        <w:t>locations</w:t>
      </w:r>
      <w:r>
        <w:rPr>
          <w:spacing w:val="52"/>
        </w:rPr>
        <w:t xml:space="preserve"> </w:t>
      </w:r>
      <w:r>
        <w:rPr>
          <w:spacing w:val="-4"/>
        </w:rPr>
        <w:t>which</w:t>
      </w:r>
      <w:r>
        <w:rPr>
          <w:spacing w:val="56"/>
        </w:rPr>
        <w:t xml:space="preserve"> </w:t>
      </w:r>
      <w:r>
        <w:rPr>
          <w:spacing w:val="2"/>
        </w:rPr>
        <w:t>are</w:t>
      </w:r>
      <w:r>
        <w:rPr>
          <w:spacing w:val="56"/>
        </w:rPr>
        <w:t xml:space="preserve"> </w:t>
      </w:r>
      <w:r>
        <w:rPr>
          <w:spacing w:val="-1"/>
        </w:rPr>
        <w:t>in</w:t>
      </w:r>
      <w:r>
        <w:rPr>
          <w:spacing w:val="56"/>
        </w:rPr>
        <w:t xml:space="preserve"> </w:t>
      </w:r>
      <w:r>
        <w:rPr>
          <w:spacing w:val="1"/>
        </w:rPr>
        <w:t>the</w:t>
      </w:r>
      <w:r>
        <w:rPr>
          <w:spacing w:val="55"/>
        </w:rPr>
        <w:t xml:space="preserve"> </w:t>
      </w:r>
      <w:r>
        <w:rPr>
          <w:spacing w:val="1"/>
        </w:rPr>
        <w:t>center</w:t>
      </w:r>
      <w:del w:id="7" w:author="John Braley" w:date="2018-09-28T13:21:00Z">
        <w:r w:rsidDel="004C04E4">
          <w:delText xml:space="preserve"> </w:delText>
        </w:r>
      </w:del>
      <w:r>
        <w:t xml:space="preserve"> </w:t>
      </w:r>
      <w:r>
        <w:rPr>
          <w:spacing w:val="1"/>
        </w:rPr>
        <w:t>of</w:t>
      </w:r>
      <w:r>
        <w:rPr>
          <w:spacing w:val="53"/>
        </w:rPr>
        <w:t xml:space="preserve"> </w:t>
      </w:r>
      <w:r>
        <w:rPr>
          <w:spacing w:val="1"/>
        </w:rPr>
        <w:t>continuous</w:t>
      </w:r>
      <w:r>
        <w:rPr>
          <w:spacing w:val="53"/>
        </w:rPr>
        <w:t xml:space="preserve"> </w:t>
      </w:r>
      <w:r>
        <w:rPr>
          <w:spacing w:val="1"/>
        </w:rPr>
        <w:t>spans.</w:t>
      </w:r>
      <w:r>
        <w:rPr>
          <w:spacing w:val="54"/>
        </w:rPr>
        <w:t xml:space="preserve"> </w:t>
      </w:r>
      <w:r>
        <w:rPr>
          <w:spacing w:val="-1"/>
        </w:rPr>
        <w:t>Elastomeric</w:t>
      </w:r>
      <w:r>
        <w:rPr>
          <w:spacing w:val="52"/>
        </w:rPr>
        <w:t xml:space="preserve"> </w:t>
      </w:r>
      <w:r>
        <w:rPr>
          <w:spacing w:val="2"/>
        </w:rPr>
        <w:t>bearings</w:t>
      </w:r>
      <w:r>
        <w:rPr>
          <w:spacing w:val="53"/>
        </w:rPr>
        <w:t xml:space="preserve"> </w:t>
      </w:r>
      <w:r>
        <w:rPr>
          <w:spacing w:val="2"/>
        </w:rPr>
        <w:t>are</w:t>
      </w:r>
      <w:r>
        <w:rPr>
          <w:spacing w:val="56"/>
        </w:rPr>
        <w:t xml:space="preserve"> </w:t>
      </w:r>
      <w:r>
        <w:t>installed</w:t>
      </w:r>
      <w:r>
        <w:rPr>
          <w:spacing w:val="84"/>
        </w:rPr>
        <w:t xml:space="preserve"> </w:t>
      </w:r>
      <w:r>
        <w:rPr>
          <w:spacing w:val="-1"/>
        </w:rPr>
        <w:t>between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box</w:t>
      </w:r>
      <w:r>
        <w:rPr>
          <w:spacing w:val="-14"/>
        </w:rPr>
        <w:t xml:space="preserve"> </w:t>
      </w:r>
      <w:r>
        <w:rPr>
          <w:spacing w:val="2"/>
        </w:rPr>
        <w:t>girder</w:t>
      </w:r>
      <w:r>
        <w:rPr>
          <w:spacing w:val="5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longitudinal</w:t>
      </w:r>
      <w:r>
        <w:rPr>
          <w:spacing w:val="-1"/>
        </w:rPr>
        <w:t xml:space="preserve"> </w:t>
      </w:r>
      <w:r>
        <w:rPr>
          <w:spacing w:val="2"/>
        </w:rPr>
        <w:t>girders</w:t>
      </w:r>
      <w:r>
        <w:t xml:space="preserve"> </w:t>
      </w:r>
      <w:r>
        <w:rPr>
          <w:spacing w:val="1"/>
        </w:rPr>
        <w:t>at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t>remaining</w:t>
      </w:r>
      <w:r>
        <w:rPr>
          <w:spacing w:val="4"/>
        </w:rPr>
        <w:t xml:space="preserve"> </w:t>
      </w:r>
      <w:r>
        <w:t>locations.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52046" cy="264375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046" cy="26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34"/>
        <w:ind w:left="105"/>
        <w:jc w:val="both"/>
        <w:rPr>
          <w:rFonts w:cs="Arial"/>
        </w:rPr>
      </w:pPr>
      <w:r>
        <w:rPr>
          <w:spacing w:val="3"/>
        </w:rPr>
        <w:t xml:space="preserve">The </w:t>
      </w:r>
      <w:r>
        <w:rPr>
          <w:spacing w:val="2"/>
        </w:rPr>
        <w:t>bridge</w:t>
      </w:r>
      <w:r>
        <w:rPr>
          <w:spacing w:val="4"/>
        </w:rPr>
        <w:t xml:space="preserve"> </w:t>
      </w:r>
      <w:r>
        <w:rPr>
          <w:spacing w:val="2"/>
        </w:rPr>
        <w:t>appears</w:t>
      </w:r>
      <w: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2"/>
        </w:rPr>
        <w:t>good</w:t>
      </w:r>
      <w:r>
        <w:rPr>
          <w:spacing w:val="4"/>
        </w:rPr>
        <w:t xml:space="preserve"> </w:t>
      </w:r>
      <w:r>
        <w:rPr>
          <w:spacing w:val="1"/>
        </w:rPr>
        <w:t>condition</w:t>
      </w:r>
      <w:r>
        <w:rPr>
          <w:spacing w:val="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4"/>
        </w:rPr>
        <w:t xml:space="preserve"> </w:t>
      </w:r>
      <w:r>
        <w:rPr>
          <w:spacing w:val="1"/>
        </w:rPr>
        <w:t>no</w:t>
      </w:r>
      <w:r>
        <w:rPr>
          <w:spacing w:val="3"/>
        </w:rPr>
        <w:t xml:space="preserve"> </w:t>
      </w:r>
      <w:r>
        <w:t>significant</w:t>
      </w:r>
      <w:r>
        <w:rPr>
          <w:spacing w:val="3"/>
        </w:rPr>
        <w:t xml:space="preserve"> </w:t>
      </w:r>
      <w:r>
        <w:rPr>
          <w:spacing w:val="1"/>
        </w:rPr>
        <w:t>corrosion</w:t>
      </w:r>
      <w:r>
        <w:rPr>
          <w:spacing w:val="4"/>
        </w:rPr>
        <w:t xml:space="preserve"> </w:t>
      </w:r>
      <w:r>
        <w:rPr>
          <w:spacing w:val="1"/>
        </w:rPr>
        <w:t>or</w:t>
      </w:r>
      <w:r>
        <w:rPr>
          <w:spacing w:val="5"/>
        </w:rPr>
        <w:t xml:space="preserve"> </w:t>
      </w:r>
      <w:r>
        <w:rPr>
          <w:spacing w:val="2"/>
        </w:rPr>
        <w:t>deterioration.</w:t>
      </w:r>
    </w:p>
    <w:p w:rsidR="00045BAF" w:rsidRDefault="00045BAF">
      <w:pPr>
        <w:jc w:val="both"/>
        <w:rPr>
          <w:rFonts w:ascii="Arial" w:eastAsia="Arial" w:hAnsi="Arial" w:cs="Arial"/>
        </w:rPr>
        <w:sectPr w:rsidR="00045BAF">
          <w:headerReference w:type="even" r:id="rId11"/>
          <w:pgSz w:w="12240" w:h="15840"/>
          <w:pgMar w:top="560" w:right="680" w:bottom="280" w:left="700" w:header="0" w:footer="0" w:gutter="0"/>
          <w:cols w:space="720"/>
        </w:sectPr>
      </w:pPr>
    </w:p>
    <w:p w:rsidR="00045BAF" w:rsidRDefault="00045BAF">
      <w:pPr>
        <w:rPr>
          <w:rFonts w:ascii="Arial" w:eastAsia="Arial" w:hAnsi="Arial" w:cs="Arial"/>
          <w:b/>
          <w:bCs/>
          <w:sz w:val="20"/>
          <w:szCs w:val="20"/>
        </w:rPr>
      </w:pPr>
    </w:p>
    <w:p w:rsidR="00045BAF" w:rsidRDefault="00045BAF">
      <w:pPr>
        <w:spacing w:before="5"/>
        <w:rPr>
          <w:rFonts w:ascii="Arial" w:eastAsia="Arial" w:hAnsi="Arial" w:cs="Arial"/>
          <w:b/>
          <w:bCs/>
          <w:sz w:val="16"/>
          <w:szCs w:val="16"/>
        </w:rPr>
      </w:pPr>
    </w:p>
    <w:p w:rsidR="00045BAF" w:rsidRDefault="00045BAF">
      <w:pPr>
        <w:rPr>
          <w:rFonts w:ascii="Arial" w:eastAsia="Arial" w:hAnsi="Arial" w:cs="Arial"/>
          <w:sz w:val="16"/>
          <w:szCs w:val="16"/>
        </w:rPr>
        <w:sectPr w:rsidR="00045BAF">
          <w:headerReference w:type="default" r:id="rId12"/>
          <w:pgSz w:w="12240" w:h="15840"/>
          <w:pgMar w:top="2060" w:right="660" w:bottom="280" w:left="680" w:header="1222" w:footer="0" w:gutter="0"/>
          <w:cols w:space="720"/>
        </w:sectPr>
      </w:pPr>
    </w:p>
    <w:p w:rsidR="00045BAF" w:rsidRDefault="003B7BE8">
      <w:pPr>
        <w:pStyle w:val="BodyText"/>
        <w:ind w:left="365"/>
        <w:rPr>
          <w:rFonts w:cs="Arial"/>
        </w:rPr>
      </w:pPr>
      <w:bookmarkStart w:id="8" w:name="I76_2"/>
      <w:bookmarkEnd w:id="8"/>
      <w:r>
        <w:lastRenderedPageBreak/>
        <w:t>Bridge</w:t>
      </w:r>
      <w:r>
        <w:rPr>
          <w:spacing w:val="-1"/>
        </w:rPr>
        <w:t xml:space="preserve"> </w:t>
      </w:r>
      <w:r>
        <w:t>Introduction</w:t>
      </w:r>
    </w:p>
    <w:p w:rsidR="00045BAF" w:rsidRDefault="003B7BE8">
      <w:pPr>
        <w:pStyle w:val="BodyText"/>
        <w:ind w:left="365"/>
        <w:rPr>
          <w:rFonts w:cs="Arial"/>
        </w:rPr>
      </w:pPr>
      <w:r>
        <w:br w:type="column"/>
      </w:r>
      <w:r>
        <w:lastRenderedPageBreak/>
        <w:t xml:space="preserve">Results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045BAF" w:rsidRDefault="00045BAF">
      <w:pPr>
        <w:rPr>
          <w:rFonts w:ascii="Arial" w:eastAsia="Arial" w:hAnsi="Arial" w:cs="Arial"/>
        </w:rPr>
        <w:sectPr w:rsidR="00045BAF">
          <w:type w:val="continuous"/>
          <w:pgSz w:w="12240" w:h="15840"/>
          <w:pgMar w:top="2060" w:right="660" w:bottom="280" w:left="680" w:header="720" w:footer="720" w:gutter="0"/>
          <w:cols w:num="2" w:space="720" w:equalWidth="0">
            <w:col w:w="2147" w:space="3223"/>
            <w:col w:w="5530"/>
          </w:cols>
        </w:sectPr>
      </w:pPr>
    </w:p>
    <w:p w:rsidR="00045BAF" w:rsidRDefault="00045BAF">
      <w:pPr>
        <w:spacing w:before="1"/>
        <w:rPr>
          <w:rFonts w:ascii="Arial" w:eastAsia="Arial" w:hAnsi="Arial" w:cs="Arial"/>
          <w:sz w:val="26"/>
          <w:szCs w:val="26"/>
        </w:rPr>
      </w:pPr>
    </w:p>
    <w:p w:rsidR="00045BAF" w:rsidRDefault="003B7BE8">
      <w:pPr>
        <w:pStyle w:val="BodyText"/>
        <w:ind w:left="365"/>
        <w:rPr>
          <w:rFonts w:cs="Arial"/>
        </w:rPr>
      </w:pPr>
      <w:r>
        <w:pict>
          <v:group id="_x0000_s1078" style="position:absolute;left:0;text-align:left;margin-left:154.95pt;margin-top:-36.8pt;width:152.35pt;height:32.35pt;z-index:1144;mso-position-horizontal-relative:page" coordorigin="3099,-736" coordsize="3047,647">
            <v:group id="_x0000_s1084" style="position:absolute;left:3118;top:-721;width:3006;height:2" coordorigin="3118,-721" coordsize="3006,2">
              <v:shape id="_x0000_s1085" style="position:absolute;left:3118;top:-721;width:3006;height:2" coordorigin="3118,-721" coordsize="3006,0" path="m3118,-721r3005,e" filled="f" strokecolor="#ddd" strokeweight=".53233mm">
                <v:path arrowok="t"/>
              </v:shape>
            </v:group>
            <v:group id="_x0000_s1082" style="position:absolute;left:6131;top:-718;width:2;height:614" coordorigin="6131,-718" coordsize="2,614">
              <v:shape id="_x0000_s1083" style="position:absolute;left:6131;top:-718;width:2;height:614" coordorigin="6131,-718" coordsize="0,614" path="m6131,-718r,613e" filled="f" strokecolor="#ddd" strokeweight=".54572mm">
                <v:path arrowok="t"/>
              </v:shape>
            </v:group>
            <v:group id="_x0000_s1079" style="position:absolute;left:3114;top:-713;width:2;height:608" coordorigin="3114,-713" coordsize="2,608">
              <v:shape id="_x0000_s1081" style="position:absolute;left:3114;top:-713;width:2;height:608" coordorigin="3114,-713" coordsize="0,608" path="m3114,-713r,608e" filled="f" strokecolor="#ddd" strokeweight=".54572mm">
                <v:path arrowok="t"/>
              </v:shape>
              <v:shape id="_x0000_s1080" type="#_x0000_t202" style="position:absolute;left:3114;top:-721;width:3017;height:616" filled="f" stroked="f">
                <v:textbox inset="0,0,0,0">
                  <w:txbxContent>
                    <w:p w:rsidR="00045BAF" w:rsidRDefault="003B7BE8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pacing w:val="-25"/>
                          <w:sz w:val="21"/>
                        </w:rPr>
                        <w:t>T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e</w:t>
                      </w:r>
                      <w:r>
                        <w:rPr>
                          <w:rFonts w:ascii="Arial"/>
                          <w:sz w:val="21"/>
                        </w:rPr>
                        <w:t>c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hno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>l</w:t>
                      </w:r>
                      <w:r>
                        <w:rPr>
                          <w:rFonts w:ascii="Arial"/>
                          <w:spacing w:val="3"/>
                          <w:sz w:val="21"/>
                        </w:rPr>
                        <w:t>og</w:t>
                      </w:r>
                      <w:r>
                        <w:rPr>
                          <w:rFonts w:ascii="Arial"/>
                          <w:sz w:val="21"/>
                        </w:rPr>
                        <w:t>y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 xml:space="preserve"> Implementation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045BAF" w:rsidRDefault="00045BAF">
      <w:pPr>
        <w:spacing w:before="7"/>
        <w:rPr>
          <w:rFonts w:ascii="Arial" w:eastAsia="Arial" w:hAnsi="Arial" w:cs="Arial"/>
          <w:sz w:val="15"/>
          <w:szCs w:val="15"/>
        </w:rPr>
      </w:pPr>
    </w:p>
    <w:p w:rsidR="00045BAF" w:rsidRDefault="003B7BE8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75" style="width:533.35pt;height:.85pt;mso-position-horizontal-relative:char;mso-position-vertical-relative:line" coordsize="10667,17">
            <v:group id="_x0000_s1076" style="position:absolute;left:9;top:9;width:10650;height:2" coordorigin="9,9" coordsize="10650,2">
              <v:shape id="_x0000_s1077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045BAF" w:rsidRDefault="00045BAF">
      <w:pPr>
        <w:spacing w:before="9"/>
        <w:rPr>
          <w:rFonts w:ascii="Arial" w:eastAsia="Arial" w:hAnsi="Arial" w:cs="Arial"/>
          <w:sz w:val="19"/>
          <w:szCs w:val="19"/>
        </w:rPr>
      </w:pPr>
    </w:p>
    <w:p w:rsidR="00045BAF" w:rsidRDefault="003B7BE8">
      <w:pPr>
        <w:pStyle w:val="Heading2"/>
        <w:jc w:val="both"/>
        <w:rPr>
          <w:rFonts w:cs="Arial"/>
        </w:rPr>
      </w:pPr>
      <w:r>
        <w:rPr>
          <w:spacing w:val="-1"/>
        </w:rPr>
        <w:t>E</w:t>
      </w:r>
      <w:r>
        <w:rPr>
          <w:spacing w:val="-15"/>
        </w:rPr>
        <w:t>x</w:t>
      </w:r>
      <w:r>
        <w:t>c</w:t>
      </w:r>
      <w:r>
        <w:rPr>
          <w:spacing w:val="-11"/>
        </w:rPr>
        <w:t>e</w:t>
      </w:r>
      <w:r>
        <w:t>ss</w:t>
      </w:r>
      <w:r>
        <w:rPr>
          <w:spacing w:val="5"/>
        </w:rPr>
        <w:t>i</w:t>
      </w:r>
      <w:r>
        <w:t>ve</w:t>
      </w:r>
      <w:r>
        <w:rPr>
          <w:spacing w:val="-19"/>
        </w:rPr>
        <w:t xml:space="preserve"> </w:t>
      </w:r>
      <w:r>
        <w:rPr>
          <w:spacing w:val="-32"/>
        </w:rPr>
        <w:t>V</w:t>
      </w:r>
      <w:r>
        <w:rPr>
          <w:spacing w:val="5"/>
        </w:rPr>
        <w:t>i</w:t>
      </w:r>
      <w:r>
        <w:rPr>
          <w:spacing w:val="4"/>
        </w:rPr>
        <w:t>b</w:t>
      </w:r>
      <w:r>
        <w:t>r</w:t>
      </w:r>
      <w:r>
        <w:rPr>
          <w:spacing w:val="-11"/>
        </w:rPr>
        <w:t>a</w:t>
      </w:r>
      <w:r>
        <w:rPr>
          <w:spacing w:val="-7"/>
        </w:rPr>
        <w:t>t</w:t>
      </w:r>
      <w:r>
        <w:rPr>
          <w:spacing w:val="5"/>
        </w:rPr>
        <w:t>i</w:t>
      </w:r>
      <w:r>
        <w:rPr>
          <w:spacing w:val="-11"/>
        </w:rPr>
        <w:t>o</w:t>
      </w:r>
      <w:r>
        <w:rPr>
          <w:spacing w:val="4"/>
        </w:rPr>
        <w:t>n</w:t>
      </w:r>
      <w:r>
        <w:t>s:</w:t>
      </w:r>
      <w:r>
        <w:rPr>
          <w:spacing w:val="-14"/>
        </w:rPr>
        <w:t xml:space="preserve"> </w:t>
      </w:r>
      <w:r>
        <w:rPr>
          <w:spacing w:val="-22"/>
        </w:rPr>
        <w:t>I</w:t>
      </w:r>
      <w:r>
        <w:t>-</w:t>
      </w:r>
      <w:r>
        <w:rPr>
          <w:spacing w:val="4"/>
        </w:rPr>
        <w:t>7</w:t>
      </w:r>
      <w:r>
        <w:t>6</w:t>
      </w:r>
      <w:r>
        <w:rPr>
          <w:spacing w:val="-5"/>
        </w:rPr>
        <w:t xml:space="preserve"> </w:t>
      </w:r>
      <w:r>
        <w:rPr>
          <w:spacing w:val="5"/>
        </w:rPr>
        <w:t>C</w:t>
      </w:r>
      <w:r>
        <w:rPr>
          <w:spacing w:val="-11"/>
        </w:rPr>
        <w:t>a</w:t>
      </w:r>
      <w:r>
        <w:t>se</w:t>
      </w:r>
      <w:r>
        <w:rPr>
          <w:spacing w:val="-19"/>
        </w:rPr>
        <w:t xml:space="preserve"> </w:t>
      </w:r>
      <w:r>
        <w:rPr>
          <w:spacing w:val="-1"/>
        </w:rPr>
        <w:t>S</w:t>
      </w:r>
      <w:r>
        <w:rPr>
          <w:spacing w:val="-7"/>
        </w:rPr>
        <w:t>t</w:t>
      </w:r>
      <w:r>
        <w:rPr>
          <w:spacing w:val="4"/>
        </w:rPr>
        <w:t>ud</w:t>
      </w:r>
      <w:r>
        <w:t>y</w:t>
      </w:r>
    </w:p>
    <w:p w:rsidR="00045BAF" w:rsidRDefault="003B7BE8">
      <w:pPr>
        <w:pStyle w:val="Heading3"/>
        <w:jc w:val="both"/>
      </w:pPr>
      <w:r>
        <w:rPr>
          <w:spacing w:val="-56"/>
        </w:rPr>
        <w:t>T</w:t>
      </w:r>
      <w:r>
        <w:rPr>
          <w:spacing w:val="-6"/>
        </w:rPr>
        <w:t>e</w:t>
      </w:r>
      <w:r>
        <w:t>c</w:t>
      </w:r>
      <w:r>
        <w:rPr>
          <w:spacing w:val="9"/>
        </w:rPr>
        <w:t>hn</w:t>
      </w:r>
      <w:r>
        <w:rPr>
          <w:spacing w:val="-6"/>
        </w:rPr>
        <w:t>o</w:t>
      </w:r>
      <w:r>
        <w:rPr>
          <w:spacing w:val="10"/>
        </w:rPr>
        <w:t>l</w:t>
      </w:r>
      <w:r>
        <w:rPr>
          <w:spacing w:val="-6"/>
        </w:rPr>
        <w:t>o</w:t>
      </w:r>
      <w:r>
        <w:rPr>
          <w:spacing w:val="9"/>
        </w:rPr>
        <w:t>g</w:t>
      </w:r>
      <w:r>
        <w:t xml:space="preserve">y </w:t>
      </w:r>
      <w:r>
        <w:rPr>
          <w:spacing w:val="-11"/>
        </w:rPr>
        <w:t>I</w:t>
      </w:r>
      <w:r>
        <w:t>m</w:t>
      </w:r>
      <w:r>
        <w:rPr>
          <w:spacing w:val="9"/>
        </w:rPr>
        <w:t>p</w:t>
      </w:r>
      <w:r>
        <w:rPr>
          <w:spacing w:val="10"/>
        </w:rPr>
        <w:t>l</w:t>
      </w:r>
      <w:r>
        <w:rPr>
          <w:spacing w:val="-6"/>
        </w:rPr>
        <w:t>e</w:t>
      </w:r>
      <w:r>
        <w:t>m</w:t>
      </w:r>
      <w:r>
        <w:rPr>
          <w:spacing w:val="-6"/>
        </w:rPr>
        <w:t>e</w:t>
      </w:r>
      <w:r>
        <w:rPr>
          <w:spacing w:val="9"/>
        </w:rPr>
        <w:t>n</w:t>
      </w:r>
      <w:r>
        <w:rPr>
          <w:spacing w:val="5"/>
        </w:rPr>
        <w:t>t</w:t>
      </w:r>
      <w:r>
        <w:rPr>
          <w:spacing w:val="-6"/>
        </w:rPr>
        <w:t>a</w:t>
      </w:r>
      <w:r>
        <w:rPr>
          <w:spacing w:val="5"/>
        </w:rPr>
        <w:t>t</w:t>
      </w:r>
      <w:r>
        <w:rPr>
          <w:spacing w:val="-5"/>
        </w:rPr>
        <w:t>i</w:t>
      </w:r>
      <w:r>
        <w:rPr>
          <w:spacing w:val="-6"/>
        </w:rPr>
        <w:t>o</w:t>
      </w:r>
      <w:r>
        <w:t>n</w:t>
      </w:r>
    </w:p>
    <w:p w:rsidR="00045BAF" w:rsidRDefault="003B7BE8">
      <w:pPr>
        <w:pStyle w:val="Heading4"/>
        <w:spacing w:before="150"/>
        <w:jc w:val="both"/>
        <w:rPr>
          <w:rFonts w:cs="Arial"/>
        </w:rPr>
      </w:pPr>
      <w:r>
        <w:rPr>
          <w:spacing w:val="-1"/>
        </w:rPr>
        <w:t>Description</w:t>
      </w:r>
    </w:p>
    <w:p w:rsidR="00045BAF" w:rsidRDefault="003B7BE8">
      <w:pPr>
        <w:pStyle w:val="BodyText"/>
        <w:spacing w:before="166" w:line="298" w:lineRule="auto"/>
        <w:ind w:right="124"/>
        <w:jc w:val="both"/>
        <w:rPr>
          <w:rFonts w:cs="Arial"/>
        </w:rPr>
      </w:pPr>
      <w:r>
        <w:rPr>
          <w:spacing w:val="2"/>
        </w:rPr>
        <w:t>Operational</w:t>
      </w:r>
      <w:r>
        <w:rPr>
          <w:spacing w:val="5"/>
        </w:rPr>
        <w:t xml:space="preserve"> </w:t>
      </w:r>
      <w:r>
        <w:t>monitoring</w:t>
      </w:r>
      <w:r>
        <w:rPr>
          <w:spacing w:val="10"/>
        </w:rPr>
        <w:t xml:space="preserve"> </w:t>
      </w:r>
      <w:r>
        <w:rPr>
          <w:spacing w:val="-5"/>
        </w:rPr>
        <w:t>was</w:t>
      </w:r>
      <w:r>
        <w:rPr>
          <w:spacing w:val="7"/>
        </w:rPr>
        <w:t xml:space="preserve"> </w:t>
      </w:r>
      <w:r>
        <w:rPr>
          <w:spacing w:val="1"/>
        </w:rPr>
        <w:t>conducted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2"/>
        </w:rPr>
        <w:t>understand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t>magnitude</w:t>
      </w:r>
      <w:r>
        <w:rPr>
          <w:spacing w:val="10"/>
        </w:rPr>
        <w:t xml:space="preserve"> </w:t>
      </w:r>
      <w:r>
        <w:rPr>
          <w:spacing w:val="2"/>
        </w:rPr>
        <w:t>and</w:t>
      </w:r>
      <w:r>
        <w:rPr>
          <w:spacing w:val="10"/>
        </w:rPr>
        <w:t xml:space="preserve"> </w:t>
      </w:r>
      <w:r>
        <w:rPr>
          <w:spacing w:val="1"/>
        </w:rPr>
        <w:t>characteristics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2"/>
        </w:rPr>
        <w:t>bridge</w:t>
      </w:r>
      <w:r>
        <w:rPr>
          <w:spacing w:val="10"/>
        </w:rPr>
        <w:t xml:space="preserve"> </w:t>
      </w:r>
      <w:r>
        <w:rPr>
          <w:spacing w:val="1"/>
        </w:rPr>
        <w:t>vibrations.</w:t>
      </w:r>
      <w:r>
        <w:rPr>
          <w:spacing w:val="66"/>
          <w:w w:val="99"/>
        </w:rPr>
        <w:t xml:space="preserve"> </w:t>
      </w:r>
      <w:r>
        <w:rPr>
          <w:spacing w:val="1"/>
        </w:rPr>
        <w:t>This</w:t>
      </w:r>
      <w:r>
        <w:rPr>
          <w:spacing w:val="12"/>
        </w:rPr>
        <w:t xml:space="preserve"> </w:t>
      </w:r>
      <w:r>
        <w:t>method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14"/>
        </w:rPr>
        <w:t xml:space="preserve"> </w:t>
      </w:r>
      <w:r>
        <w:t>testing</w:t>
      </w:r>
      <w:r>
        <w:rPr>
          <w:spacing w:val="17"/>
        </w:rPr>
        <w:t xml:space="preserve"> </w:t>
      </w:r>
      <w:r>
        <w:t>consists</w:t>
      </w:r>
      <w:r>
        <w:rPr>
          <w:spacing w:val="12"/>
        </w:rPr>
        <w:t xml:space="preserve"> </w:t>
      </w:r>
      <w:r>
        <w:rPr>
          <w:spacing w:val="1"/>
        </w:rPr>
        <w:t>of</w:t>
      </w:r>
      <w:r>
        <w:rPr>
          <w:spacing w:val="14"/>
        </w:rPr>
        <w:t xml:space="preserve"> </w:t>
      </w:r>
      <w:r>
        <w:rPr>
          <w:spacing w:val="2"/>
        </w:rPr>
        <w:t>recording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2"/>
        </w:rPr>
        <w:t>response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bridge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2"/>
        </w:rPr>
        <w:t>operational</w:t>
      </w:r>
      <w:r>
        <w:rPr>
          <w:spacing w:val="11"/>
        </w:rPr>
        <w:t xml:space="preserve"> </w:t>
      </w:r>
      <w:r>
        <w:rPr>
          <w:spacing w:val="1"/>
        </w:rPr>
        <w:t>conditions</w:t>
      </w:r>
      <w:r>
        <w:rPr>
          <w:spacing w:val="12"/>
        </w:rPr>
        <w:t xml:space="preserve"> </w:t>
      </w:r>
      <w:r>
        <w:rPr>
          <w:spacing w:val="1"/>
        </w:rPr>
        <w:t>(i.e.</w:t>
      </w:r>
      <w:r>
        <w:rPr>
          <w:spacing w:val="15"/>
        </w:rPr>
        <w:t xml:space="preserve"> </w:t>
      </w:r>
      <w:r>
        <w:rPr>
          <w:spacing w:val="1"/>
        </w:rPr>
        <w:t>traffic).</w:t>
      </w:r>
      <w:r>
        <w:rPr>
          <w:spacing w:val="14"/>
        </w:rPr>
        <w:t xml:space="preserve"> </w:t>
      </w:r>
      <w:r>
        <w:rPr>
          <w:spacing w:val="-8"/>
        </w:rPr>
        <w:t>I</w:t>
      </w:r>
      <w:r>
        <w:rPr>
          <w:spacing w:val="-7"/>
        </w:rPr>
        <w:t>n</w:t>
      </w:r>
      <w:r>
        <w:rPr>
          <w:spacing w:val="70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case</w:t>
      </w:r>
      <w:ins w:id="9" w:author="John Braley" w:date="2018-09-28T13:22:00Z">
        <w:r w:rsidR="004C04E4">
          <w:t>,</w:t>
        </w:r>
      </w:ins>
      <w:r>
        <w:rPr>
          <w:spacing w:val="17"/>
        </w:rPr>
        <w:t xml:space="preserve"> </w:t>
      </w:r>
      <w:r>
        <w:rPr>
          <w:spacing w:val="1"/>
        </w:rPr>
        <w:t>accelerometers</w:t>
      </w:r>
      <w:r>
        <w:rPr>
          <w:spacing w:val="13"/>
        </w:rPr>
        <w:t xml:space="preserve"> </w:t>
      </w:r>
      <w:r>
        <w:rPr>
          <w:spacing w:val="-3"/>
        </w:rPr>
        <w:t>were</w:t>
      </w:r>
      <w:r>
        <w:rPr>
          <w:spacing w:val="17"/>
        </w:rPr>
        <w:t xml:space="preserve"> </w:t>
      </w:r>
      <w:r>
        <w:rPr>
          <w:spacing w:val="1"/>
        </w:rPr>
        <w:t>used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2"/>
        </w:rPr>
        <w:t>capture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motion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bridge.</w:t>
      </w:r>
      <w:r>
        <w:rPr>
          <w:spacing w:val="16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2"/>
        </w:rPr>
        <w:t>recorded</w:t>
      </w:r>
      <w:r>
        <w:rPr>
          <w:spacing w:val="17"/>
        </w:rPr>
        <w:t xml:space="preserve"> </w:t>
      </w:r>
      <w:r>
        <w:rPr>
          <w:spacing w:val="1"/>
        </w:rPr>
        <w:t>acceleration,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1"/>
        </w:rPr>
        <w:t>addition</w:t>
      </w:r>
      <w:r>
        <w:rPr>
          <w:spacing w:val="6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characterizing</w:t>
      </w:r>
      <w:r>
        <w:rPr>
          <w:spacing w:val="23"/>
        </w:rPr>
        <w:t xml:space="preserve"> </w:t>
      </w:r>
      <w:r>
        <w:rPr>
          <w:spacing w:val="2"/>
        </w:rPr>
        <w:t>bridge</w:t>
      </w:r>
      <w:r>
        <w:rPr>
          <w:spacing w:val="24"/>
        </w:rPr>
        <w:t xml:space="preserve"> </w:t>
      </w:r>
      <w:r>
        <w:rPr>
          <w:spacing w:val="1"/>
        </w:rPr>
        <w:t>vibration,</w:t>
      </w:r>
      <w:r>
        <w:rPr>
          <w:spacing w:val="21"/>
        </w:rPr>
        <w:t xml:space="preserve"> </w:t>
      </w:r>
      <w:r>
        <w:rPr>
          <w:spacing w:val="1"/>
        </w:rPr>
        <w:t>can</w:t>
      </w:r>
      <w:r>
        <w:rPr>
          <w:spacing w:val="24"/>
        </w:rPr>
        <w:t xml:space="preserve"> </w:t>
      </w:r>
      <w:r>
        <w:rPr>
          <w:spacing w:val="1"/>
        </w:rPr>
        <w:t>be</w:t>
      </w:r>
      <w:r>
        <w:rPr>
          <w:spacing w:val="23"/>
        </w:rPr>
        <w:t xml:space="preserve"> </w:t>
      </w:r>
      <w:r>
        <w:rPr>
          <w:spacing w:val="1"/>
        </w:rPr>
        <w:t>processed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determine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bridge's</w:t>
      </w:r>
      <w:r>
        <w:rPr>
          <w:spacing w:val="19"/>
        </w:rPr>
        <w:t xml:space="preserve"> </w:t>
      </w:r>
      <w:r>
        <w:rPr>
          <w:spacing w:val="2"/>
        </w:rPr>
        <w:t>natural</w:t>
      </w:r>
      <w:r>
        <w:rPr>
          <w:spacing w:val="19"/>
        </w:rPr>
        <w:t xml:space="preserve"> </w:t>
      </w:r>
      <w:r>
        <w:rPr>
          <w:spacing w:val="2"/>
        </w:rPr>
        <w:t>frequencies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22"/>
        </w:rPr>
        <w:t xml:space="preserve"> </w:t>
      </w:r>
      <w:r>
        <w:rPr>
          <w:spacing w:val="1"/>
        </w:rPr>
        <w:t>vibration,</w:t>
      </w:r>
      <w:r>
        <w:rPr>
          <w:spacing w:val="82"/>
          <w:w w:val="99"/>
        </w:rPr>
        <w:t xml:space="preserve"> </w:t>
      </w:r>
      <w:r>
        <w:rPr>
          <w:spacing w:val="-4"/>
        </w:rPr>
        <w:t>which</w:t>
      </w:r>
      <w:r>
        <w:rPr>
          <w:spacing w:val="3"/>
        </w:rPr>
        <w:t xml:space="preserve"> </w:t>
      </w:r>
      <w:r>
        <w:rPr>
          <w:spacing w:val="1"/>
        </w:rPr>
        <w:t>can</w:t>
      </w:r>
      <w:r>
        <w:rPr>
          <w:spacing w:val="3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rPr>
          <w:spacing w:val="1"/>
        </w:rPr>
        <w:t>used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calibrate</w:t>
      </w:r>
      <w:r>
        <w:rPr>
          <w:spacing w:val="3"/>
        </w:rPr>
        <w:t xml:space="preserve"> </w:t>
      </w:r>
      <w:r>
        <w:rPr>
          <w:spacing w:val="1"/>
        </w:rPr>
        <w:t>an</w:t>
      </w:r>
      <w:r>
        <w:rPr>
          <w:spacing w:val="4"/>
        </w:rPr>
        <w:t xml:space="preserve"> </w:t>
      </w:r>
      <w:r>
        <w:rPr>
          <w:spacing w:val="3"/>
        </w:rPr>
        <w:t>FE</w:t>
      </w:r>
      <w:r>
        <w:rPr>
          <w:spacing w:val="-5"/>
        </w:rPr>
        <w:t xml:space="preserve"> </w:t>
      </w:r>
      <w:r>
        <w:rPr>
          <w:spacing w:val="-1"/>
        </w:rPr>
        <w:t>model.</w:t>
      </w:r>
    </w:p>
    <w:p w:rsidR="00045BAF" w:rsidRDefault="003B7BE8">
      <w:pPr>
        <w:pStyle w:val="BodyText"/>
        <w:spacing w:before="151" w:line="298" w:lineRule="auto"/>
        <w:ind w:right="124"/>
        <w:jc w:val="both"/>
        <w:rPr>
          <w:rFonts w:cs="Arial"/>
        </w:rPr>
      </w:pPr>
      <w:r>
        <w:rPr>
          <w:spacing w:val="2"/>
        </w:rPr>
        <w:t>Load</w:t>
      </w:r>
      <w:r>
        <w:rPr>
          <w:spacing w:val="36"/>
        </w:rPr>
        <w:t xml:space="preserve"> </w:t>
      </w:r>
      <w:r>
        <w:t>testing</w:t>
      </w:r>
      <w:r>
        <w:rPr>
          <w:spacing w:val="37"/>
        </w:rPr>
        <w:t xml:space="preserve"> </w:t>
      </w:r>
      <w:r>
        <w:rPr>
          <w:spacing w:val="-5"/>
        </w:rPr>
        <w:t>was</w:t>
      </w:r>
      <w:r>
        <w:rPr>
          <w:spacing w:val="34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rPr>
          <w:spacing w:val="1"/>
        </w:rPr>
        <w:t>performed</w:t>
      </w:r>
      <w:r>
        <w:rPr>
          <w:spacing w:val="37"/>
        </w:rPr>
        <w:t xml:space="preserve"> </w:t>
      </w:r>
      <w:r>
        <w:rPr>
          <w:spacing w:val="1"/>
        </w:rPr>
        <w:t>in-situ,</w:t>
      </w:r>
      <w:r>
        <w:rPr>
          <w:spacing w:val="35"/>
        </w:rPr>
        <w:t xml:space="preserve"> </w:t>
      </w:r>
      <w:r>
        <w:t>whereby</w:t>
      </w:r>
      <w:r>
        <w:rPr>
          <w:spacing w:val="34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1"/>
        </w:rPr>
        <w:t>loaded</w:t>
      </w:r>
      <w:r>
        <w:rPr>
          <w:spacing w:val="37"/>
        </w:rPr>
        <w:t xml:space="preserve"> </w:t>
      </w:r>
      <w:r>
        <w:rPr>
          <w:spacing w:val="-1"/>
        </w:rPr>
        <w:t>dump</w:t>
      </w:r>
      <w:r>
        <w:rPr>
          <w:spacing w:val="37"/>
        </w:rPr>
        <w:t xml:space="preserve"> </w:t>
      </w:r>
      <w:r>
        <w:rPr>
          <w:spacing w:val="1"/>
        </w:rPr>
        <w:t>truck</w:t>
      </w:r>
      <w:r>
        <w:rPr>
          <w:spacing w:val="34"/>
        </w:rPr>
        <w:t xml:space="preserve"> </w:t>
      </w:r>
      <w:r>
        <w:rPr>
          <w:spacing w:val="2"/>
        </w:rPr>
        <w:t>traversed</w:t>
      </w:r>
      <w:r>
        <w:rPr>
          <w:spacing w:val="37"/>
        </w:rPr>
        <w:t xml:space="preserve"> </w:t>
      </w:r>
      <w:r>
        <w:rPr>
          <w:spacing w:val="1"/>
        </w:rPr>
        <w:t>the</w:t>
      </w:r>
      <w:r>
        <w:rPr>
          <w:spacing w:val="37"/>
        </w:rPr>
        <w:t xml:space="preserve"> </w:t>
      </w:r>
      <w:r>
        <w:rPr>
          <w:spacing w:val="2"/>
        </w:rPr>
        <w:t>bridge</w:t>
      </w:r>
      <w:r>
        <w:rPr>
          <w:spacing w:val="37"/>
        </w:rPr>
        <w:t xml:space="preserve"> </w:t>
      </w:r>
      <w:r>
        <w:rPr>
          <w:spacing w:val="-4"/>
        </w:rPr>
        <w:t>while</w:t>
      </w:r>
      <w:r>
        <w:rPr>
          <w:spacing w:val="36"/>
        </w:rPr>
        <w:t xml:space="preserve"> </w:t>
      </w:r>
      <w:r>
        <w:rPr>
          <w:spacing w:val="1"/>
        </w:rPr>
        <w:t>traffic</w:t>
      </w:r>
      <w:r>
        <w:rPr>
          <w:spacing w:val="34"/>
        </w:rPr>
        <w:t xml:space="preserve"> </w:t>
      </w:r>
      <w:r>
        <w:rPr>
          <w:spacing w:val="-5"/>
        </w:rPr>
        <w:t>was</w:t>
      </w:r>
      <w:r>
        <w:rPr>
          <w:spacing w:val="58"/>
        </w:rPr>
        <w:t xml:space="preserve"> </w:t>
      </w:r>
      <w:r>
        <w:rPr>
          <w:spacing w:val="-2"/>
        </w:rPr>
        <w:t>allowed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flow</w:t>
      </w:r>
      <w:r>
        <w:rPr>
          <w:spacing w:val="-1"/>
        </w:rPr>
        <w:t xml:space="preserve"> freely.</w:t>
      </w:r>
      <w:r>
        <w:rPr>
          <w:spacing w:val="16"/>
        </w:rPr>
        <w:t xml:space="preserve"> </w:t>
      </w:r>
      <w:r>
        <w:rPr>
          <w:spacing w:val="1"/>
        </w:rPr>
        <w:t>This</w:t>
      </w:r>
      <w:r>
        <w:rPr>
          <w:spacing w:val="14"/>
        </w:rPr>
        <w:t xml:space="preserve"> </w:t>
      </w:r>
      <w:r>
        <w:t>method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16"/>
        </w:rPr>
        <w:t xml:space="preserve"> </w:t>
      </w:r>
      <w:r>
        <w:t>testing</w:t>
      </w:r>
      <w:r>
        <w:rPr>
          <w:spacing w:val="19"/>
        </w:rPr>
        <w:t xml:space="preserve"> </w:t>
      </w:r>
      <w:r>
        <w:rPr>
          <w:spacing w:val="2"/>
        </w:rPr>
        <w:t>has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8"/>
        </w:rPr>
        <w:t xml:space="preserve"> </w:t>
      </w:r>
      <w:r>
        <w:rPr>
          <w:spacing w:val="2"/>
        </w:rPr>
        <w:t>advantage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16"/>
        </w:rPr>
        <w:t xml:space="preserve"> </w:t>
      </w:r>
      <w:r>
        <w:rPr>
          <w:spacing w:val="1"/>
        </w:rPr>
        <w:t>being</w:t>
      </w:r>
      <w:r>
        <w:rPr>
          <w:spacing w:val="18"/>
        </w:rPr>
        <w:t xml:space="preserve"> </w:t>
      </w:r>
      <w:r>
        <w:rPr>
          <w:spacing w:val="1"/>
        </w:rPr>
        <w:t>able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2"/>
        </w:rPr>
        <w:t>gather</w:t>
      </w:r>
      <w:r>
        <w:rPr>
          <w:spacing w:val="19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16"/>
        </w:rPr>
        <w:t xml:space="preserve"> </w:t>
      </w:r>
      <w:r>
        <w:rPr>
          <w:spacing w:val="1"/>
        </w:rPr>
        <w:t>both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68"/>
        </w:rPr>
        <w:t xml:space="preserve"> </w:t>
      </w:r>
      <w:r>
        <w:rPr>
          <w:spacing w:val="2"/>
        </w:rPr>
        <w:t>energy</w:t>
      </w:r>
      <w:r>
        <w:rPr>
          <w:spacing w:val="40"/>
        </w:rPr>
        <w:t xml:space="preserve"> </w:t>
      </w:r>
      <w:r>
        <w:rPr>
          <w:spacing w:val="1"/>
        </w:rPr>
        <w:t>input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2"/>
        </w:rPr>
        <w:t>bridge</w:t>
      </w:r>
      <w:r>
        <w:rPr>
          <w:spacing w:val="44"/>
        </w:rPr>
        <w:t xml:space="preserve"> </w:t>
      </w:r>
      <w:r>
        <w:rPr>
          <w:spacing w:val="1"/>
        </w:rPr>
        <w:t>by</w:t>
      </w:r>
      <w:r>
        <w:rPr>
          <w:spacing w:val="41"/>
        </w:rPr>
        <w:t xml:space="preserve"> </w:t>
      </w:r>
      <w:r>
        <w:rPr>
          <w:spacing w:val="1"/>
        </w:rPr>
        <w:t>the</w:t>
      </w:r>
      <w:r>
        <w:rPr>
          <w:spacing w:val="43"/>
        </w:rPr>
        <w:t xml:space="preserve"> </w:t>
      </w:r>
      <w:r>
        <w:rPr>
          <w:spacing w:val="1"/>
        </w:rPr>
        <w:t>truck,</w:t>
      </w:r>
      <w:r>
        <w:rPr>
          <w:spacing w:val="43"/>
        </w:rPr>
        <w:t xml:space="preserve"> </w:t>
      </w:r>
      <w:r>
        <w:rPr>
          <w:spacing w:val="1"/>
        </w:rPr>
        <w:t>as</w:t>
      </w:r>
      <w:r>
        <w:rPr>
          <w:spacing w:val="41"/>
        </w:rPr>
        <w:t xml:space="preserve"> </w:t>
      </w:r>
      <w:r>
        <w:rPr>
          <w:spacing w:val="-4"/>
        </w:rPr>
        <w:t>well</w:t>
      </w:r>
      <w:r>
        <w:rPr>
          <w:spacing w:val="39"/>
        </w:rPr>
        <w:t xml:space="preserve"> </w:t>
      </w:r>
      <w:r>
        <w:rPr>
          <w:spacing w:val="1"/>
        </w:rPr>
        <w:t>as</w:t>
      </w:r>
      <w:r>
        <w:rPr>
          <w:spacing w:val="41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1"/>
        </w:rPr>
        <w:t>resulting</w:t>
      </w:r>
      <w:r>
        <w:rPr>
          <w:spacing w:val="44"/>
        </w:rPr>
        <w:t xml:space="preserve"> </w:t>
      </w:r>
      <w:r>
        <w:rPr>
          <w:spacing w:val="2"/>
        </w:rPr>
        <w:t>bridge</w:t>
      </w:r>
      <w:r>
        <w:rPr>
          <w:spacing w:val="43"/>
        </w:rPr>
        <w:t xml:space="preserve"> </w:t>
      </w:r>
      <w:r>
        <w:rPr>
          <w:spacing w:val="2"/>
        </w:rPr>
        <w:t>response.</w:t>
      </w:r>
      <w:r>
        <w:rPr>
          <w:spacing w:val="43"/>
        </w:rPr>
        <w:t xml:space="preserve"> </w:t>
      </w:r>
      <w:r>
        <w:rPr>
          <w:spacing w:val="3"/>
        </w:rPr>
        <w:t>The</w:t>
      </w:r>
      <w:r>
        <w:rPr>
          <w:spacing w:val="44"/>
        </w:rPr>
        <w:t xml:space="preserve"> </w:t>
      </w:r>
      <w:r>
        <w:rPr>
          <w:spacing w:val="1"/>
        </w:rPr>
        <w:t>profile</w:t>
      </w:r>
      <w:r>
        <w:rPr>
          <w:spacing w:val="44"/>
        </w:rPr>
        <w:t xml:space="preserve"> </w:t>
      </w:r>
      <w:r>
        <w:rPr>
          <w:spacing w:val="1"/>
        </w:rPr>
        <w:t>of</w:t>
      </w:r>
      <w:r>
        <w:rPr>
          <w:spacing w:val="43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2"/>
        </w:rPr>
        <w:t>bridge</w:t>
      </w:r>
      <w:r>
        <w:rPr>
          <w:spacing w:val="48"/>
        </w:rPr>
        <w:t xml:space="preserve"> </w:t>
      </w:r>
      <w:r>
        <w:t>roadway</w:t>
      </w:r>
      <w:r>
        <w:rPr>
          <w:spacing w:val="42"/>
        </w:rPr>
        <w:t xml:space="preserve"> </w:t>
      </w:r>
      <w:r>
        <w:rPr>
          <w:spacing w:val="-5"/>
        </w:rPr>
        <w:t>was</w:t>
      </w:r>
      <w:r>
        <w:rPr>
          <w:spacing w:val="42"/>
        </w:rPr>
        <w:t xml:space="preserve"> </w:t>
      </w:r>
      <w:del w:id="10" w:author="John Braley" w:date="2018-09-28T13:24:00Z">
        <w:r w:rsidDel="004C04E4">
          <w:rPr>
            <w:spacing w:val="2"/>
          </w:rPr>
          <w:delText>recorded</w:delText>
        </w:r>
        <w:r w:rsidDel="004C04E4">
          <w:rPr>
            <w:spacing w:val="45"/>
          </w:rPr>
          <w:delText xml:space="preserve"> </w:delText>
        </w:r>
      </w:del>
      <w:ins w:id="11" w:author="John Braley" w:date="2018-09-28T13:24:00Z">
        <w:r w:rsidR="004C04E4">
          <w:rPr>
            <w:spacing w:val="2"/>
          </w:rPr>
          <w:t>measured</w:t>
        </w:r>
        <w:r w:rsidR="004C04E4">
          <w:rPr>
            <w:spacing w:val="45"/>
          </w:rPr>
          <w:t xml:space="preserve"> </w:t>
        </w:r>
      </w:ins>
      <w:r>
        <w:t>using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2"/>
        </w:rPr>
        <w:t>portable</w:t>
      </w:r>
      <w:r>
        <w:rPr>
          <w:spacing w:val="45"/>
        </w:rPr>
        <w:t xml:space="preserve"> </w:t>
      </w:r>
      <w:r>
        <w:rPr>
          <w:spacing w:val="1"/>
        </w:rPr>
        <w:t>profiler</w:t>
      </w:r>
      <w:r>
        <w:rPr>
          <w:spacing w:val="47"/>
        </w:rPr>
        <w:t xml:space="preserve"> </w:t>
      </w:r>
      <w:r>
        <w:rPr>
          <w:spacing w:val="1"/>
        </w:rPr>
        <w:t>that</w:t>
      </w:r>
      <w:r>
        <w:rPr>
          <w:spacing w:val="43"/>
        </w:rPr>
        <w:t xml:space="preserve"> </w:t>
      </w:r>
      <w:r>
        <w:rPr>
          <w:spacing w:val="2"/>
        </w:rPr>
        <w:t>operated</w:t>
      </w:r>
      <w:r>
        <w:rPr>
          <w:spacing w:val="45"/>
        </w:rPr>
        <w:t xml:space="preserve"> </w:t>
      </w:r>
      <w:r>
        <w:rPr>
          <w:spacing w:val="1"/>
        </w:rPr>
        <w:t>at</w:t>
      </w:r>
      <w:r>
        <w:rPr>
          <w:spacing w:val="43"/>
        </w:rPr>
        <w:t xml:space="preserve"> </w:t>
      </w:r>
      <w:r>
        <w:t>normal</w:t>
      </w:r>
      <w:r>
        <w:rPr>
          <w:spacing w:val="40"/>
        </w:rPr>
        <w:t xml:space="preserve"> </w:t>
      </w:r>
      <w:r>
        <w:rPr>
          <w:spacing w:val="1"/>
        </w:rPr>
        <w:t>traffic</w:t>
      </w:r>
      <w:r>
        <w:rPr>
          <w:spacing w:val="42"/>
        </w:rPr>
        <w:t xml:space="preserve"> </w:t>
      </w:r>
      <w:r>
        <w:rPr>
          <w:spacing w:val="2"/>
        </w:rPr>
        <w:t>speeds</w:t>
      </w:r>
      <w:r>
        <w:rPr>
          <w:spacing w:val="42"/>
        </w:rPr>
        <w:t xml:space="preserve"> </w:t>
      </w:r>
      <w:r>
        <w:rPr>
          <w:spacing w:val="2"/>
        </w:rPr>
        <w:t>and</w:t>
      </w:r>
      <w:r>
        <w:rPr>
          <w:spacing w:val="45"/>
        </w:rPr>
        <w:t xml:space="preserve"> </w:t>
      </w:r>
      <w:r>
        <w:rPr>
          <w:spacing w:val="2"/>
        </w:rPr>
        <w:t>recorded</w:t>
      </w:r>
      <w:r>
        <w:rPr>
          <w:spacing w:val="45"/>
        </w:rPr>
        <w:t xml:space="preserve"> </w:t>
      </w:r>
      <w:r>
        <w:rPr>
          <w:spacing w:val="1"/>
        </w:rPr>
        <w:t>profile</w:t>
      </w:r>
      <w:r>
        <w:rPr>
          <w:spacing w:val="72"/>
        </w:rPr>
        <w:t xml:space="preserve"> </w:t>
      </w:r>
      <w:r>
        <w:rPr>
          <w:spacing w:val="1"/>
        </w:rPr>
        <w:t>elevations</w:t>
      </w:r>
      <w:r>
        <w:t xml:space="preserve"> </w:t>
      </w:r>
      <w:ins w:id="12" w:author="John Braley" w:date="2018-09-28T13:24:00Z">
        <w:r w:rsidR="004C04E4">
          <w:t xml:space="preserve">at </w:t>
        </w:r>
      </w:ins>
      <w:r>
        <w:rPr>
          <w:spacing w:val="-1"/>
        </w:rPr>
        <w:t>approximately</w:t>
      </w:r>
      <w:r>
        <w:t xml:space="preserve"> </w:t>
      </w:r>
      <w:del w:id="13" w:author="John Braley" w:date="2018-09-28T13:25:00Z">
        <w:r w:rsidDel="004C04E4">
          <w:rPr>
            <w:spacing w:val="2"/>
          </w:rPr>
          <w:delText>every</w:delText>
        </w:r>
        <w:r w:rsidDel="004C04E4">
          <w:rPr>
            <w:spacing w:val="1"/>
          </w:rPr>
          <w:delText xml:space="preserve"> </w:delText>
        </w:r>
      </w:del>
      <w:ins w:id="14" w:author="John Braley" w:date="2018-09-28T13:25:00Z">
        <w:r w:rsidR="004C04E4">
          <w:rPr>
            <w:spacing w:val="2"/>
          </w:rPr>
          <w:t>one</w:t>
        </w:r>
        <w:r w:rsidR="004C04E4">
          <w:rPr>
            <w:spacing w:val="1"/>
          </w:rPr>
          <w:t xml:space="preserve"> </w:t>
        </w:r>
      </w:ins>
      <w:r>
        <w:t>inch</w:t>
      </w:r>
      <w:ins w:id="15" w:author="John Braley" w:date="2018-09-28T13:25:00Z">
        <w:r w:rsidR="004C04E4">
          <w:t xml:space="preserve"> intervals</w:t>
        </w:r>
      </w:ins>
      <w:r>
        <w:t>.</w:t>
      </w:r>
    </w:p>
    <w:p w:rsidR="00045BAF" w:rsidRDefault="003B7BE8">
      <w:pPr>
        <w:pStyle w:val="Heading4"/>
        <w:jc w:val="both"/>
        <w:rPr>
          <w:rFonts w:cs="Arial"/>
        </w:rPr>
      </w:pPr>
      <w:r>
        <w:rPr>
          <w:spacing w:val="-1"/>
        </w:rPr>
        <w:t>Methods</w:t>
      </w:r>
    </w:p>
    <w:p w:rsidR="00045BAF" w:rsidRDefault="003B7BE8">
      <w:pPr>
        <w:pStyle w:val="BodyText"/>
        <w:spacing w:before="166" w:line="298" w:lineRule="auto"/>
        <w:ind w:right="124"/>
        <w:jc w:val="both"/>
        <w:rPr>
          <w:rFonts w:cs="Arial"/>
        </w:rPr>
      </w:pPr>
      <w:r>
        <w:rPr>
          <w:spacing w:val="-10"/>
        </w:rPr>
        <w:t>T</w:t>
      </w:r>
      <w:r>
        <w:rPr>
          <w:spacing w:val="-9"/>
        </w:rPr>
        <w:t>wo</w:t>
      </w:r>
      <w:r>
        <w:rPr>
          <w:spacing w:val="27"/>
        </w:rPr>
        <w:t xml:space="preserve"> </w:t>
      </w:r>
      <w:r>
        <w:rPr>
          <w:spacing w:val="2"/>
        </w:rPr>
        <w:t>phases</w:t>
      </w:r>
      <w:r>
        <w:rPr>
          <w:spacing w:val="24"/>
        </w:rPr>
        <w:t xml:space="preserve"> </w:t>
      </w:r>
      <w:r>
        <w:rPr>
          <w:spacing w:val="1"/>
        </w:rPr>
        <w:t>of</w:t>
      </w:r>
      <w:r>
        <w:rPr>
          <w:spacing w:val="26"/>
        </w:rPr>
        <w:t xml:space="preserve"> </w:t>
      </w:r>
      <w:r>
        <w:rPr>
          <w:spacing w:val="2"/>
        </w:rPr>
        <w:t>operational</w:t>
      </w:r>
      <w:r>
        <w:rPr>
          <w:spacing w:val="22"/>
        </w:rPr>
        <w:t xml:space="preserve"> </w:t>
      </w:r>
      <w:r>
        <w:t>monitoring</w:t>
      </w:r>
      <w:r>
        <w:rPr>
          <w:spacing w:val="27"/>
        </w:rPr>
        <w:t xml:space="preserve"> </w:t>
      </w:r>
      <w:r>
        <w:rPr>
          <w:spacing w:val="-3"/>
        </w:rPr>
        <w:t>were</w:t>
      </w:r>
      <w:r>
        <w:rPr>
          <w:spacing w:val="28"/>
        </w:rPr>
        <w:t xml:space="preserve"> </w:t>
      </w:r>
      <w:r>
        <w:rPr>
          <w:spacing w:val="1"/>
        </w:rPr>
        <w:t>conducted.</w:t>
      </w:r>
      <w:r>
        <w:rPr>
          <w:spacing w:val="25"/>
        </w:rPr>
        <w:t xml:space="preserve"> </w: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t>first</w:t>
      </w:r>
      <w:r>
        <w:rPr>
          <w:spacing w:val="27"/>
        </w:rPr>
        <w:t xml:space="preserve"> </w:t>
      </w:r>
      <w:r>
        <w:rPr>
          <w:spacing w:val="-5"/>
        </w:rPr>
        <w:t>was</w:t>
      </w:r>
      <w:r>
        <w:rPr>
          <w:spacing w:val="25"/>
        </w:rPr>
        <w:t xml:space="preserve"> </w:t>
      </w:r>
      <w:r>
        <w:rPr>
          <w:spacing w:val="-1"/>
        </w:rPr>
        <w:t>meant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determine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>
          <w:spacing w:val="29"/>
        </w:rPr>
        <w:t xml:space="preserve"> </w:t>
      </w:r>
      <w:r>
        <w:rPr>
          <w:spacing w:val="1"/>
        </w:rPr>
        <w:t>relative</w:t>
      </w:r>
      <w:r>
        <w:rPr>
          <w:spacing w:val="28"/>
        </w:rPr>
        <w:t xml:space="preserve"> </w:t>
      </w:r>
      <w:r>
        <w:t>levels</w:t>
      </w:r>
      <w:r>
        <w:rPr>
          <w:spacing w:val="26"/>
        </w:rPr>
        <w:t xml:space="preserve"> </w:t>
      </w:r>
      <w:r>
        <w:rPr>
          <w:spacing w:val="1"/>
        </w:rPr>
        <w:t>of</w:t>
      </w:r>
      <w:r>
        <w:rPr>
          <w:spacing w:val="82"/>
          <w:w w:val="99"/>
        </w:rPr>
        <w:t xml:space="preserve"> </w:t>
      </w:r>
      <w:r>
        <w:rPr>
          <w:spacing w:val="1"/>
        </w:rPr>
        <w:t>vibration</w:t>
      </w:r>
      <w:r>
        <w:rPr>
          <w:spacing w:val="40"/>
        </w:rPr>
        <w:t xml:space="preserve"> </w:t>
      </w:r>
      <w:r>
        <w:rPr>
          <w:spacing w:val="1"/>
        </w:rPr>
        <w:t>of</w:t>
      </w:r>
      <w:r>
        <w:rPr>
          <w:spacing w:val="39"/>
        </w:rPr>
        <w:t xml:space="preserve"> </w:t>
      </w:r>
      <w:r>
        <w:rPr>
          <w:spacing w:val="1"/>
        </w:rPr>
        <w:t>different</w:t>
      </w:r>
      <w:r>
        <w:rPr>
          <w:spacing w:val="38"/>
        </w:rPr>
        <w:t xml:space="preserve"> </w:t>
      </w:r>
      <w:r>
        <w:rPr>
          <w:spacing w:val="1"/>
        </w:rPr>
        <w:t>spans.</w:t>
      </w:r>
      <w:r>
        <w:rPr>
          <w:spacing w:val="39"/>
        </w:rPr>
        <w:t xml:space="preserve"> </w:t>
      </w:r>
      <w:r>
        <w:rPr>
          <w:spacing w:val="3"/>
        </w:rPr>
        <w:t>Therefore,</w:t>
      </w:r>
      <w:r>
        <w:rPr>
          <w:spacing w:val="39"/>
        </w:rPr>
        <w:t xml:space="preserve"> </w:t>
      </w:r>
      <w:r>
        <w:rPr>
          <w:spacing w:val="1"/>
        </w:rPr>
        <w:t>accelerometers</w:t>
      </w:r>
      <w:r>
        <w:rPr>
          <w:spacing w:val="37"/>
        </w:rPr>
        <w:t xml:space="preserve"> </w:t>
      </w:r>
      <w:r>
        <w:rPr>
          <w:spacing w:val="-3"/>
        </w:rPr>
        <w:t>were</w:t>
      </w:r>
      <w:r>
        <w:rPr>
          <w:spacing w:val="41"/>
        </w:rPr>
        <w:t xml:space="preserve"> </w:t>
      </w:r>
      <w:r>
        <w:t>installed</w:t>
      </w:r>
      <w:r>
        <w:rPr>
          <w:spacing w:val="41"/>
        </w:rPr>
        <w:t xml:space="preserve"> </w:t>
      </w:r>
      <w:r>
        <w:rPr>
          <w:spacing w:val="1"/>
        </w:rPr>
        <w:t>on</w:t>
      </w:r>
      <w:r>
        <w:rPr>
          <w:spacing w:val="40"/>
        </w:rPr>
        <w:t xml:space="preserve"> </w:t>
      </w:r>
      <w:r>
        <w:rPr>
          <w:spacing w:val="2"/>
        </w:rPr>
        <w:t>several</w:t>
      </w:r>
      <w:r>
        <w:rPr>
          <w:spacing w:val="36"/>
        </w:rPr>
        <w:t xml:space="preserve"> </w:t>
      </w:r>
      <w:r>
        <w:rPr>
          <w:spacing w:val="1"/>
        </w:rPr>
        <w:t>box-girders</w:t>
      </w:r>
      <w:r>
        <w:rPr>
          <w:spacing w:val="37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measure</w:t>
      </w:r>
      <w:r>
        <w:rPr>
          <w:spacing w:val="41"/>
        </w:rPr>
        <w:t xml:space="preserve"> </w:t>
      </w:r>
      <w:r>
        <w:rPr>
          <w:spacing w:val="1"/>
        </w:rPr>
        <w:t>the</w:t>
      </w:r>
      <w:r>
        <w:rPr>
          <w:spacing w:val="70"/>
        </w:rPr>
        <w:t xml:space="preserve"> </w:t>
      </w:r>
      <w:r>
        <w:t>vertical,</w:t>
      </w:r>
      <w:r>
        <w:rPr>
          <w:spacing w:val="1"/>
        </w:rPr>
        <w:t xml:space="preserve"> </w:t>
      </w:r>
      <w:r>
        <w:rPr>
          <w:spacing w:val="2"/>
        </w:rPr>
        <w:t>transverse, and</w:t>
      </w:r>
      <w:r>
        <w:rPr>
          <w:spacing w:val="3"/>
        </w:rPr>
        <w:t xml:space="preserve"> </w:t>
      </w:r>
      <w:r>
        <w:rPr>
          <w:spacing w:val="1"/>
        </w:rPr>
        <w:t>longitudinal</w:t>
      </w:r>
      <w:r>
        <w:rPr>
          <w:spacing w:val="-2"/>
        </w:rPr>
        <w:t xml:space="preserve"> </w:t>
      </w:r>
      <w:r>
        <w:rPr>
          <w:spacing w:val="1"/>
        </w:rPr>
        <w:t>acceleration.</w:t>
      </w:r>
    </w:p>
    <w:p w:rsidR="00045BAF" w:rsidRDefault="003B7BE8">
      <w:pPr>
        <w:pStyle w:val="BodyText"/>
        <w:spacing w:before="151" w:line="298" w:lineRule="auto"/>
        <w:ind w:right="126"/>
        <w:jc w:val="both"/>
        <w:rPr>
          <w:rFonts w:cs="Arial"/>
        </w:rPr>
      </w:pPr>
      <w:r>
        <w:t>A</w:t>
      </w:r>
      <w:r>
        <w:rPr>
          <w:spacing w:val="30"/>
        </w:rPr>
        <w:t xml:space="preserve"> </w:t>
      </w:r>
      <w:r>
        <w:rPr>
          <w:spacing w:val="1"/>
        </w:rPr>
        <w:t>second</w:t>
      </w:r>
      <w:r>
        <w:rPr>
          <w:spacing w:val="39"/>
        </w:rPr>
        <w:t xml:space="preserve"> </w:t>
      </w:r>
      <w:r>
        <w:rPr>
          <w:spacing w:val="1"/>
        </w:rPr>
        <w:t>phase</w:t>
      </w:r>
      <w:r>
        <w:rPr>
          <w:spacing w:val="39"/>
        </w:rPr>
        <w:t xml:space="preserve"> </w:t>
      </w:r>
      <w:r>
        <w:rPr>
          <w:spacing w:val="1"/>
        </w:rPr>
        <w:t>of</w:t>
      </w:r>
      <w:r>
        <w:rPr>
          <w:spacing w:val="38"/>
        </w:rPr>
        <w:t xml:space="preserve"> </w:t>
      </w:r>
      <w:r>
        <w:t>monitoring</w:t>
      </w:r>
      <w:r>
        <w:rPr>
          <w:spacing w:val="39"/>
        </w:rPr>
        <w:t xml:space="preserve"> </w:t>
      </w:r>
      <w:r>
        <w:rPr>
          <w:spacing w:val="1"/>
        </w:rPr>
        <w:t>focused</w:t>
      </w:r>
      <w:r>
        <w:rPr>
          <w:spacing w:val="39"/>
        </w:rPr>
        <w:t xml:space="preserve"> </w:t>
      </w:r>
      <w:r>
        <w:rPr>
          <w:spacing w:val="1"/>
        </w:rPr>
        <w:t>on</w:t>
      </w:r>
      <w:r>
        <w:rPr>
          <w:spacing w:val="39"/>
        </w:rPr>
        <w:t xml:space="preserve"> </w:t>
      </w:r>
      <w:r>
        <w:rPr>
          <w:spacing w:val="1"/>
        </w:rPr>
        <w:t>spans</w:t>
      </w:r>
      <w:r>
        <w:rPr>
          <w:spacing w:val="36"/>
        </w:rPr>
        <w:t xml:space="preserve"> </w:t>
      </w:r>
      <w:r>
        <w:t>7</w:t>
      </w:r>
      <w:r>
        <w:rPr>
          <w:spacing w:val="39"/>
        </w:rPr>
        <w:t xml:space="preserve"> </w:t>
      </w:r>
      <w:r>
        <w:rPr>
          <w:spacing w:val="2"/>
        </w:rPr>
        <w:t>and</w:t>
      </w:r>
      <w:r>
        <w:rPr>
          <w:spacing w:val="39"/>
        </w:rPr>
        <w:t xml:space="preserve"> </w:t>
      </w:r>
      <w:r>
        <w:rPr>
          <w:spacing w:val="1"/>
        </w:rPr>
        <w:t>8.</w:t>
      </w:r>
      <w:r>
        <w:rPr>
          <w:spacing w:val="38"/>
        </w:rPr>
        <w:t xml:space="preserve"> </w:t>
      </w:r>
      <w:r>
        <w:t>Accelerometers</w:t>
      </w:r>
      <w:r>
        <w:rPr>
          <w:spacing w:val="36"/>
        </w:rPr>
        <w:t xml:space="preserve"> </w:t>
      </w:r>
      <w:r>
        <w:rPr>
          <w:spacing w:val="2"/>
        </w:rPr>
        <w:t>(18)</w:t>
      </w:r>
      <w:r>
        <w:rPr>
          <w:spacing w:val="41"/>
        </w:rPr>
        <w:t xml:space="preserve"> </w:t>
      </w:r>
      <w:r>
        <w:rPr>
          <w:spacing w:val="-3"/>
        </w:rPr>
        <w:t>were</w:t>
      </w:r>
      <w:r>
        <w:rPr>
          <w:spacing w:val="39"/>
        </w:rPr>
        <w:t xml:space="preserve"> </w:t>
      </w:r>
      <w:r>
        <w:t>installed</w:t>
      </w:r>
      <w:r>
        <w:rPr>
          <w:spacing w:val="39"/>
        </w:rPr>
        <w:t xml:space="preserve"> </w:t>
      </w:r>
      <w:r>
        <w:rPr>
          <w:spacing w:val="1"/>
        </w:rPr>
        <w:t>on</w:t>
      </w:r>
      <w:r>
        <w:rPr>
          <w:spacing w:val="38"/>
        </w:rPr>
        <w:t xml:space="preserve"> </w:t>
      </w:r>
      <w:r>
        <w:rPr>
          <w:spacing w:val="1"/>
        </w:rPr>
        <w:t>the</w:t>
      </w:r>
      <w:r>
        <w:rPr>
          <w:spacing w:val="39"/>
        </w:rPr>
        <w:t xml:space="preserve"> </w:t>
      </w:r>
      <w:r>
        <w:rPr>
          <w:spacing w:val="2"/>
        </w:rPr>
        <w:t>bridge</w:t>
      </w:r>
      <w:r>
        <w:rPr>
          <w:spacing w:val="82"/>
        </w:rPr>
        <w:t xml:space="preserve"> </w:t>
      </w:r>
      <w:r>
        <w:rPr>
          <w:spacing w:val="2"/>
        </w:rPr>
        <w:t>superstructure.</w:t>
      </w:r>
      <w:r>
        <w:rPr>
          <w:spacing w:val="9"/>
        </w:rPr>
        <w:t xml:space="preserve"> </w:t>
      </w:r>
      <w:r>
        <w:rPr>
          <w:spacing w:val="1"/>
        </w:rPr>
        <w:t>Another</w:t>
      </w:r>
      <w:r>
        <w:rPr>
          <w:spacing w:val="13"/>
        </w:rPr>
        <w:t xml:space="preserve"> </w:t>
      </w:r>
      <w:r>
        <w:rPr>
          <w:spacing w:val="1"/>
        </w:rPr>
        <w:t>12</w:t>
      </w:r>
      <w:r>
        <w:rPr>
          <w:spacing w:val="11"/>
        </w:rPr>
        <w:t xml:space="preserve"> </w:t>
      </w:r>
      <w:r>
        <w:rPr>
          <w:spacing w:val="1"/>
        </w:rPr>
        <w:t>accelerometers</w:t>
      </w:r>
      <w:r>
        <w:rPr>
          <w:spacing w:val="8"/>
        </w:rPr>
        <w:t xml:space="preserve"> </w:t>
      </w:r>
      <w:r>
        <w:rPr>
          <w:spacing w:val="-3"/>
        </w:rPr>
        <w:t>were</w:t>
      </w:r>
      <w:r>
        <w:rPr>
          <w:spacing w:val="11"/>
        </w:rPr>
        <w:t xml:space="preserve"> </w:t>
      </w:r>
      <w:r>
        <w:t>installed</w:t>
      </w:r>
      <w:r>
        <w:rPr>
          <w:spacing w:val="12"/>
        </w:rPr>
        <w:t xml:space="preserve"> </w:t>
      </w:r>
      <w:r>
        <w:rPr>
          <w:spacing w:val="1"/>
        </w:rPr>
        <w:t>on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1"/>
        </w:rPr>
        <w:t>box-girders</w:t>
      </w:r>
      <w:r>
        <w:rPr>
          <w:spacing w:val="8"/>
        </w:rPr>
        <w:t xml:space="preserve"> </w:t>
      </w:r>
      <w:r>
        <w:rPr>
          <w:spacing w:val="2"/>
        </w:rPr>
        <w:t>and</w:t>
      </w:r>
      <w:r>
        <w:rPr>
          <w:spacing w:val="11"/>
        </w:rPr>
        <w:t xml:space="preserve"> </w:t>
      </w:r>
      <w:r>
        <w:rPr>
          <w:spacing w:val="1"/>
        </w:rPr>
        <w:t>piers.</w:t>
      </w:r>
      <w:r>
        <w:rPr>
          <w:spacing w:val="10"/>
        </w:rPr>
        <w:t xml:space="preserve"> </w:t>
      </w:r>
      <w:r>
        <w:t>Strain</w:t>
      </w:r>
      <w:r>
        <w:rPr>
          <w:spacing w:val="11"/>
        </w:rPr>
        <w:t xml:space="preserve"> </w:t>
      </w:r>
      <w:r>
        <w:rPr>
          <w:spacing w:val="2"/>
        </w:rPr>
        <w:t>gauges</w:t>
      </w:r>
      <w:r>
        <w:rPr>
          <w:spacing w:val="8"/>
        </w:rPr>
        <w:t xml:space="preserve"> </w:t>
      </w:r>
      <w:r>
        <w:rPr>
          <w:spacing w:val="2"/>
        </w:rPr>
        <w:t>(12)</w:t>
      </w:r>
      <w:r>
        <w:rPr>
          <w:spacing w:val="13"/>
        </w:rPr>
        <w:t xml:space="preserve"> </w:t>
      </w:r>
      <w:r>
        <w:rPr>
          <w:spacing w:val="-3"/>
        </w:rPr>
        <w:t>were</w:t>
      </w:r>
      <w:r>
        <w:rPr>
          <w:spacing w:val="66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installed</w:t>
      </w:r>
      <w:r>
        <w:rPr>
          <w:spacing w:val="3"/>
        </w:rPr>
        <w:t xml:space="preserve"> </w:t>
      </w:r>
      <w:r>
        <w:rPr>
          <w:spacing w:val="1"/>
        </w:rPr>
        <w:t>on</w:t>
      </w:r>
      <w:r>
        <w:rPr>
          <w:spacing w:val="4"/>
        </w:rPr>
        <w:t xml:space="preserve"> </w:t>
      </w:r>
      <w:r>
        <w:rPr>
          <w:spacing w:val="2"/>
        </w:rPr>
        <w:t>several</w:t>
      </w:r>
      <w:r>
        <w:rPr>
          <w:spacing w:val="-2"/>
        </w:rPr>
        <w:t xml:space="preserve"> </w:t>
      </w:r>
      <w:r>
        <w:rPr>
          <w:spacing w:val="2"/>
        </w:rPr>
        <w:t>girders.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rPr>
          <w:spacing w:val="-5"/>
        </w:rPr>
        <w:t>was</w:t>
      </w:r>
      <w:r>
        <w:rPr>
          <w:spacing w:val="1"/>
        </w:rPr>
        <w:t xml:space="preserve"> </w:t>
      </w:r>
      <w:r>
        <w:rPr>
          <w:spacing w:val="2"/>
        </w:rPr>
        <w:t>gathered</w:t>
      </w:r>
      <w:r>
        <w:rPr>
          <w:spacing w:val="3"/>
        </w:rPr>
        <w:t xml:space="preserve"> </w:t>
      </w:r>
      <w:r>
        <w:rPr>
          <w:spacing w:val="2"/>
        </w:rPr>
        <w:t>under</w:t>
      </w:r>
      <w:r>
        <w:rPr>
          <w:spacing w:val="5"/>
        </w:rPr>
        <w:t xml:space="preserve"> </w:t>
      </w:r>
      <w:r>
        <w:rPr>
          <w:spacing w:val="2"/>
        </w:rPr>
        <w:t>operational</w:t>
      </w:r>
      <w:r>
        <w:rPr>
          <w:spacing w:val="-1"/>
        </w:rPr>
        <w:t xml:space="preserve"> </w:t>
      </w:r>
      <w:r>
        <w:rPr>
          <w:spacing w:val="1"/>
        </w:rPr>
        <w:t>conditions</w:t>
      </w:r>
      <w:r>
        <w:t xml:space="preserve"> </w:t>
      </w:r>
      <w:r>
        <w:rPr>
          <w:spacing w:val="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3"/>
        </w:rPr>
        <w:t xml:space="preserve"> </w:t>
      </w:r>
      <w:r>
        <w:rPr>
          <w:spacing w:val="1"/>
        </w:rPr>
        <w:t>than</w:t>
      </w:r>
      <w:r>
        <w:rPr>
          <w:spacing w:val="4"/>
        </w:rPr>
        <w:t xml:space="preserve"> </w:t>
      </w:r>
      <w:r>
        <w:rPr>
          <w:spacing w:val="1"/>
        </w:rPr>
        <w:t>12</w:t>
      </w:r>
      <w:r>
        <w:rPr>
          <w:spacing w:val="3"/>
        </w:rPr>
        <w:t xml:space="preserve"> </w:t>
      </w:r>
      <w:r>
        <w:rPr>
          <w:spacing w:val="2"/>
        </w:rPr>
        <w:t>hours.</w:t>
      </w:r>
    </w:p>
    <w:p w:rsidR="00045BAF" w:rsidRDefault="00045BAF">
      <w:pPr>
        <w:spacing w:line="298" w:lineRule="auto"/>
        <w:jc w:val="both"/>
        <w:rPr>
          <w:rFonts w:ascii="Arial" w:eastAsia="Arial" w:hAnsi="Arial" w:cs="Arial"/>
        </w:rPr>
        <w:sectPr w:rsidR="00045BAF">
          <w:type w:val="continuous"/>
          <w:pgSz w:w="12240" w:h="15840"/>
          <w:pgMar w:top="2060" w:right="660" w:bottom="280" w:left="680" w:header="720" w:footer="720" w:gutter="0"/>
          <w:cols w:space="720"/>
        </w:sectPr>
      </w:pPr>
    </w:p>
    <w:p w:rsidR="00045BAF" w:rsidRDefault="00045BAF">
      <w:pPr>
        <w:spacing w:before="11"/>
        <w:rPr>
          <w:rFonts w:ascii="Arial" w:eastAsia="Arial" w:hAnsi="Arial" w:cs="Arial"/>
          <w:sz w:val="6"/>
          <w:szCs w:val="6"/>
        </w:rPr>
      </w:pPr>
    </w:p>
    <w:p w:rsidR="00045BAF" w:rsidRDefault="003B7BE8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813219" cy="25717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21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0" w:line="298" w:lineRule="auto"/>
        <w:ind w:left="105" w:right="113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33"/>
        </w:rPr>
        <w:t xml:space="preserve"> </w:t>
      </w:r>
      <w:r>
        <w:rPr>
          <w:spacing w:val="1"/>
        </w:rPr>
        <w:t>load</w:t>
      </w:r>
      <w:r>
        <w:rPr>
          <w:spacing w:val="34"/>
        </w:rPr>
        <w:t xml:space="preserve"> </w:t>
      </w:r>
      <w:r>
        <w:rPr>
          <w:spacing w:val="1"/>
        </w:rPr>
        <w:t>test</w:t>
      </w:r>
      <w:r>
        <w:rPr>
          <w:spacing w:val="32"/>
        </w:rPr>
        <w:t xml:space="preserve"> </w:t>
      </w:r>
      <w:r>
        <w:rPr>
          <w:spacing w:val="-5"/>
        </w:rPr>
        <w:t>was</w:t>
      </w:r>
      <w:r>
        <w:rPr>
          <w:spacing w:val="31"/>
        </w:rPr>
        <w:t xml:space="preserve"> </w:t>
      </w:r>
      <w:r>
        <w:rPr>
          <w:spacing w:val="1"/>
        </w:rPr>
        <w:t>performed</w:t>
      </w:r>
      <w:r>
        <w:rPr>
          <w:spacing w:val="3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single</w:t>
      </w:r>
      <w:r>
        <w:rPr>
          <w:spacing w:val="34"/>
        </w:rPr>
        <w:t xml:space="preserve"> </w:t>
      </w:r>
      <w:r>
        <w:rPr>
          <w:spacing w:val="-1"/>
        </w:rPr>
        <w:t>dump</w:t>
      </w:r>
      <w:r>
        <w:rPr>
          <w:spacing w:val="34"/>
        </w:rPr>
        <w:t xml:space="preserve"> </w:t>
      </w:r>
      <w:r>
        <w:rPr>
          <w:spacing w:val="1"/>
        </w:rPr>
        <w:t>truck</w:t>
      </w:r>
      <w:r>
        <w:rPr>
          <w:spacing w:val="31"/>
        </w:rPr>
        <w:t xml:space="preserve"> </w:t>
      </w:r>
      <w:ins w:id="16" w:author="John Braley" w:date="2018-09-28T13:26:00Z">
        <w:r w:rsidR="004C04E4">
          <w:rPr>
            <w:spacing w:val="31"/>
          </w:rPr>
          <w:t xml:space="preserve">with a </w:t>
        </w:r>
      </w:ins>
      <w:r>
        <w:rPr>
          <w:spacing w:val="1"/>
        </w:rPr>
        <w:t>loaded</w:t>
      </w:r>
      <w:r>
        <w:rPr>
          <w:spacing w:val="34"/>
        </w:rPr>
        <w:t xml:space="preserve"> </w:t>
      </w:r>
      <w:del w:id="17" w:author="John Braley" w:date="2018-09-28T13:26:00Z">
        <w:r w:rsidDel="004C04E4">
          <w:delText>to</w:delText>
        </w:r>
        <w:r w:rsidDel="004C04E4">
          <w:rPr>
            <w:spacing w:val="34"/>
          </w:rPr>
          <w:delText xml:space="preserve"> </w:delText>
        </w:r>
      </w:del>
      <w:ins w:id="18" w:author="John Braley" w:date="2018-09-28T13:26:00Z">
        <w:r w:rsidR="004C04E4">
          <w:t>weight of</w:t>
        </w:r>
        <w:r w:rsidR="004C04E4">
          <w:rPr>
            <w:spacing w:val="34"/>
          </w:rPr>
          <w:t xml:space="preserve"> </w:t>
        </w:r>
      </w:ins>
      <w:r>
        <w:rPr>
          <w:spacing w:val="-1"/>
        </w:rPr>
        <w:t>approximately</w:t>
      </w:r>
      <w:r>
        <w:rPr>
          <w:spacing w:val="31"/>
        </w:rPr>
        <w:t xml:space="preserve"> </w:t>
      </w:r>
      <w:r>
        <w:rPr>
          <w:spacing w:val="1"/>
        </w:rPr>
        <w:t>60</w:t>
      </w:r>
      <w:r>
        <w:rPr>
          <w:spacing w:val="33"/>
        </w:rPr>
        <w:t xml:space="preserve"> </w:t>
      </w:r>
      <w:r>
        <w:t>kips.</w:t>
      </w:r>
      <w:r>
        <w:rPr>
          <w:spacing w:val="32"/>
        </w:rPr>
        <w:t xml:space="preserve"> </w:t>
      </w:r>
      <w:r>
        <w:t>Accelerometers</w:t>
      </w:r>
      <w:r>
        <w:rPr>
          <w:spacing w:val="31"/>
        </w:rPr>
        <w:t xml:space="preserve"> </w:t>
      </w:r>
      <w:r>
        <w:rPr>
          <w:spacing w:val="-3"/>
        </w:rPr>
        <w:t>were</w:t>
      </w:r>
      <w:r>
        <w:rPr>
          <w:spacing w:val="78"/>
        </w:rPr>
        <w:t xml:space="preserve"> </w:t>
      </w:r>
      <w:r>
        <w:rPr>
          <w:spacing w:val="1"/>
        </w:rPr>
        <w:t xml:space="preserve">attached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 xml:space="preserve">the </w:t>
      </w:r>
      <w:r>
        <w:rPr>
          <w:spacing w:val="-7"/>
        </w:rPr>
        <w:t>t</w:t>
      </w:r>
      <w:r>
        <w:rPr>
          <w:spacing w:val="-6"/>
        </w:rPr>
        <w:t>wo</w:t>
      </w:r>
      <w:r>
        <w:rPr>
          <w:spacing w:val="2"/>
        </w:rPr>
        <w:t xml:space="preserve"> </w:t>
      </w:r>
      <w:r>
        <w:rPr>
          <w:spacing w:val="1"/>
        </w:rPr>
        <w:t>back</w:t>
      </w:r>
      <w:r>
        <w:rPr>
          <w:spacing w:val="57"/>
        </w:rPr>
        <w:t xml:space="preserve"> </w:t>
      </w:r>
      <w:r>
        <w:rPr>
          <w:spacing w:val="2"/>
        </w:rPr>
        <w:t>corners</w:t>
      </w:r>
      <w:r>
        <w:rPr>
          <w:spacing w:val="57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dump</w:t>
      </w:r>
      <w:r>
        <w:rPr>
          <w:spacing w:val="2"/>
        </w:rPr>
        <w:t xml:space="preserve"> body</w:t>
      </w:r>
      <w:r>
        <w:rPr>
          <w:spacing w:val="57"/>
        </w:rPr>
        <w:t xml:space="preserve"> </w:t>
      </w:r>
      <w:r>
        <w:rPr>
          <w:spacing w:val="2"/>
        </w:rPr>
        <w:t>and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 xml:space="preserve">the </w:t>
      </w:r>
      <w:r>
        <w:rPr>
          <w:spacing w:val="-1"/>
        </w:rPr>
        <w:t>frame</w:t>
      </w:r>
      <w:r>
        <w:rPr>
          <w:spacing w:val="2"/>
        </w:rPr>
        <w:t xml:space="preserve"> near</w:t>
      </w:r>
      <w:r>
        <w:rPr>
          <w:spacing w:val="4"/>
        </w:rPr>
        <w:t xml:space="preserve"> </w:t>
      </w:r>
      <w:r>
        <w:rPr>
          <w:spacing w:val="1"/>
        </w:rPr>
        <w:t xml:space="preserve">the </w:t>
      </w:r>
      <w:r>
        <w:rPr>
          <w:spacing w:val="2"/>
        </w:rPr>
        <w:t>front</w:t>
      </w:r>
      <w:r>
        <w:rPr>
          <w:spacing w:val="1"/>
        </w:rPr>
        <w:t xml:space="preserve"> of</w:t>
      </w:r>
      <w:r>
        <w:t xml:space="preserve"> </w:t>
      </w:r>
      <w:r>
        <w:rPr>
          <w:spacing w:val="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dump</w:t>
      </w:r>
      <w:r>
        <w:rPr>
          <w:spacing w:val="2"/>
        </w:rPr>
        <w:t xml:space="preserve"> </w:t>
      </w:r>
      <w:r>
        <w:rPr>
          <w:spacing w:val="-2"/>
        </w:rPr>
        <w:t>body.</w:t>
      </w:r>
      <w:r>
        <w:rPr>
          <w:spacing w:val="72"/>
          <w:w w:val="99"/>
        </w:rPr>
        <w:t xml:space="preserve"> </w:t>
      </w:r>
      <w:r>
        <w:t>Accelerometers</w:t>
      </w:r>
      <w:r>
        <w:rPr>
          <w:spacing w:val="1"/>
        </w:rPr>
        <w:t xml:space="preserve"> </w:t>
      </w:r>
      <w:r>
        <w:rPr>
          <w:spacing w:val="-3"/>
        </w:rPr>
        <w:t>were</w:t>
      </w:r>
      <w:r>
        <w:rPr>
          <w:spacing w:val="4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installed</w:t>
      </w:r>
      <w:r>
        <w:rPr>
          <w:spacing w:val="4"/>
        </w:rPr>
        <w:t xml:space="preserve"> </w:t>
      </w:r>
      <w:r>
        <w:rPr>
          <w:spacing w:val="1"/>
        </w:rPr>
        <w:t>on</w:t>
      </w:r>
      <w:r>
        <w:rPr>
          <w:spacing w:val="5"/>
        </w:rPr>
        <w:t xml:space="preserve"> </w:t>
      </w:r>
      <w:r>
        <w:rPr>
          <w:spacing w:val="1"/>
        </w:rPr>
        <w:t>spans 2,</w:t>
      </w:r>
      <w:r>
        <w:rPr>
          <w:spacing w:val="3"/>
        </w:rPr>
        <w:t xml:space="preserve"> </w:t>
      </w:r>
      <w:r>
        <w:rPr>
          <w:spacing w:val="1"/>
        </w:rPr>
        <w:t>3,</w:t>
      </w:r>
      <w:r>
        <w:rPr>
          <w:spacing w:val="4"/>
        </w:rPr>
        <w:t xml:space="preserve"> </w:t>
      </w:r>
      <w:r>
        <w:rPr>
          <w:spacing w:val="1"/>
        </w:rPr>
        <w:t>4,</w:t>
      </w:r>
      <w:r>
        <w:rPr>
          <w:spacing w:val="3"/>
        </w:rPr>
        <w:t xml:space="preserve"> </w:t>
      </w:r>
      <w:r>
        <w:t>7</w:t>
      </w:r>
      <w:r>
        <w:rPr>
          <w:spacing w:val="5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rPr>
          <w:spacing w:val="1"/>
        </w:rPr>
        <w:t>8.</w:t>
      </w:r>
      <w:r>
        <w:rPr>
          <w:spacing w:val="4"/>
        </w:rPr>
        <w:t xml:space="preserve"> </w:t>
      </w:r>
      <w:r>
        <w:rPr>
          <w:spacing w:val="3"/>
        </w:rPr>
        <w:t>They</w:t>
      </w:r>
      <w:r>
        <w:rPr>
          <w:spacing w:val="1"/>
        </w:rPr>
        <w:t xml:space="preserve"> </w:t>
      </w:r>
      <w:r>
        <w:rPr>
          <w:spacing w:val="-3"/>
        </w:rPr>
        <w:t>were</w:t>
      </w:r>
      <w:r>
        <w:rPr>
          <w:spacing w:val="4"/>
        </w:rPr>
        <w:t xml:space="preserve"> </w:t>
      </w:r>
      <w:r>
        <w:t>spatially</w:t>
      </w:r>
      <w:r>
        <w:rPr>
          <w:spacing w:val="2"/>
        </w:rPr>
        <w:t xml:space="preserve"> </w:t>
      </w:r>
      <w:r>
        <w:rPr>
          <w:spacing w:val="1"/>
        </w:rPr>
        <w:t>distributed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2"/>
        </w:rPr>
        <w:t>capture</w:t>
      </w:r>
      <w:r>
        <w:rPr>
          <w:spacing w:val="4"/>
        </w:rPr>
        <w:t xml:space="preserve"> </w:t>
      </w:r>
      <w:r>
        <w:rPr>
          <w:spacing w:val="-5"/>
        </w:rPr>
        <w:t>maximum</w:t>
      </w:r>
      <w:r>
        <w:rPr>
          <w:spacing w:val="84"/>
        </w:rPr>
        <w:t xml:space="preserve"> </w:t>
      </w:r>
      <w:r>
        <w:rPr>
          <w:spacing w:val="2"/>
        </w:rPr>
        <w:t>bridge</w:t>
      </w:r>
      <w:r>
        <w:rPr>
          <w:spacing w:val="21"/>
        </w:rPr>
        <w:t xml:space="preserve"> </w:t>
      </w:r>
      <w:r>
        <w:rPr>
          <w:spacing w:val="2"/>
        </w:rPr>
        <w:t>response</w:t>
      </w:r>
      <w:r>
        <w:rPr>
          <w:spacing w:val="22"/>
        </w:rPr>
        <w:t xml:space="preserve"> </w:t>
      </w:r>
      <w:r>
        <w:rPr>
          <w:spacing w:val="2"/>
        </w:rPr>
        <w:t>and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2"/>
        </w:rPr>
        <w:t>capture</w:t>
      </w:r>
      <w:r>
        <w:rPr>
          <w:spacing w:val="21"/>
        </w:rPr>
        <w:t xml:space="preserve"> </w:t>
      </w:r>
      <w:r>
        <w:rPr>
          <w:spacing w:val="1"/>
        </w:rPr>
        <w:t>vibration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rPr>
          <w:spacing w:val="-1"/>
        </w:rPr>
        <w:t>modes</w:t>
      </w:r>
      <w:r>
        <w:rPr>
          <w:spacing w:val="17"/>
        </w:rPr>
        <w:t xml:space="preserve"> </w:t>
      </w:r>
      <w:r>
        <w:rPr>
          <w:spacing w:val="1"/>
        </w:rPr>
        <w:t>of</w:t>
      </w:r>
      <w:r>
        <w:rPr>
          <w:spacing w:val="20"/>
        </w:rPr>
        <w:t xml:space="preserve"> </w:t>
      </w:r>
      <w:r>
        <w:rPr>
          <w:spacing w:val="1"/>
        </w:rPr>
        <w:t>interest.</w:t>
      </w:r>
      <w:r>
        <w:rPr>
          <w:spacing w:val="2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1"/>
        </w:rPr>
        <w:t>total</w:t>
      </w:r>
      <w:r>
        <w:rPr>
          <w:spacing w:val="17"/>
        </w:rPr>
        <w:t xml:space="preserve"> </w:t>
      </w:r>
      <w:r>
        <w:rPr>
          <w:spacing w:val="1"/>
        </w:rPr>
        <w:t>of</w:t>
      </w:r>
      <w:r>
        <w:rPr>
          <w:spacing w:val="19"/>
        </w:rPr>
        <w:t xml:space="preserve"> </w:t>
      </w:r>
      <w:r>
        <w:rPr>
          <w:spacing w:val="1"/>
        </w:rPr>
        <w:t>14</w:t>
      </w:r>
      <w:r>
        <w:rPr>
          <w:spacing w:val="22"/>
        </w:rPr>
        <w:t xml:space="preserve"> </w:t>
      </w:r>
      <w:r>
        <w:rPr>
          <w:spacing w:val="1"/>
        </w:rPr>
        <w:t>passes</w:t>
      </w:r>
      <w:r>
        <w:rPr>
          <w:spacing w:val="17"/>
        </w:rPr>
        <w:t xml:space="preserve"> </w:t>
      </w:r>
      <w:r>
        <w:rPr>
          <w:spacing w:val="-3"/>
        </w:rPr>
        <w:t>were</w:t>
      </w:r>
      <w:r>
        <w:rPr>
          <w:spacing w:val="22"/>
        </w:rPr>
        <w:t xml:space="preserve"> </w:t>
      </w:r>
      <w:r>
        <w:rPr>
          <w:spacing w:val="-1"/>
        </w:rPr>
        <w:t>made</w:t>
      </w:r>
      <w:r>
        <w:rPr>
          <w:spacing w:val="21"/>
        </w:rPr>
        <w:t xml:space="preserve"> </w:t>
      </w:r>
      <w:r>
        <w:rPr>
          <w:spacing w:val="1"/>
        </w:rPr>
        <w:t>by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1"/>
        </w:rPr>
        <w:t>truck</w:t>
      </w:r>
      <w:r>
        <w:rPr>
          <w:spacing w:val="66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"/>
        </w:rPr>
        <w:t xml:space="preserve"> </w:t>
      </w:r>
      <w:r>
        <w:rPr>
          <w:spacing w:val="2"/>
        </w:rPr>
        <w:t>speeds</w:t>
      </w:r>
      <w:r>
        <w:rPr>
          <w:spacing w:val="1"/>
        </w:rPr>
        <w:t xml:space="preserve"> </w:t>
      </w:r>
      <w:r>
        <w:rPr>
          <w:spacing w:val="2"/>
        </w:rPr>
        <w:t>ranging</w:t>
      </w:r>
      <w:r>
        <w:rPr>
          <w:spacing w:val="4"/>
        </w:rPr>
        <w:t xml:space="preserve"> </w:t>
      </w:r>
      <w:r>
        <w:rPr>
          <w:spacing w:val="2"/>
        </w:rPr>
        <w:t>from</w:t>
      </w:r>
      <w:r>
        <w:rPr>
          <w:spacing w:val="-10"/>
        </w:rPr>
        <w:t xml:space="preserve"> </w:t>
      </w:r>
      <w:r>
        <w:rPr>
          <w:spacing w:val="1"/>
        </w:rPr>
        <w:t>10</w:t>
      </w:r>
      <w:r>
        <w:rPr>
          <w:spacing w:val="4"/>
        </w:rPr>
        <w:t xml:space="preserve"> </w:t>
      </w:r>
      <w:r>
        <w:rPr>
          <w:spacing w:val="-3"/>
        </w:rPr>
        <w:t>mph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60</w:t>
      </w:r>
      <w:r>
        <w:rPr>
          <w:spacing w:val="4"/>
        </w:rPr>
        <w:t xml:space="preserve"> </w:t>
      </w:r>
      <w:r>
        <w:rPr>
          <w:spacing w:val="-1"/>
        </w:rPr>
        <w:t>mph.</w:t>
      </w:r>
      <w:r>
        <w:rPr>
          <w:spacing w:val="3"/>
        </w:rPr>
        <w:t xml:space="preserve"> </w:t>
      </w:r>
      <w:r>
        <w:t>Bridge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truck acceleration</w:t>
      </w:r>
      <w:r>
        <w:rPr>
          <w:spacing w:val="4"/>
        </w:rPr>
        <w:t xml:space="preserve"> </w:t>
      </w:r>
      <w:r>
        <w:rPr>
          <w:spacing w:val="-5"/>
        </w:rPr>
        <w:t>was</w:t>
      </w:r>
      <w:r>
        <w:t xml:space="preserve"> </w:t>
      </w:r>
      <w:r>
        <w:rPr>
          <w:spacing w:val="2"/>
        </w:rPr>
        <w:t>recorded</w:t>
      </w:r>
      <w:r>
        <w:rPr>
          <w:spacing w:val="4"/>
        </w:rPr>
        <w:t xml:space="preserve"> </w:t>
      </w:r>
      <w:r>
        <w:t>synchronously.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436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1359530" cy="89039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530" cy="8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21" w:line="298" w:lineRule="auto"/>
        <w:ind w:left="105" w:right="121"/>
        <w:jc w:val="both"/>
        <w:rPr>
          <w:rFonts w:cs="Arial"/>
        </w:rPr>
      </w:pPr>
      <w:r>
        <w:rPr>
          <w:spacing w:val="3"/>
        </w:rPr>
        <w:t>The</w:t>
      </w:r>
      <w:r>
        <w:rPr>
          <w:spacing w:val="21"/>
        </w:rPr>
        <w:t xml:space="preserve"> </w:t>
      </w:r>
      <w:r>
        <w:rPr>
          <w:spacing w:val="1"/>
        </w:rPr>
        <w:t>profile</w:t>
      </w:r>
      <w:r>
        <w:rPr>
          <w:spacing w:val="21"/>
        </w:rPr>
        <w:t xml:space="preserve"> </w:t>
      </w:r>
      <w:r>
        <w:rPr>
          <w:spacing w:val="1"/>
        </w:rPr>
        <w:t>of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1"/>
        </w:rPr>
        <w:t xml:space="preserve"> </w:t>
      </w:r>
      <w:r>
        <w:t>roadway</w:t>
      </w:r>
      <w:r>
        <w:rPr>
          <w:spacing w:val="19"/>
        </w:rPr>
        <w:t xml:space="preserve"> </w:t>
      </w:r>
      <w:r>
        <w:rPr>
          <w:spacing w:val="-5"/>
        </w:rPr>
        <w:t>was</w:t>
      </w:r>
      <w:r>
        <w:rPr>
          <w:spacing w:val="18"/>
        </w:rPr>
        <w:t xml:space="preserve"> </w:t>
      </w:r>
      <w:r>
        <w:t>collected</w:t>
      </w:r>
      <w:r>
        <w:rPr>
          <w:spacing w:val="22"/>
        </w:rPr>
        <w:t xml:space="preserve"> </w:t>
      </w:r>
      <w:r>
        <w:rPr>
          <w:spacing w:val="1"/>
        </w:rPr>
        <w:t>by</w:t>
      </w:r>
      <w:r>
        <w:rPr>
          <w:spacing w:val="18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1"/>
        </w:rPr>
        <w:t>contracted</w:t>
      </w:r>
      <w:r>
        <w:rPr>
          <w:spacing w:val="21"/>
        </w:rPr>
        <w:t xml:space="preserve"> </w:t>
      </w:r>
      <w:r>
        <w:rPr>
          <w:spacing w:val="1"/>
        </w:rPr>
        <w:t>professional</w:t>
      </w:r>
      <w:r>
        <w:rPr>
          <w:spacing w:val="17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rPr>
          <w:spacing w:val="1"/>
        </w:rPr>
        <w:t>an</w:t>
      </w:r>
      <w:r>
        <w:rPr>
          <w:spacing w:val="21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mes</w:t>
      </w:r>
      <w:r>
        <w:rPr>
          <w:spacing w:val="19"/>
        </w:rPr>
        <w:t xml:space="preserve"> </w:t>
      </w:r>
      <w:r>
        <w:rPr>
          <w:spacing w:val="1"/>
        </w:rPr>
        <w:t>Engineering</w:t>
      </w:r>
      <w:r>
        <w:rPr>
          <w:spacing w:val="21"/>
        </w:rPr>
        <w:t xml:space="preserve"> </w:t>
      </w:r>
      <w:r>
        <w:rPr>
          <w:spacing w:val="-1"/>
        </w:rPr>
        <w:t>Model</w:t>
      </w:r>
      <w:r>
        <w:rPr>
          <w:spacing w:val="17"/>
        </w:rPr>
        <w:t xml:space="preserve"> </w:t>
      </w:r>
      <w:r>
        <w:rPr>
          <w:spacing w:val="2"/>
        </w:rPr>
        <w:t>8300</w:t>
      </w:r>
      <w:r>
        <w:rPr>
          <w:spacing w:val="90"/>
        </w:rPr>
        <w:t xml:space="preserve"> </w:t>
      </w:r>
      <w:r>
        <w:t>Portable</w:t>
      </w:r>
      <w:r>
        <w:rPr>
          <w:spacing w:val="13"/>
        </w:rPr>
        <w:t xml:space="preserve"> </w:t>
      </w:r>
      <w:r>
        <w:rPr>
          <w:spacing w:val="-1"/>
        </w:rPr>
        <w:t>Profiler.</w:t>
      </w:r>
      <w:r>
        <w:rPr>
          <w:spacing w:val="11"/>
        </w:rPr>
        <w:t xml:space="preserve"> </w:t>
      </w:r>
      <w:r>
        <w:rPr>
          <w:spacing w:val="-1"/>
        </w:rPr>
        <w:t>Roadway</w:t>
      </w:r>
      <w:r>
        <w:rPr>
          <w:spacing w:val="9"/>
        </w:rPr>
        <w:t xml:space="preserve"> </w:t>
      </w:r>
      <w:r>
        <w:rPr>
          <w:spacing w:val="1"/>
        </w:rPr>
        <w:t>elevation</w:t>
      </w:r>
      <w:r>
        <w:rPr>
          <w:spacing w:val="14"/>
        </w:rPr>
        <w:t xml:space="preserve"> </w:t>
      </w:r>
      <w:r>
        <w:t>measurements</w:t>
      </w:r>
      <w:r>
        <w:rPr>
          <w:spacing w:val="9"/>
        </w:rPr>
        <w:t xml:space="preserve"> </w:t>
      </w:r>
      <w:r>
        <w:rPr>
          <w:spacing w:val="-3"/>
        </w:rPr>
        <w:t>were</w:t>
      </w:r>
      <w:r>
        <w:rPr>
          <w:spacing w:val="13"/>
        </w:rPr>
        <w:t xml:space="preserve"> </w:t>
      </w:r>
      <w:r>
        <w:rPr>
          <w:spacing w:val="1"/>
        </w:rPr>
        <w:t>taken</w:t>
      </w:r>
      <w:r>
        <w:rPr>
          <w:spacing w:val="14"/>
        </w:rPr>
        <w:t xml:space="preserve"> </w:t>
      </w:r>
      <w:r>
        <w:rPr>
          <w:spacing w:val="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highway</w:t>
      </w:r>
      <w:r>
        <w:rPr>
          <w:spacing w:val="9"/>
        </w:rPr>
        <w:t xml:space="preserve"> </w:t>
      </w:r>
      <w:r>
        <w:rPr>
          <w:spacing w:val="2"/>
        </w:rPr>
        <w:t>speeds</w:t>
      </w:r>
      <w:r>
        <w:rPr>
          <w:spacing w:val="10"/>
        </w:rPr>
        <w:t xml:space="preserve"> </w:t>
      </w:r>
      <w:r>
        <w:rPr>
          <w:spacing w:val="-1"/>
        </w:rPr>
        <w:t>approximately</w:t>
      </w:r>
      <w:r>
        <w:rPr>
          <w:spacing w:val="9"/>
        </w:rPr>
        <w:t xml:space="preserve"> </w:t>
      </w:r>
      <w:r>
        <w:rPr>
          <w:spacing w:val="2"/>
        </w:rPr>
        <w:t>every</w:t>
      </w:r>
      <w:r>
        <w:rPr>
          <w:spacing w:val="9"/>
        </w:rPr>
        <w:t xml:space="preserve"> </w:t>
      </w:r>
      <w:r>
        <w:t>inch.</w:t>
      </w:r>
      <w:r>
        <w:rPr>
          <w:spacing w:val="12"/>
        </w:rPr>
        <w:t xml:space="preserve"> </w:t>
      </w:r>
      <w:r>
        <w:rPr>
          <w:spacing w:val="-3"/>
        </w:rPr>
        <w:t>All</w:t>
      </w:r>
      <w:r>
        <w:rPr>
          <w:spacing w:val="64"/>
        </w:rPr>
        <w:t xml:space="preserve"> </w:t>
      </w:r>
      <w:r>
        <w:rPr>
          <w:spacing w:val="2"/>
        </w:rPr>
        <w:t>three</w:t>
      </w:r>
      <w:r>
        <w:rPr>
          <w:spacing w:val="3"/>
        </w:rPr>
        <w:t xml:space="preserve"> </w:t>
      </w:r>
      <w:r>
        <w:rPr>
          <w:spacing w:val="1"/>
        </w:rPr>
        <w:t xml:space="preserve">lanes </w:t>
      </w:r>
      <w:r>
        <w:rPr>
          <w:spacing w:val="-3"/>
        </w:rPr>
        <w:t>were</w:t>
      </w:r>
      <w:r>
        <w:rPr>
          <w:spacing w:val="4"/>
        </w:rPr>
        <w:t xml:space="preserve"> </w:t>
      </w:r>
      <w:r>
        <w:t>measured</w:t>
      </w:r>
      <w:r>
        <w:rPr>
          <w:spacing w:val="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4"/>
        </w:rPr>
        <w:t xml:space="preserve"> </w:t>
      </w:r>
      <w:r>
        <w:t>2</w:t>
      </w:r>
      <w:r>
        <w:rPr>
          <w:spacing w:val="4"/>
        </w:rPr>
        <w:t xml:space="preserve"> </w:t>
      </w:r>
      <w:r>
        <w:rPr>
          <w:spacing w:val="1"/>
        </w:rPr>
        <w:t xml:space="preserve">passes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1"/>
        </w:rPr>
        <w:t>each</w:t>
      </w:r>
      <w:r>
        <w:rPr>
          <w:spacing w:val="4"/>
        </w:rPr>
        <w:t xml:space="preserve"> </w:t>
      </w:r>
      <w:r>
        <w:rPr>
          <w:spacing w:val="1"/>
        </w:rPr>
        <w:t>lane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2"/>
        </w:rPr>
        <w:t>ensure</w:t>
      </w:r>
      <w:r>
        <w:rPr>
          <w:spacing w:val="4"/>
        </w:rPr>
        <w:t xml:space="preserve"> </w:t>
      </w:r>
      <w:r>
        <w:rPr>
          <w:spacing w:val="-1"/>
        </w:rPr>
        <w:t>accuracy.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67895" cy="175393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895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26" w:line="298" w:lineRule="auto"/>
        <w:ind w:left="105" w:right="117"/>
        <w:jc w:val="both"/>
        <w:rPr>
          <w:rFonts w:cs="Arial"/>
        </w:rPr>
      </w:pPr>
      <w:r>
        <w:rPr>
          <w:spacing w:val="1"/>
        </w:rPr>
        <w:t>Several</w:t>
      </w:r>
      <w:r>
        <w:rPr>
          <w:spacing w:val="32"/>
        </w:rPr>
        <w:t xml:space="preserve"> </w:t>
      </w:r>
      <w:r>
        <w:rPr>
          <w:spacing w:val="3"/>
        </w:rPr>
        <w:t>FE</w:t>
      </w:r>
      <w:r>
        <w:rPr>
          <w:spacing w:val="29"/>
        </w:rPr>
        <w:t xml:space="preserve"> </w:t>
      </w:r>
      <w:r>
        <w:rPr>
          <w:spacing w:val="-1"/>
        </w:rPr>
        <w:t>models</w:t>
      </w:r>
      <w:r>
        <w:rPr>
          <w:spacing w:val="34"/>
        </w:rPr>
        <w:t xml:space="preserve"> </w:t>
      </w:r>
      <w:r>
        <w:rPr>
          <w:spacing w:val="1"/>
        </w:rPr>
        <w:t>of</w:t>
      </w:r>
      <w:r>
        <w:rPr>
          <w:spacing w:val="36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rPr>
          <w:spacing w:val="2"/>
        </w:rPr>
        <w:t>structure</w:t>
      </w:r>
      <w:r>
        <w:rPr>
          <w:spacing w:val="37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8"/>
        </w:rPr>
        <w:t xml:space="preserve"> </w:t>
      </w:r>
      <w:r>
        <w:rPr>
          <w:spacing w:val="1"/>
        </w:rPr>
        <w:t>varying</w:t>
      </w:r>
      <w:r>
        <w:rPr>
          <w:spacing w:val="37"/>
        </w:rPr>
        <w:t xml:space="preserve"> </w:t>
      </w:r>
      <w:r>
        <w:rPr>
          <w:spacing w:val="1"/>
        </w:rPr>
        <w:t>scope</w:t>
      </w:r>
      <w:r>
        <w:rPr>
          <w:spacing w:val="38"/>
        </w:rPr>
        <w:t xml:space="preserve"> </w:t>
      </w:r>
      <w:r>
        <w:rPr>
          <w:spacing w:val="2"/>
        </w:rPr>
        <w:t>and</w:t>
      </w:r>
      <w:r>
        <w:rPr>
          <w:spacing w:val="37"/>
        </w:rPr>
        <w:t xml:space="preserve"> </w:t>
      </w:r>
      <w:r>
        <w:rPr>
          <w:spacing w:val="1"/>
        </w:rPr>
        <w:t>detail</w:t>
      </w:r>
      <w:r>
        <w:rPr>
          <w:spacing w:val="33"/>
        </w:rPr>
        <w:t xml:space="preserve"> </w:t>
      </w:r>
      <w:r>
        <w:rPr>
          <w:spacing w:val="-3"/>
        </w:rPr>
        <w:t>were</w:t>
      </w:r>
      <w:r>
        <w:rPr>
          <w:spacing w:val="37"/>
        </w:rPr>
        <w:t xml:space="preserve"> </w:t>
      </w:r>
      <w:r>
        <w:rPr>
          <w:spacing w:val="2"/>
        </w:rPr>
        <w:t>created.</w:t>
      </w:r>
      <w:r>
        <w:rPr>
          <w:spacing w:val="3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1"/>
        </w:rPr>
        <w:t>detailed</w:t>
      </w:r>
      <w:r>
        <w:rPr>
          <w:spacing w:val="38"/>
        </w:rPr>
        <w:t xml:space="preserve"> </w:t>
      </w:r>
      <w:r>
        <w:t>element-level</w:t>
      </w:r>
      <w:r>
        <w:rPr>
          <w:spacing w:val="32"/>
        </w:rPr>
        <w:t xml:space="preserve"> </w:t>
      </w:r>
      <w:r>
        <w:rPr>
          <w:spacing w:val="3"/>
        </w:rPr>
        <w:t>FE</w:t>
      </w:r>
      <w:r>
        <w:rPr>
          <w:spacing w:val="60"/>
          <w:w w:val="99"/>
        </w:rPr>
        <w:t xml:space="preserve"> </w:t>
      </w:r>
      <w:r>
        <w:rPr>
          <w:spacing w:val="-1"/>
        </w:rPr>
        <w:t>model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spans</w:t>
      </w:r>
      <w:r>
        <w:rPr>
          <w:spacing w:val="21"/>
        </w:rPr>
        <w:t xml:space="preserve"> </w:t>
      </w:r>
      <w:r>
        <w:t>7</w:t>
      </w:r>
      <w:r>
        <w:rPr>
          <w:spacing w:val="25"/>
        </w:rPr>
        <w:t xml:space="preserve"> </w:t>
      </w:r>
      <w:r>
        <w:rPr>
          <w:spacing w:val="2"/>
        </w:rPr>
        <w:t>and</w:t>
      </w:r>
      <w:r>
        <w:rPr>
          <w:spacing w:val="24"/>
        </w:rPr>
        <w:t xml:space="preserve"> </w:t>
      </w:r>
      <w:r>
        <w:t>8</w:t>
      </w:r>
      <w:r>
        <w:rPr>
          <w:spacing w:val="24"/>
        </w:rPr>
        <w:t xml:space="preserve"> </w:t>
      </w:r>
      <w:r>
        <w:rPr>
          <w:spacing w:val="-5"/>
        </w:rPr>
        <w:t>was</w:t>
      </w:r>
      <w:r>
        <w:rPr>
          <w:spacing w:val="21"/>
        </w:rPr>
        <w:t xml:space="preserve"> </w:t>
      </w:r>
      <w:r>
        <w:t>first</w:t>
      </w:r>
      <w:r>
        <w:rPr>
          <w:spacing w:val="24"/>
        </w:rPr>
        <w:t xml:space="preserve"> </w:t>
      </w:r>
      <w:r>
        <w:rPr>
          <w:spacing w:val="1"/>
        </w:rPr>
        <w:t>constructed</w:t>
      </w:r>
      <w:r>
        <w:rPr>
          <w:spacing w:val="24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4"/>
        </w:rPr>
        <w:t xml:space="preserve"> </w:t>
      </w:r>
      <w:r>
        <w:rPr>
          <w:spacing w:val="1"/>
        </w:rPr>
        <w:t>geometry</w:t>
      </w:r>
      <w:r>
        <w:rPr>
          <w:spacing w:val="22"/>
        </w:rPr>
        <w:t xml:space="preserve"> </w:t>
      </w:r>
      <w:r>
        <w:rPr>
          <w:spacing w:val="1"/>
        </w:rPr>
        <w:t>consistent</w:t>
      </w:r>
      <w:r>
        <w:rPr>
          <w:spacing w:val="2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real</w:t>
      </w:r>
      <w:r>
        <w:rPr>
          <w:spacing w:val="20"/>
        </w:rPr>
        <w:t xml:space="preserve"> </w:t>
      </w:r>
      <w:r>
        <w:rPr>
          <w:spacing w:val="2"/>
        </w:rPr>
        <w:t>structure.</w:t>
      </w:r>
      <w:r>
        <w:rPr>
          <w:spacing w:val="23"/>
        </w:rPr>
        <w:t xml:space="preserve"> </w:t>
      </w:r>
      <w:r>
        <w:rPr>
          <w:spacing w:val="1"/>
        </w:rPr>
        <w:t>This</w:t>
      </w:r>
      <w:r>
        <w:rPr>
          <w:spacing w:val="21"/>
        </w:rPr>
        <w:t xml:space="preserve"> </w:t>
      </w:r>
      <w:r>
        <w:rPr>
          <w:spacing w:val="-1"/>
        </w:rPr>
        <w:t>model</w:t>
      </w:r>
      <w:r>
        <w:rPr>
          <w:spacing w:val="20"/>
        </w:rPr>
        <w:t xml:space="preserve"> </w:t>
      </w:r>
      <w:r>
        <w:rPr>
          <w:spacing w:val="-5"/>
        </w:rPr>
        <w:t>was</w:t>
      </w:r>
      <w:r>
        <w:rPr>
          <w:spacing w:val="80"/>
        </w:rPr>
        <w:t xml:space="preserve"> </w:t>
      </w:r>
      <w:r>
        <w:rPr>
          <w:spacing w:val="1"/>
        </w:rPr>
        <w:t>calibrated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1"/>
        </w:rPr>
        <w:t>obtained</w:t>
      </w:r>
      <w:r>
        <w:rPr>
          <w:spacing w:val="9"/>
        </w:rPr>
        <w:t xml:space="preserve"> </w:t>
      </w:r>
      <w:r>
        <w:rPr>
          <w:spacing w:val="2"/>
        </w:rPr>
        <w:t>frequencies</w:t>
      </w:r>
      <w:r>
        <w:rPr>
          <w:spacing w:val="5"/>
        </w:rPr>
        <w:t xml:space="preserve"> </w:t>
      </w:r>
      <w:r>
        <w:rPr>
          <w:spacing w:val="2"/>
        </w:rPr>
        <w:t>and</w:t>
      </w:r>
      <w:r>
        <w:rPr>
          <w:spacing w:val="10"/>
        </w:rPr>
        <w:t xml:space="preserve"> </w:t>
      </w:r>
      <w:r>
        <w:rPr>
          <w:spacing w:val="2"/>
        </w:rPr>
        <w:t>shapes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2"/>
        </w:rPr>
        <w:t>natural</w:t>
      </w:r>
      <w:r>
        <w:rPr>
          <w:spacing w:val="4"/>
        </w:rPr>
        <w:t xml:space="preserve"> </w:t>
      </w:r>
      <w:r>
        <w:rPr>
          <w:spacing w:val="-1"/>
        </w:rPr>
        <w:t>modes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rPr>
          <w:spacing w:val="1"/>
        </w:rPr>
        <w:t>vibration.</w:t>
      </w:r>
      <w:r>
        <w:rPr>
          <w:spacing w:val="7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t>stiffness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83"/>
        </w:rPr>
        <w:t xml:space="preserve"> </w:t>
      </w:r>
      <w:r>
        <w:rPr>
          <w:spacing w:val="1"/>
        </w:rPr>
        <w:t>concrete</w:t>
      </w:r>
      <w:r>
        <w:rPr>
          <w:spacing w:val="3"/>
        </w:rPr>
        <w:t xml:space="preserve"> </w:t>
      </w:r>
      <w:r>
        <w:rPr>
          <w:spacing w:val="2"/>
        </w:rPr>
        <w:t>barriers</w:t>
      </w:r>
      <w:r>
        <w:t xml:space="preserve"> </w:t>
      </w:r>
      <w:r>
        <w:rPr>
          <w:spacing w:val="2"/>
        </w:rPr>
        <w:t>needed</w:t>
      </w:r>
      <w:r>
        <w:rPr>
          <w:spacing w:val="4"/>
        </w:rPr>
        <w:t xml:space="preserve"> </w:t>
      </w:r>
      <w:r>
        <w:rPr>
          <w:spacing w:val="-1"/>
        </w:rPr>
        <w:t>modification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bring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rPr>
          <w:spacing w:val="1"/>
        </w:rPr>
        <w:t>agreement</w:t>
      </w:r>
      <w:r>
        <w:rPr>
          <w:spacing w:val="2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experimental</w:t>
      </w:r>
      <w:r>
        <w:rPr>
          <w:spacing w:val="-2"/>
        </w:rPr>
        <w:t xml:space="preserve"> </w:t>
      </w:r>
      <w:r>
        <w:rPr>
          <w:spacing w:val="1"/>
        </w:rPr>
        <w:t>results.</w:t>
      </w:r>
    </w:p>
    <w:p w:rsidR="00045BAF" w:rsidRDefault="003B7BE8">
      <w:pPr>
        <w:pStyle w:val="BodyText"/>
        <w:spacing w:before="151" w:line="298" w:lineRule="auto"/>
        <w:ind w:left="105" w:right="124"/>
        <w:jc w:val="both"/>
        <w:rPr>
          <w:rFonts w:cs="Arial"/>
        </w:rPr>
      </w:pPr>
      <w:r>
        <w:rPr>
          <w:rFonts w:cs="Arial"/>
        </w:rPr>
        <w:t>Additional</w:t>
      </w:r>
      <w:r>
        <w:rPr>
          <w:rFonts w:cs="Arial"/>
          <w:spacing w:val="18"/>
        </w:rPr>
        <w:t xml:space="preserve"> </w:t>
      </w:r>
      <w:r>
        <w:rPr>
          <w:rFonts w:cs="Arial"/>
          <w:spacing w:val="-1"/>
        </w:rPr>
        <w:t>models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24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2"/>
        </w:rPr>
        <w:t>created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-5"/>
        </w:rPr>
        <w:t>wi</w:t>
      </w:r>
      <w:r>
        <w:rPr>
          <w:rFonts w:cs="Arial"/>
          <w:spacing w:val="-6"/>
        </w:rPr>
        <w:t>t</w:t>
      </w:r>
      <w:r>
        <w:rPr>
          <w:rFonts w:cs="Arial"/>
          <w:spacing w:val="-5"/>
        </w:rPr>
        <w:t>h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varying</w:t>
      </w:r>
      <w:r>
        <w:rPr>
          <w:rFonts w:cs="Arial"/>
          <w:spacing w:val="24"/>
        </w:rPr>
        <w:t xml:space="preserve"> </w:t>
      </w:r>
      <w:r>
        <w:rPr>
          <w:rFonts w:cs="Arial"/>
        </w:rPr>
        <w:t>levels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4"/>
        </w:rPr>
        <w:t>complexi</w:t>
      </w:r>
      <w:r>
        <w:rPr>
          <w:rFonts w:cs="Arial"/>
          <w:spacing w:val="-5"/>
        </w:rPr>
        <w:t>t</w:t>
      </w:r>
      <w:r>
        <w:rPr>
          <w:rFonts w:cs="Arial"/>
          <w:spacing w:val="-4"/>
        </w:rPr>
        <w:t>y</w:t>
      </w:r>
      <w:r>
        <w:rPr>
          <w:rFonts w:cs="Arial"/>
          <w:spacing w:val="-5"/>
        </w:rPr>
        <w:t>.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2"/>
        </w:rPr>
        <w:t>These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1"/>
        </w:rPr>
        <w:t>included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1"/>
        </w:rPr>
        <w:t>grillage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-1"/>
        </w:rPr>
        <w:t>models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22"/>
        </w:rPr>
        <w:t xml:space="preserve"> </w:t>
      </w:r>
      <w:r>
        <w:rPr>
          <w:rFonts w:cs="Arial"/>
        </w:rPr>
        <w:t>select</w:t>
      </w:r>
      <w:r>
        <w:rPr>
          <w:rFonts w:cs="Arial"/>
          <w:spacing w:val="82"/>
          <w:w w:val="99"/>
        </w:rPr>
        <w:t xml:space="preserve"> </w:t>
      </w:r>
      <w:r>
        <w:rPr>
          <w:rFonts w:cs="Arial"/>
          <w:spacing w:val="1"/>
        </w:rPr>
        <w:t>spans</w:t>
      </w:r>
      <w:r>
        <w:rPr>
          <w:rFonts w:cs="Arial"/>
          <w:spacing w:val="39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44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1"/>
        </w:rPr>
        <w:t>grillage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-1"/>
        </w:rPr>
        <w:t>model</w:t>
      </w:r>
      <w:r>
        <w:rPr>
          <w:rFonts w:cs="Arial"/>
          <w:spacing w:val="39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-1"/>
        </w:rPr>
        <w:t>complete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-6"/>
        </w:rPr>
        <w:t>11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1"/>
        </w:rPr>
        <w:t>span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-1"/>
        </w:rPr>
        <w:t>system.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2"/>
        </w:rPr>
        <w:t>These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-1"/>
        </w:rPr>
        <w:t>models</w:t>
      </w:r>
      <w:r>
        <w:rPr>
          <w:rFonts w:cs="Arial"/>
          <w:spacing w:val="39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44"/>
        </w:rPr>
        <w:t xml:space="preserve"> </w:t>
      </w:r>
      <w:r>
        <w:rPr>
          <w:rFonts w:cs="Arial"/>
        </w:rPr>
        <w:t>also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1"/>
        </w:rPr>
        <w:t>checked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1"/>
        </w:rPr>
        <w:t>against</w:t>
      </w:r>
      <w:r>
        <w:rPr>
          <w:rFonts w:cs="Arial"/>
          <w:spacing w:val="42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68"/>
        </w:rPr>
        <w:t xml:space="preserve"> </w:t>
      </w:r>
      <w:r>
        <w:rPr>
          <w:rFonts w:cs="Arial"/>
          <w:spacing w:val="-1"/>
        </w:rPr>
        <w:t>experimental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1"/>
        </w:rPr>
        <w:t>results</w:t>
      </w:r>
      <w:r>
        <w:rPr>
          <w:rFonts w:cs="Arial"/>
          <w:spacing w:val="20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2"/>
        </w:rPr>
        <w:t>already</w:t>
      </w:r>
      <w:r>
        <w:rPr>
          <w:rFonts w:cs="Arial"/>
          <w:spacing w:val="20"/>
        </w:rPr>
        <w:t xml:space="preserve"> </w:t>
      </w:r>
      <w:r>
        <w:rPr>
          <w:rFonts w:cs="Arial"/>
          <w:spacing w:val="1"/>
        </w:rPr>
        <w:t>calibrated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1"/>
        </w:rPr>
        <w:t>model</w:t>
      </w:r>
      <w:r>
        <w:rPr>
          <w:rFonts w:cs="Arial"/>
          <w:spacing w:val="18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2"/>
        </w:rPr>
        <w:t>ensure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-1"/>
        </w:rPr>
        <w:t>it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2"/>
        </w:rPr>
        <w:t>had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2"/>
        </w:rPr>
        <w:t>properly</w:t>
      </w:r>
      <w:r>
        <w:rPr>
          <w:rFonts w:cs="Arial"/>
          <w:spacing w:val="19"/>
        </w:rPr>
        <w:t xml:space="preserve"> </w:t>
      </w:r>
      <w:r>
        <w:rPr>
          <w:rFonts w:cs="Arial"/>
          <w:spacing w:val="1"/>
        </w:rPr>
        <w:t>distributed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-2"/>
        </w:rPr>
        <w:t>mass</w:t>
      </w:r>
      <w:r>
        <w:rPr>
          <w:rFonts w:cs="Arial"/>
          <w:spacing w:val="19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23"/>
        </w:rPr>
        <w:t xml:space="preserve"> </w:t>
      </w:r>
      <w:r>
        <w:rPr>
          <w:rFonts w:cs="Arial"/>
        </w:rPr>
        <w:t>stiffness</w:t>
      </w:r>
      <w:r>
        <w:rPr>
          <w:rFonts w:cs="Arial"/>
          <w:spacing w:val="19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  <w:spacing w:val="80"/>
        </w:rPr>
        <w:t xml:space="preserve"> </w:t>
      </w:r>
      <w:r>
        <w:rPr>
          <w:rFonts w:cs="Arial"/>
          <w:spacing w:val="1"/>
        </w:rPr>
        <w:t>thus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>capable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2"/>
        </w:rPr>
        <w:t xml:space="preserve"> </w:t>
      </w:r>
      <w:r>
        <w:rPr>
          <w:rFonts w:cs="Arial"/>
          <w:spacing w:val="1"/>
        </w:rPr>
        <w:t xml:space="preserve">accurately </w:t>
      </w:r>
      <w:r>
        <w:rPr>
          <w:rFonts w:cs="Arial"/>
          <w:spacing w:val="-1"/>
        </w:rPr>
        <w:t>simulating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bridge’s</w:t>
      </w:r>
      <w:r>
        <w:rPr>
          <w:rFonts w:cs="Arial"/>
        </w:rPr>
        <w:t xml:space="preserve"> behavior.</w:t>
      </w:r>
    </w:p>
    <w:p w:rsidR="00045BAF" w:rsidRDefault="00045BAF">
      <w:pPr>
        <w:spacing w:line="298" w:lineRule="auto"/>
        <w:jc w:val="both"/>
        <w:rPr>
          <w:rFonts w:ascii="Arial" w:eastAsia="Arial" w:hAnsi="Arial" w:cs="Arial"/>
        </w:rPr>
        <w:sectPr w:rsidR="00045BAF">
          <w:headerReference w:type="even" r:id="rId16"/>
          <w:pgSz w:w="12240" w:h="15840"/>
          <w:pgMar w:top="500" w:right="660" w:bottom="280" w:left="700" w:header="0" w:footer="0" w:gutter="0"/>
          <w:cols w:space="720"/>
        </w:sectPr>
      </w:pPr>
    </w:p>
    <w:p w:rsidR="00045BAF" w:rsidRDefault="00045BAF">
      <w:pPr>
        <w:spacing w:before="11"/>
        <w:rPr>
          <w:rFonts w:ascii="Arial" w:eastAsia="Arial" w:hAnsi="Arial" w:cs="Arial"/>
          <w:sz w:val="6"/>
          <w:szCs w:val="6"/>
        </w:rPr>
      </w:pPr>
    </w:p>
    <w:p w:rsidR="00045BAF" w:rsidRDefault="003B7BE8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23432" cy="122158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432" cy="122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39" w:line="298" w:lineRule="auto"/>
        <w:ind w:left="105" w:right="104"/>
        <w:jc w:val="both"/>
        <w:rPr>
          <w:rFonts w:cs="Arial"/>
        </w:rPr>
      </w:pPr>
      <w:r>
        <w:rPr>
          <w:rFonts w:cs="Arial"/>
          <w:spacing w:val="-1"/>
        </w:rPr>
        <w:t>Simulations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28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29"/>
        </w:rPr>
        <w:t xml:space="preserve"> </w:t>
      </w:r>
      <w:r>
        <w:rPr>
          <w:rFonts w:cs="Arial"/>
          <w:spacing w:val="1"/>
        </w:rPr>
        <w:t>test</w:t>
      </w:r>
      <w:r>
        <w:rPr>
          <w:rFonts w:cs="Arial"/>
          <w:spacing w:val="27"/>
        </w:rPr>
        <w:t xml:space="preserve"> </w:t>
      </w:r>
      <w:r>
        <w:rPr>
          <w:rFonts w:cs="Arial"/>
          <w:spacing w:val="1"/>
        </w:rPr>
        <w:t>events</w:t>
      </w:r>
      <w:r>
        <w:rPr>
          <w:rFonts w:cs="Arial"/>
          <w:spacing w:val="26"/>
        </w:rPr>
        <w:t xml:space="preserve"> </w:t>
      </w:r>
      <w:r>
        <w:rPr>
          <w:rFonts w:cs="Arial"/>
          <w:spacing w:val="-3"/>
        </w:rPr>
        <w:t>were</w:t>
      </w:r>
      <w:r>
        <w:rPr>
          <w:rFonts w:cs="Arial"/>
          <w:spacing w:val="29"/>
        </w:rPr>
        <w:t xml:space="preserve"> </w:t>
      </w:r>
      <w:r>
        <w:rPr>
          <w:rFonts w:cs="Arial"/>
          <w:spacing w:val="1"/>
        </w:rPr>
        <w:t>performed</w:t>
      </w:r>
      <w:r>
        <w:rPr>
          <w:rFonts w:cs="Arial"/>
          <w:spacing w:val="29"/>
        </w:rPr>
        <w:t xml:space="preserve"> </w:t>
      </w:r>
      <w:r>
        <w:rPr>
          <w:rFonts w:cs="Arial"/>
        </w:rPr>
        <w:t>whereby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29"/>
        </w:rPr>
        <w:t xml:space="preserve"> </w:t>
      </w:r>
      <w:r>
        <w:rPr>
          <w:rFonts w:cs="Arial"/>
          <w:spacing w:val="1"/>
        </w:rPr>
        <w:t>truck</w:t>
      </w:r>
      <w:r>
        <w:rPr>
          <w:rFonts w:cs="Arial"/>
          <w:spacing w:val="26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25"/>
        </w:rPr>
        <w:t xml:space="preserve"> </w:t>
      </w:r>
      <w:r>
        <w:rPr>
          <w:rFonts w:cs="Arial"/>
        </w:rPr>
        <w:t>modeled</w:t>
      </w:r>
      <w:r>
        <w:rPr>
          <w:rFonts w:cs="Arial"/>
          <w:spacing w:val="29"/>
        </w:rPr>
        <w:t xml:space="preserve"> </w:t>
      </w:r>
      <w:r>
        <w:rPr>
          <w:rFonts w:cs="Arial"/>
          <w:spacing w:val="1"/>
        </w:rPr>
        <w:t>as</w:t>
      </w:r>
      <w:r>
        <w:rPr>
          <w:rFonts w:cs="Arial"/>
          <w:spacing w:val="2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29"/>
        </w:rPr>
        <w:t xml:space="preserve"> </w:t>
      </w:r>
      <w:r>
        <w:rPr>
          <w:rFonts w:cs="Arial"/>
          <w:spacing w:val="2"/>
        </w:rPr>
        <w:t>sprung</w:t>
      </w:r>
      <w:r>
        <w:rPr>
          <w:rFonts w:cs="Arial"/>
          <w:spacing w:val="29"/>
        </w:rPr>
        <w:t xml:space="preserve"> </w:t>
      </w:r>
      <w:r>
        <w:rPr>
          <w:rFonts w:cs="Arial"/>
          <w:spacing w:val="-1"/>
        </w:rPr>
        <w:t>mass-damper.</w:t>
      </w:r>
      <w:r>
        <w:rPr>
          <w:rFonts w:cs="Arial"/>
          <w:spacing w:val="27"/>
        </w:rPr>
        <w:t xml:space="preserve"> </w:t>
      </w:r>
      <w:del w:id="19" w:author="John Braley" w:date="2018-09-28T13:31:00Z">
        <w:r w:rsidDel="009624CE">
          <w:rPr>
            <w:rFonts w:cs="Arial"/>
            <w:spacing w:val="-5"/>
          </w:rPr>
          <w:delText>It</w:delText>
        </w:r>
        <w:r w:rsidDel="009624CE">
          <w:rPr>
            <w:rFonts w:cs="Arial"/>
            <w:spacing w:val="-4"/>
          </w:rPr>
          <w:delText>’s</w:delText>
        </w:r>
      </w:del>
      <w:ins w:id="20" w:author="John Braley" w:date="2018-09-28T13:31:00Z">
        <w:r w:rsidR="009624CE">
          <w:rPr>
            <w:rFonts w:cs="Arial"/>
            <w:spacing w:val="-5"/>
          </w:rPr>
          <w:t>It</w:t>
        </w:r>
        <w:r w:rsidR="009624CE">
          <w:rPr>
            <w:rFonts w:cs="Arial"/>
            <w:spacing w:val="-4"/>
          </w:rPr>
          <w:t>s</w:t>
        </w:r>
      </w:ins>
      <w:r>
        <w:rPr>
          <w:rFonts w:cs="Arial"/>
          <w:spacing w:val="54"/>
        </w:rPr>
        <w:t xml:space="preserve"> </w:t>
      </w:r>
      <w:r>
        <w:rPr>
          <w:rFonts w:cs="Arial"/>
          <w:spacing w:val="-2"/>
        </w:rPr>
        <w:t>mass</w:t>
      </w:r>
      <w:r>
        <w:rPr>
          <w:rFonts w:cs="Arial"/>
          <w:spacing w:val="54"/>
        </w:rPr>
        <w:t xml:space="preserve"> </w:t>
      </w:r>
      <w:r>
        <w:rPr>
          <w:rFonts w:cs="Arial"/>
        </w:rPr>
        <w:t>matched</w:t>
      </w:r>
      <w:r>
        <w:rPr>
          <w:rFonts w:cs="Arial"/>
          <w:spacing w:val="1"/>
        </w:rPr>
        <w:t xml:space="preserve"> that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-4"/>
        </w:rPr>
        <w:t>which</w:t>
      </w:r>
      <w:r>
        <w:rPr>
          <w:rFonts w:cs="Arial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55"/>
        </w:rPr>
        <w:t xml:space="preserve"> </w:t>
      </w:r>
      <w:r>
        <w:rPr>
          <w:rFonts w:cs="Arial"/>
        </w:rPr>
        <w:t>measured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</w:rPr>
        <w:t xml:space="preserve"> </w:t>
      </w:r>
      <w:r>
        <w:rPr>
          <w:rFonts w:cs="Arial"/>
          <w:spacing w:val="1"/>
        </w:rPr>
        <w:t xml:space="preserve">the </w:t>
      </w:r>
      <w:r>
        <w:rPr>
          <w:rFonts w:cs="Arial"/>
        </w:rPr>
        <w:t>field,</w:t>
      </w:r>
      <w:r>
        <w:rPr>
          <w:rFonts w:cs="Arial"/>
          <w:spacing w:val="57"/>
        </w:rPr>
        <w:t xml:space="preserve"> </w:t>
      </w:r>
      <w:r>
        <w:rPr>
          <w:rFonts w:cs="Arial"/>
          <w:spacing w:val="2"/>
        </w:rPr>
        <w:t>and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its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1"/>
        </w:rPr>
        <w:t xml:space="preserve">spring </w:t>
      </w:r>
      <w:r>
        <w:rPr>
          <w:rFonts w:cs="Arial"/>
        </w:rPr>
        <w:t>stiffness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55"/>
        </w:rPr>
        <w:t xml:space="preserve"> </w:t>
      </w:r>
      <w:r>
        <w:rPr>
          <w:rFonts w:cs="Arial"/>
        </w:rPr>
        <w:t xml:space="preserve">calculated </w:t>
      </w:r>
      <w:r>
        <w:rPr>
          <w:rFonts w:cs="Arial"/>
          <w:spacing w:val="1"/>
        </w:rPr>
        <w:t>based on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its</w:t>
      </w:r>
      <w:r>
        <w:rPr>
          <w:rFonts w:cs="Arial"/>
          <w:spacing w:val="98"/>
        </w:rPr>
        <w:t xml:space="preserve"> </w:t>
      </w:r>
      <w:r>
        <w:rPr>
          <w:rFonts w:cs="Arial"/>
        </w:rPr>
        <w:t>determined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natural</w:t>
      </w:r>
      <w:r>
        <w:rPr>
          <w:rFonts w:cs="Arial"/>
          <w:spacing w:val="-1"/>
        </w:rPr>
        <w:t xml:space="preserve"> </w:t>
      </w:r>
      <w:r>
        <w:rPr>
          <w:rFonts w:cs="Arial"/>
        </w:rPr>
        <w:t>frequency.</w:t>
      </w:r>
      <w:r>
        <w:rPr>
          <w:rFonts w:cs="Arial"/>
          <w:spacing w:val="4"/>
        </w:rPr>
        <w:t xml:space="preserve"> </w:t>
      </w:r>
      <w:r>
        <w:rPr>
          <w:rFonts w:cs="Arial"/>
          <w:spacing w:val="3"/>
        </w:rPr>
        <w:t>The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profile</w:t>
      </w:r>
      <w:r>
        <w:rPr>
          <w:rFonts w:cs="Arial"/>
          <w:spacing w:val="5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3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roadway</w:t>
      </w:r>
      <w:r>
        <w:rPr>
          <w:rFonts w:cs="Arial"/>
          <w:spacing w:val="1"/>
        </w:rPr>
        <w:t xml:space="preserve"> </w:t>
      </w:r>
      <w:r>
        <w:rPr>
          <w:rFonts w:cs="Arial"/>
          <w:spacing w:val="2"/>
        </w:rPr>
        <w:t>(and</w:t>
      </w:r>
      <w:r>
        <w:rPr>
          <w:rFonts w:cs="Arial"/>
          <w:spacing w:val="5"/>
        </w:rPr>
        <w:t xml:space="preserve"> </w:t>
      </w:r>
      <w:r>
        <w:rPr>
          <w:rFonts w:cs="Arial"/>
          <w:spacing w:val="2"/>
        </w:rPr>
        <w:t>500’</w:t>
      </w:r>
      <w:r>
        <w:rPr>
          <w:rFonts w:cs="Arial"/>
          <w:spacing w:val="-1"/>
        </w:rPr>
        <w:t xml:space="preserve"> </w:t>
      </w:r>
      <w:r>
        <w:rPr>
          <w:rFonts w:cs="Arial"/>
          <w:spacing w:val="1"/>
        </w:rPr>
        <w:t>of</w:t>
      </w:r>
      <w:r>
        <w:rPr>
          <w:rFonts w:cs="Arial"/>
          <w:spacing w:val="4"/>
        </w:rPr>
        <w:t xml:space="preserve"> </w:t>
      </w:r>
      <w:r>
        <w:rPr>
          <w:rFonts w:cs="Arial"/>
          <w:spacing w:val="2"/>
        </w:rPr>
        <w:t>approach)</w:t>
      </w:r>
      <w:r>
        <w:rPr>
          <w:rFonts w:cs="Arial"/>
          <w:spacing w:val="6"/>
        </w:rPr>
        <w:t xml:space="preserve"> </w:t>
      </w:r>
      <w:r>
        <w:rPr>
          <w:rFonts w:cs="Arial"/>
          <w:spacing w:val="-5"/>
        </w:rPr>
        <w:t>was</w:t>
      </w:r>
      <w:r>
        <w:rPr>
          <w:rFonts w:cs="Arial"/>
          <w:spacing w:val="1"/>
        </w:rPr>
        <w:t xml:space="preserve"> included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4"/>
        </w:rPr>
        <w:t xml:space="preserve"> </w:t>
      </w:r>
      <w:r>
        <w:rPr>
          <w:rFonts w:cs="Arial"/>
          <w:spacing w:val="1"/>
        </w:rPr>
        <w:t>the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simulations.</w:t>
      </w:r>
    </w:p>
    <w:p w:rsidR="00045BAF" w:rsidRDefault="00045BAF">
      <w:pPr>
        <w:pStyle w:val="BodyText"/>
        <w:spacing w:before="0"/>
        <w:ind w:left="105"/>
        <w:jc w:val="both"/>
        <w:rPr>
          <w:rFonts w:cs="Arial"/>
        </w:rPr>
      </w:pPr>
    </w:p>
    <w:p w:rsidR="00045BAF" w:rsidRDefault="00045BAF">
      <w:pPr>
        <w:jc w:val="both"/>
        <w:rPr>
          <w:rFonts w:ascii="Arial" w:eastAsia="Arial" w:hAnsi="Arial" w:cs="Arial"/>
        </w:rPr>
        <w:sectPr w:rsidR="00045BAF">
          <w:headerReference w:type="default" r:id="rId18"/>
          <w:pgSz w:w="12240" w:h="15840"/>
          <w:pgMar w:top="500" w:right="680" w:bottom="280" w:left="700" w:header="0" w:footer="0" w:gutter="0"/>
          <w:cols w:space="720"/>
        </w:sectPr>
      </w:pPr>
    </w:p>
    <w:bookmarkStart w:id="21" w:name="I76_3"/>
    <w:bookmarkEnd w:id="21"/>
    <w:p w:rsidR="00045BAF" w:rsidRDefault="003B7BE8">
      <w:pPr>
        <w:pStyle w:val="Heading1"/>
        <w:spacing w:before="13"/>
        <w:ind w:left="125"/>
      </w:pPr>
      <w:r>
        <w:lastRenderedPageBreak/>
        <w:fldChar w:fldCharType="begin"/>
      </w:r>
      <w:r>
        <w:instrText xml:space="preserve"> HYPERLINK "http://vlab.asklab.tk/VirtualLab/index.html" \h </w:instrText>
      </w:r>
      <w:r>
        <w:fldChar w:fldCharType="separate"/>
      </w:r>
      <w:r>
        <w:rPr>
          <w:spacing w:val="-17"/>
        </w:rPr>
        <w:t>V</w:t>
      </w:r>
      <w:r>
        <w:rPr>
          <w:spacing w:val="-15"/>
        </w:rPr>
        <w:t>i</w:t>
      </w:r>
      <w:r>
        <w:t>r</w:t>
      </w:r>
      <w:r>
        <w:rPr>
          <w:spacing w:val="-1"/>
        </w:rPr>
        <w:t>t</w:t>
      </w:r>
      <w:r>
        <w:rPr>
          <w:spacing w:val="-16"/>
        </w:rPr>
        <w:t>u</w:t>
      </w:r>
      <w:r>
        <w:rPr>
          <w:spacing w:val="-1"/>
        </w:rPr>
        <w:t>a</w:t>
      </w:r>
      <w:r>
        <w:t>l</w:t>
      </w:r>
      <w:r>
        <w:rPr>
          <w:spacing w:val="-22"/>
        </w:rPr>
        <w:t xml:space="preserve"> </w:t>
      </w:r>
      <w:r>
        <w:rPr>
          <w:spacing w:val="-1"/>
        </w:rPr>
        <w:t>La</w:t>
      </w:r>
      <w:r>
        <w:t>b</w:t>
      </w:r>
      <w:r>
        <w:rPr>
          <w:spacing w:val="-7"/>
        </w:rPr>
        <w:t xml:space="preserve"> </w:t>
      </w:r>
      <w:r>
        <w:t>(</w:t>
      </w:r>
      <w:proofErr w:type="gramStart"/>
      <w:r>
        <w:rPr>
          <w:spacing w:val="-1"/>
        </w:rPr>
        <w:t>..</w:t>
      </w:r>
      <w:proofErr w:type="gramEnd"/>
      <w:r>
        <w:rPr>
          <w:spacing w:val="-1"/>
        </w:rPr>
        <w:t>/</w:t>
      </w:r>
      <w:r>
        <w:rPr>
          <w:spacing w:val="-15"/>
        </w:rPr>
        <w:t>i</w:t>
      </w:r>
      <w:r>
        <w:rPr>
          <w:spacing w:val="-16"/>
        </w:rPr>
        <w:t>n</w:t>
      </w:r>
      <w:r>
        <w:rPr>
          <w:spacing w:val="-1"/>
        </w:rPr>
        <w:t>de</w:t>
      </w:r>
      <w:r>
        <w:rPr>
          <w:spacing w:val="-30"/>
        </w:rPr>
        <w:t>x</w:t>
      </w:r>
      <w:r>
        <w:rPr>
          <w:spacing w:val="-1"/>
        </w:rPr>
        <w:t>.</w:t>
      </w:r>
      <w:r>
        <w:rPr>
          <w:spacing w:val="-16"/>
        </w:rPr>
        <w:t>h</w:t>
      </w:r>
      <w:r>
        <w:rPr>
          <w:spacing w:val="-1"/>
        </w:rPr>
        <w:t>t</w:t>
      </w:r>
      <w:r>
        <w:rPr>
          <w:spacing w:val="15"/>
        </w:rPr>
        <w:t>m</w:t>
      </w:r>
      <w:r>
        <w:rPr>
          <w:spacing w:val="-15"/>
        </w:rPr>
        <w:t>l</w:t>
      </w:r>
      <w:r>
        <w:t>)</w:t>
      </w:r>
      <w:r>
        <w:fldChar w:fldCharType="end"/>
      </w:r>
    </w:p>
    <w:p w:rsidR="00045BAF" w:rsidRDefault="00045BAF">
      <w:pPr>
        <w:spacing w:before="10"/>
        <w:rPr>
          <w:rFonts w:ascii="Arial" w:eastAsia="Arial" w:hAnsi="Arial" w:cs="Arial"/>
          <w:sz w:val="23"/>
          <w:szCs w:val="23"/>
        </w:rPr>
      </w:pPr>
    </w:p>
    <w:p w:rsidR="00045BAF" w:rsidRDefault="003B7BE8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72" style="width:533.35pt;height:.85pt;mso-position-horizontal-relative:char;mso-position-vertical-relative:line" coordsize="10667,17">
            <v:group id="_x0000_s1073" style="position:absolute;left:9;top:9;width:10650;height:2" coordorigin="9,9" coordsize="10650,2">
              <v:shape id="_x0000_s1074" style="position:absolute;left:9;top:9;width:10650;height:2" coordorigin="9,9" coordsize="10650,0" path="m9,9r10650,e" filled="f" strokecolor="#ededed" strokeweight=".85pt">
                <v:path arrowok="t"/>
              </v:shape>
            </v:group>
            <w10:wrap type="none"/>
            <w10:anchorlock/>
          </v:group>
        </w:pict>
      </w:r>
    </w:p>
    <w:p w:rsidR="00045BAF" w:rsidRDefault="00045BAF">
      <w:pPr>
        <w:rPr>
          <w:rFonts w:ascii="Arial" w:eastAsia="Arial" w:hAnsi="Arial" w:cs="Arial"/>
          <w:sz w:val="20"/>
          <w:szCs w:val="20"/>
        </w:rPr>
      </w:pPr>
    </w:p>
    <w:p w:rsidR="00045BAF" w:rsidRDefault="00045BAF">
      <w:pPr>
        <w:spacing w:before="9"/>
        <w:rPr>
          <w:rFonts w:ascii="Arial" w:eastAsia="Arial" w:hAnsi="Arial" w:cs="Arial"/>
          <w:sz w:val="21"/>
          <w:szCs w:val="21"/>
        </w:rPr>
      </w:pPr>
    </w:p>
    <w:p w:rsidR="00045BAF" w:rsidRDefault="003B7BE8">
      <w:pPr>
        <w:pStyle w:val="BodyText"/>
        <w:tabs>
          <w:tab w:val="left" w:pos="2659"/>
        </w:tabs>
        <w:spacing w:before="0"/>
        <w:ind w:left="365"/>
      </w:pPr>
      <w:r>
        <w:pict>
          <v:group id="_x0000_s1064" style="position:absolute;left:0;text-align:left;margin-left:308.7pt;margin-top:-9.7pt;width:141.1pt;height:32.35pt;z-index:1240;mso-position-horizontal-relative:page" coordorigin="6174,-194" coordsize="2822,647">
            <v:group id="_x0000_s1070" style="position:absolute;left:6193;top:-179;width:2781;height:2" coordorigin="6193,-179" coordsize="2781,2">
              <v:shape id="_x0000_s1071" style="position:absolute;left:6193;top:-179;width:2781;height:2" coordorigin="6193,-179" coordsize="2781,0" path="m6193,-179r2780,e" filled="f" strokecolor="#ddd" strokeweight=".53233mm">
                <v:path arrowok="t"/>
              </v:shape>
            </v:group>
            <v:group id="_x0000_s1068" style="position:absolute;left:8981;top:-176;width:2;height:614" coordorigin="8981,-176" coordsize="2,614">
              <v:shape id="_x0000_s1069" style="position:absolute;left:8981;top:-176;width:2;height:614" coordorigin="8981,-176" coordsize="0,614" path="m8981,-176r,613e" filled="f" strokecolor="#ddd" strokeweight=".54572mm">
                <v:path arrowok="t"/>
              </v:shape>
            </v:group>
            <v:group id="_x0000_s1065" style="position:absolute;left:6189;top:-171;width:2;height:608" coordorigin="6189,-171" coordsize="2,608">
              <v:shape id="_x0000_s1067" style="position:absolute;left:6189;top:-171;width:2;height:608" coordorigin="6189,-171" coordsize="0,608" path="m6189,-171r,608e" filled="f" strokecolor="#ddd" strokeweight=".54572mm">
                <v:path arrowok="t"/>
              </v:shape>
              <v:shape id="_x0000_s1066" type="#_x0000_t202" style="position:absolute;left:6189;top:-179;width:2792;height:616" filled="f" stroked="f">
                <v:textbox inset="0,0,0,0">
                  <w:txbxContent>
                    <w:p w:rsidR="00045BAF" w:rsidRDefault="003B7BE8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 xml:space="preserve">Results </w:t>
                      </w:r>
                      <w:r>
                        <w:rPr>
                          <w:rFonts w:ascii="Arial"/>
                          <w:spacing w:val="2"/>
                          <w:sz w:val="21"/>
                        </w:rPr>
                        <w:t>and</w:t>
                      </w:r>
                      <w:r>
                        <w:rPr>
                          <w:rFonts w:ascii="Arial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z w:val="21"/>
                        </w:rPr>
                        <w:t>Conclusions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Bridge</w:t>
      </w:r>
      <w:r>
        <w:rPr>
          <w:spacing w:val="-1"/>
        </w:rPr>
        <w:t xml:space="preserve"> </w:t>
      </w:r>
      <w:r>
        <w:t>Introduction</w:t>
      </w:r>
      <w:r>
        <w:tab/>
      </w:r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Implementation</w:t>
      </w:r>
    </w:p>
    <w:p w:rsidR="00045BAF" w:rsidRDefault="00045BAF">
      <w:pPr>
        <w:spacing w:before="1"/>
        <w:rPr>
          <w:rFonts w:ascii="Arial" w:eastAsia="Arial" w:hAnsi="Arial" w:cs="Arial"/>
          <w:sz w:val="26"/>
          <w:szCs w:val="26"/>
        </w:rPr>
      </w:pPr>
    </w:p>
    <w:p w:rsidR="00045BAF" w:rsidRDefault="003B7BE8">
      <w:pPr>
        <w:pStyle w:val="BodyText"/>
        <w:ind w:left="365"/>
      </w:pPr>
      <w:r>
        <w:t>Additional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</w:p>
    <w:p w:rsidR="00045BAF" w:rsidRDefault="00045BAF">
      <w:pPr>
        <w:spacing w:before="7"/>
        <w:rPr>
          <w:rFonts w:ascii="Arial" w:eastAsia="Arial" w:hAnsi="Arial" w:cs="Arial"/>
          <w:sz w:val="15"/>
          <w:szCs w:val="15"/>
        </w:rPr>
      </w:pPr>
    </w:p>
    <w:p w:rsidR="00045BAF" w:rsidRDefault="003B7BE8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533.35pt;height:.85pt;mso-position-horizontal-relative:char;mso-position-vertical-relative:line" coordsize="10667,17">
            <v:group id="_x0000_s1062" style="position:absolute;left:9;top:9;width:10650;height:2" coordorigin="9,9" coordsize="10650,2">
              <v:shape id="_x0000_s1063" style="position:absolute;left:9;top:9;width:10650;height:2" coordorigin="9,9" coordsize="10650,0" path="m9,9r10650,e" filled="f" strokecolor="#ddd" strokeweight=".85pt">
                <v:path arrowok="t"/>
              </v:shape>
            </v:group>
            <w10:wrap type="none"/>
            <w10:anchorlock/>
          </v:group>
        </w:pict>
      </w:r>
    </w:p>
    <w:p w:rsidR="00045BAF" w:rsidRDefault="00045BAF">
      <w:pPr>
        <w:spacing w:before="9"/>
        <w:rPr>
          <w:rFonts w:ascii="Arial" w:eastAsia="Arial" w:hAnsi="Arial" w:cs="Arial"/>
          <w:sz w:val="19"/>
          <w:szCs w:val="19"/>
        </w:rPr>
      </w:pPr>
    </w:p>
    <w:p w:rsidR="00045BAF" w:rsidRDefault="003B7BE8">
      <w:pPr>
        <w:pStyle w:val="Heading2"/>
        <w:jc w:val="both"/>
      </w:pPr>
      <w:r>
        <w:rPr>
          <w:spacing w:val="-1"/>
        </w:rPr>
        <w:t>E</w:t>
      </w:r>
      <w:r>
        <w:rPr>
          <w:spacing w:val="-15"/>
        </w:rPr>
        <w:t>x</w:t>
      </w:r>
      <w:r>
        <w:t>c</w:t>
      </w:r>
      <w:r>
        <w:rPr>
          <w:spacing w:val="-11"/>
        </w:rPr>
        <w:t>e</w:t>
      </w:r>
      <w:r>
        <w:t>ss</w:t>
      </w:r>
      <w:r>
        <w:rPr>
          <w:spacing w:val="5"/>
        </w:rPr>
        <w:t>i</w:t>
      </w:r>
      <w:r>
        <w:t>ve</w:t>
      </w:r>
      <w:r>
        <w:rPr>
          <w:spacing w:val="-19"/>
        </w:rPr>
        <w:t xml:space="preserve"> </w:t>
      </w:r>
      <w:r>
        <w:rPr>
          <w:spacing w:val="-32"/>
        </w:rPr>
        <w:t>V</w:t>
      </w:r>
      <w:r>
        <w:rPr>
          <w:spacing w:val="5"/>
        </w:rPr>
        <w:t>i</w:t>
      </w:r>
      <w:r>
        <w:rPr>
          <w:spacing w:val="4"/>
        </w:rPr>
        <w:t>b</w:t>
      </w:r>
      <w:r>
        <w:t>r</w:t>
      </w:r>
      <w:r>
        <w:rPr>
          <w:spacing w:val="-11"/>
        </w:rPr>
        <w:t>a</w:t>
      </w:r>
      <w:r>
        <w:rPr>
          <w:spacing w:val="-7"/>
        </w:rPr>
        <w:t>t</w:t>
      </w:r>
      <w:r>
        <w:rPr>
          <w:spacing w:val="5"/>
        </w:rPr>
        <w:t>i</w:t>
      </w:r>
      <w:r>
        <w:rPr>
          <w:spacing w:val="-11"/>
        </w:rPr>
        <w:t>o</w:t>
      </w:r>
      <w:r>
        <w:rPr>
          <w:spacing w:val="4"/>
        </w:rPr>
        <w:t>n</w:t>
      </w:r>
      <w:r>
        <w:t>s:</w:t>
      </w:r>
      <w:r>
        <w:rPr>
          <w:spacing w:val="-14"/>
        </w:rPr>
        <w:t xml:space="preserve"> </w:t>
      </w:r>
      <w:r>
        <w:rPr>
          <w:spacing w:val="-22"/>
        </w:rPr>
        <w:t>I</w:t>
      </w:r>
      <w:r>
        <w:t>-</w:t>
      </w:r>
      <w:r>
        <w:rPr>
          <w:spacing w:val="4"/>
        </w:rPr>
        <w:t>7</w:t>
      </w:r>
      <w:r>
        <w:t>6</w:t>
      </w:r>
      <w:r>
        <w:rPr>
          <w:spacing w:val="-5"/>
        </w:rPr>
        <w:t xml:space="preserve"> </w:t>
      </w:r>
      <w:r>
        <w:rPr>
          <w:spacing w:val="5"/>
        </w:rPr>
        <w:t>C</w:t>
      </w:r>
      <w:r>
        <w:rPr>
          <w:spacing w:val="-11"/>
        </w:rPr>
        <w:t>a</w:t>
      </w:r>
      <w:r>
        <w:t>se</w:t>
      </w:r>
      <w:r>
        <w:rPr>
          <w:spacing w:val="-19"/>
        </w:rPr>
        <w:t xml:space="preserve"> </w:t>
      </w:r>
      <w:r>
        <w:rPr>
          <w:spacing w:val="-1"/>
        </w:rPr>
        <w:t>S</w:t>
      </w:r>
      <w:r>
        <w:rPr>
          <w:spacing w:val="-7"/>
        </w:rPr>
        <w:t>t</w:t>
      </w:r>
      <w:r>
        <w:rPr>
          <w:spacing w:val="4"/>
        </w:rPr>
        <w:t>ud</w:t>
      </w:r>
      <w:r>
        <w:t>y</w:t>
      </w:r>
    </w:p>
    <w:p w:rsidR="00045BAF" w:rsidRDefault="003B7BE8">
      <w:pPr>
        <w:pStyle w:val="Heading3"/>
        <w:jc w:val="both"/>
        <w:rPr>
          <w:rFonts w:cs="Arial"/>
        </w:rPr>
      </w:pPr>
      <w:r>
        <w:rPr>
          <w:spacing w:val="1"/>
        </w:rPr>
        <w:t>Results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rPr>
          <w:spacing w:val="1"/>
        </w:rPr>
        <w:t>Conclusions</w:t>
      </w:r>
    </w:p>
    <w:p w:rsidR="00045BAF" w:rsidRDefault="003B7BE8">
      <w:pPr>
        <w:pStyle w:val="BodyText"/>
        <w:spacing w:before="191" w:line="298" w:lineRule="auto"/>
        <w:ind w:right="126"/>
        <w:jc w:val="both"/>
      </w:pPr>
      <w:r>
        <w:rPr>
          <w:spacing w:val="-1"/>
        </w:rPr>
        <w:t>Preliminary</w:t>
      </w:r>
      <w:r>
        <w:rPr>
          <w:spacing w:val="16"/>
        </w:rPr>
        <w:t xml:space="preserve"> </w:t>
      </w:r>
      <w:r>
        <w:t>monitoring</w:t>
      </w:r>
      <w:r>
        <w:rPr>
          <w:spacing w:val="20"/>
        </w:rPr>
        <w:t xml:space="preserve"> </w:t>
      </w:r>
      <w:r>
        <w:rPr>
          <w:spacing w:val="-2"/>
        </w:rPr>
        <w:t>showed</w:t>
      </w:r>
      <w:r>
        <w:rPr>
          <w:spacing w:val="19"/>
        </w:rPr>
        <w:t xml:space="preserve"> </w:t>
      </w:r>
      <w:r>
        <w:rPr>
          <w:spacing w:val="1"/>
        </w:rPr>
        <w:t>that</w:t>
      </w:r>
      <w:r>
        <w:rPr>
          <w:spacing w:val="19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rPr>
          <w:spacing w:val="1"/>
        </w:rPr>
        <w:t>spans</w:t>
      </w:r>
      <w:r>
        <w:rPr>
          <w:spacing w:val="16"/>
        </w:rPr>
        <w:t xml:space="preserve"> </w:t>
      </w:r>
      <w:r>
        <w:t>experienced</w:t>
      </w:r>
      <w:r>
        <w:rPr>
          <w:spacing w:val="20"/>
        </w:rPr>
        <w:t xml:space="preserve"> </w:t>
      </w:r>
      <w:r>
        <w:rPr>
          <w:spacing w:val="-2"/>
        </w:rPr>
        <w:t>similar</w:t>
      </w:r>
      <w:r>
        <w:rPr>
          <w:spacing w:val="22"/>
        </w:rPr>
        <w:t xml:space="preserve"> </w:t>
      </w:r>
      <w:r>
        <w:t>levels</w:t>
      </w:r>
      <w:r>
        <w:rPr>
          <w:spacing w:val="16"/>
        </w:rPr>
        <w:t xml:space="preserve"> </w:t>
      </w:r>
      <w:r>
        <w:rPr>
          <w:spacing w:val="1"/>
        </w:rPr>
        <w:t>of</w:t>
      </w:r>
      <w:r>
        <w:rPr>
          <w:spacing w:val="19"/>
        </w:rPr>
        <w:t xml:space="preserve"> </w:t>
      </w:r>
      <w:r>
        <w:rPr>
          <w:spacing w:val="1"/>
        </w:rPr>
        <w:t>vertical</w:t>
      </w:r>
      <w:r>
        <w:rPr>
          <w:spacing w:val="15"/>
        </w:rPr>
        <w:t xml:space="preserve"> </w:t>
      </w:r>
      <w:r>
        <w:rPr>
          <w:spacing w:val="1"/>
        </w:rPr>
        <w:t>vibration,</w:t>
      </w:r>
      <w:r>
        <w:rPr>
          <w:spacing w:val="18"/>
        </w:rPr>
        <w:t xml:space="preserve"> </w:t>
      </w:r>
      <w:r>
        <w:rPr>
          <w:spacing w:val="2"/>
        </w:rPr>
        <w:t>and</w:t>
      </w:r>
      <w:r>
        <w:rPr>
          <w:spacing w:val="20"/>
        </w:rPr>
        <w:t xml:space="preserve"> </w:t>
      </w:r>
      <w:r>
        <w:rPr>
          <w:spacing w:val="1"/>
        </w:rPr>
        <w:t>the</w:t>
      </w:r>
      <w:r>
        <w:rPr>
          <w:spacing w:val="20"/>
        </w:rPr>
        <w:t xml:space="preserve"> </w:t>
      </w:r>
      <w:r>
        <w:rPr>
          <w:spacing w:val="1"/>
        </w:rPr>
        <w:t>spans</w:t>
      </w:r>
      <w:r>
        <w:rPr>
          <w:spacing w:val="16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94"/>
        </w:rPr>
        <w:t xml:space="preserve"> </w:t>
      </w:r>
      <w:r>
        <w:t>taller</w:t>
      </w:r>
      <w:r>
        <w:rPr>
          <w:spacing w:val="5"/>
        </w:rPr>
        <w:t xml:space="preserve"> </w:t>
      </w:r>
      <w:r>
        <w:rPr>
          <w:spacing w:val="1"/>
        </w:rPr>
        <w:t xml:space="preserve">piers </w:t>
      </w:r>
      <w:r>
        <w:t>experienced</w:t>
      </w:r>
      <w:r>
        <w:rPr>
          <w:spacing w:val="3"/>
        </w:rPr>
        <w:t xml:space="preserve"> </w:t>
      </w:r>
      <w:r>
        <w:rPr>
          <w:spacing w:val="2"/>
        </w:rPr>
        <w:t>greater</w:t>
      </w:r>
      <w:r>
        <w:rPr>
          <w:spacing w:val="6"/>
        </w:rPr>
        <w:t xml:space="preserve"> </w:t>
      </w:r>
      <w:r>
        <w:t>levels</w:t>
      </w:r>
      <w:r>
        <w:rPr>
          <w:spacing w:val="1"/>
        </w:rPr>
        <w:t xml:space="preserve"> of</w:t>
      </w:r>
      <w:r>
        <w:rPr>
          <w:spacing w:val="2"/>
        </w:rPr>
        <w:t xml:space="preserve"> transverse</w:t>
      </w:r>
      <w:r>
        <w:rPr>
          <w:spacing w:val="4"/>
        </w:rPr>
        <w:t xml:space="preserve"> </w:t>
      </w:r>
      <w:r>
        <w:rPr>
          <w:spacing w:val="1"/>
        </w:rPr>
        <w:t>acceleration.</w:t>
      </w:r>
      <w:r>
        <w:rPr>
          <w:spacing w:val="3"/>
        </w:rPr>
        <w:t xml:space="preserve"> </w:t>
      </w:r>
      <w:r>
        <w:rPr>
          <w:spacing w:val="2"/>
        </w:rPr>
        <w:t>These</w:t>
      </w:r>
      <w:r>
        <w:rPr>
          <w:spacing w:val="3"/>
        </w:rPr>
        <w:t xml:space="preserve"> </w:t>
      </w:r>
      <w:r>
        <w:rPr>
          <w:spacing w:val="1"/>
        </w:rPr>
        <w:t xml:space="preserve">observations </w:t>
      </w:r>
      <w:r>
        <w:t>led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 xml:space="preserve">spans </w:t>
      </w:r>
      <w:r>
        <w:t>7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t>8</w:t>
      </w:r>
      <w:r>
        <w:rPr>
          <w:spacing w:val="4"/>
        </w:rPr>
        <w:t xml:space="preserve"> </w:t>
      </w:r>
      <w:r>
        <w:rPr>
          <w:spacing w:val="1"/>
        </w:rPr>
        <w:t>being</w:t>
      </w:r>
      <w:r>
        <w:rPr>
          <w:spacing w:val="94"/>
        </w:rPr>
        <w:t xml:space="preserve"> </w:t>
      </w:r>
      <w:r>
        <w:rPr>
          <w:spacing w:val="1"/>
        </w:rPr>
        <w:t>chosen</w:t>
      </w:r>
      <w:r>
        <w:rPr>
          <w:spacing w:val="3"/>
        </w:rPr>
        <w:t xml:space="preserve"> </w:t>
      </w:r>
      <w:r>
        <w:rPr>
          <w:spacing w:val="1"/>
        </w:rPr>
        <w:t>for</w:t>
      </w:r>
      <w:r>
        <w:rPr>
          <w:spacing w:val="5"/>
        </w:rPr>
        <w:t xml:space="preserve"> </w:t>
      </w:r>
      <w:r>
        <w:rPr>
          <w:spacing w:val="2"/>
        </w:rPr>
        <w:t>further</w:t>
      </w:r>
      <w:r>
        <w:rPr>
          <w:spacing w:val="5"/>
        </w:rPr>
        <w:t xml:space="preserve"> </w:t>
      </w:r>
      <w:r>
        <w:t>monitoring.</w:t>
      </w:r>
    </w:p>
    <w:p w:rsidR="00045BAF" w:rsidRDefault="003B7BE8">
      <w:pPr>
        <w:pStyle w:val="BodyText"/>
        <w:spacing w:before="151" w:line="298" w:lineRule="auto"/>
        <w:ind w:right="124"/>
        <w:jc w:val="both"/>
      </w:pPr>
      <w:r>
        <w:rPr>
          <w:spacing w:val="3"/>
        </w:rPr>
        <w:t>The</w:t>
      </w:r>
      <w:r>
        <w:rPr>
          <w:spacing w:val="28"/>
        </w:rPr>
        <w:t xml:space="preserve"> </w:t>
      </w:r>
      <w:r>
        <w:rPr>
          <w:spacing w:val="1"/>
        </w:rPr>
        <w:t>focused</w:t>
      </w:r>
      <w:r>
        <w:rPr>
          <w:spacing w:val="29"/>
        </w:rPr>
        <w:t xml:space="preserve"> </w:t>
      </w:r>
      <w:r>
        <w:rPr>
          <w:spacing w:val="2"/>
        </w:rPr>
        <w:t>operational</w:t>
      </w:r>
      <w:r>
        <w:rPr>
          <w:spacing w:val="23"/>
        </w:rPr>
        <w:t xml:space="preserve"> </w:t>
      </w:r>
      <w:r>
        <w:t>monitoring</w:t>
      </w:r>
      <w:r>
        <w:rPr>
          <w:spacing w:val="29"/>
        </w:rPr>
        <w:t xml:space="preserve"> </w:t>
      </w:r>
      <w:r>
        <w:rPr>
          <w:spacing w:val="1"/>
        </w:rPr>
        <w:t>revealed</w:t>
      </w:r>
      <w:r>
        <w:rPr>
          <w:spacing w:val="28"/>
        </w:rPr>
        <w:t xml:space="preserve"> </w:t>
      </w:r>
      <w:r>
        <w:rPr>
          <w:spacing w:val="1"/>
        </w:rPr>
        <w:t>that</w:t>
      </w:r>
      <w:r>
        <w:rPr>
          <w:spacing w:val="27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r>
        <w:rPr>
          <w:spacing w:val="2"/>
        </w:rPr>
        <w:t>bridge</w:t>
      </w:r>
      <w:r>
        <w:rPr>
          <w:spacing w:val="29"/>
        </w:rPr>
        <w:t xml:space="preserve"> </w:t>
      </w:r>
      <w:r>
        <w:rPr>
          <w:spacing w:val="-5"/>
        </w:rPr>
        <w:t>was</w:t>
      </w:r>
      <w:r>
        <w:rPr>
          <w:spacing w:val="24"/>
        </w:rPr>
        <w:t xml:space="preserve"> </w:t>
      </w:r>
      <w:r>
        <w:t>experiencing</w:t>
      </w:r>
      <w:r>
        <w:rPr>
          <w:spacing w:val="29"/>
        </w:rPr>
        <w:t xml:space="preserve"> </w:t>
      </w:r>
      <w:r>
        <w:rPr>
          <w:spacing w:val="1"/>
        </w:rPr>
        <w:t>high</w:t>
      </w:r>
      <w:ins w:id="22" w:author="John Braley" w:date="2018-09-28T13:32:00Z">
        <w:r w:rsidR="009624CE">
          <w:rPr>
            <w:spacing w:val="28"/>
          </w:rPr>
          <w:t>-</w:t>
        </w:r>
      </w:ins>
      <w:del w:id="23" w:author="John Braley" w:date="2018-09-28T13:32:00Z">
        <w:r w:rsidDel="009624CE">
          <w:rPr>
            <w:spacing w:val="28"/>
          </w:rPr>
          <w:delText xml:space="preserve"> </w:delText>
        </w:r>
      </w:del>
      <w:r>
        <w:t>magnitude</w:t>
      </w:r>
      <w:r>
        <w:rPr>
          <w:spacing w:val="29"/>
        </w:rPr>
        <w:t xml:space="preserve"> </w:t>
      </w:r>
      <w:r>
        <w:rPr>
          <w:spacing w:val="1"/>
        </w:rPr>
        <w:t>acceleration</w:t>
      </w:r>
      <w:r>
        <w:rPr>
          <w:spacing w:val="28"/>
        </w:rPr>
        <w:t xml:space="preserve"> </w:t>
      </w:r>
      <w:r>
        <w:rPr>
          <w:spacing w:val="1"/>
        </w:rPr>
        <w:t>at</w:t>
      </w:r>
      <w:r>
        <w:rPr>
          <w:spacing w:val="72"/>
          <w:w w:val="99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rPr>
          <w:spacing w:val="2"/>
        </w:rPr>
        <w:t>frequencies</w:t>
      </w:r>
      <w:r>
        <w:rPr>
          <w:spacing w:val="14"/>
        </w:rPr>
        <w:t xml:space="preserve"> </w:t>
      </w:r>
      <w:r>
        <w:rPr>
          <w:spacing w:val="2"/>
        </w:rPr>
        <w:t>and</w:t>
      </w:r>
      <w:r>
        <w:rPr>
          <w:spacing w:val="17"/>
        </w:rPr>
        <w:t xml:space="preserve"> </w:t>
      </w:r>
      <w:r>
        <w:rPr>
          <w:spacing w:val="1"/>
        </w:rPr>
        <w:t>strains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bottom</w:t>
      </w:r>
      <w:r>
        <w:rPr>
          <w:spacing w:val="4"/>
        </w:rPr>
        <w:t xml:space="preserve"> </w:t>
      </w:r>
      <w:r>
        <w:rPr>
          <w:spacing w:val="1"/>
        </w:rPr>
        <w:t>flange</w:t>
      </w:r>
      <w:r>
        <w:rPr>
          <w:spacing w:val="17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rPr>
          <w:spacing w:val="2"/>
        </w:rPr>
        <w:t>frequently</w:t>
      </w:r>
      <w:r>
        <w:rPr>
          <w:spacing w:val="14"/>
        </w:rPr>
        <w:t xml:space="preserve"> </w:t>
      </w:r>
      <w:r>
        <w:t>exceeded</w:t>
      </w:r>
      <w:r>
        <w:rPr>
          <w:spacing w:val="17"/>
        </w:rPr>
        <w:t xml:space="preserve"> </w:t>
      </w:r>
      <w:r>
        <w:rPr>
          <w:spacing w:val="2"/>
        </w:rPr>
        <w:t>100</w:t>
      </w:r>
      <w:r>
        <w:rPr>
          <w:spacing w:val="17"/>
        </w:rPr>
        <w:t xml:space="preserve"> </w:t>
      </w:r>
      <w:proofErr w:type="spellStart"/>
      <w:proofErr w:type="gramStart"/>
      <w:r>
        <w:t>microstrain</w:t>
      </w:r>
      <w:proofErr w:type="spellEnd"/>
      <w:proofErr w:type="gramEnd"/>
      <w:r>
        <w:t>.</w:t>
      </w:r>
      <w:r>
        <w:rPr>
          <w:spacing w:val="16"/>
        </w:rPr>
        <w:t xml:space="preserve"> </w:t>
      </w:r>
      <w:r>
        <w:rPr>
          <w:spacing w:val="-2"/>
        </w:rPr>
        <w:t>Vertical</w:t>
      </w:r>
      <w:r>
        <w:rPr>
          <w:spacing w:val="14"/>
        </w:rPr>
        <w:t xml:space="preserve"> </w:t>
      </w:r>
      <w:r>
        <w:rPr>
          <w:spacing w:val="1"/>
        </w:rPr>
        <w:t>acceleration</w:t>
      </w:r>
      <w:r>
        <w:rPr>
          <w:spacing w:val="62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2"/>
        </w:rPr>
        <w:t>nearly</w:t>
      </w:r>
      <w:r>
        <w:rPr>
          <w:spacing w:val="4"/>
        </w:rPr>
        <w:t xml:space="preserve"> </w:t>
      </w:r>
      <w:r>
        <w:rPr>
          <w:spacing w:val="1"/>
        </w:rPr>
        <w:t>0.25</w:t>
      </w:r>
      <w:r>
        <w:rPr>
          <w:spacing w:val="8"/>
        </w:rPr>
        <w:t xml:space="preserve"> </w:t>
      </w:r>
      <w:r>
        <w:t>g</w:t>
      </w:r>
      <w:r>
        <w:rPr>
          <w:spacing w:val="7"/>
        </w:rPr>
        <w:t xml:space="preserve"> </w:t>
      </w:r>
      <w:r>
        <w:rPr>
          <w:spacing w:val="-5"/>
        </w:rPr>
        <w:t>was</w:t>
      </w:r>
      <w:r>
        <w:rPr>
          <w:spacing w:val="4"/>
        </w:rPr>
        <w:t xml:space="preserve"> </w:t>
      </w:r>
      <w:r>
        <w:rPr>
          <w:spacing w:val="2"/>
        </w:rPr>
        <w:t>recorded.</w:t>
      </w:r>
      <w:r>
        <w:rPr>
          <w:spacing w:val="6"/>
        </w:rPr>
        <w:t xml:space="preserve"> </w:t>
      </w:r>
      <w:r>
        <w:rPr>
          <w:spacing w:val="-1"/>
        </w:rPr>
        <w:t>Modal</w:t>
      </w:r>
      <w:r>
        <w:rPr>
          <w:spacing w:val="2"/>
        </w:rPr>
        <w:t xml:space="preserve"> </w:t>
      </w:r>
      <w:r>
        <w:rPr>
          <w:spacing w:val="1"/>
        </w:rPr>
        <w:t>processing</w:t>
      </w:r>
      <w:r>
        <w:rPr>
          <w:spacing w:val="8"/>
        </w:rPr>
        <w:t xml:space="preserve"> </w:t>
      </w:r>
      <w:r>
        <w:t>identified</w:t>
      </w:r>
      <w:r>
        <w:rPr>
          <w:spacing w:val="8"/>
        </w:rPr>
        <w:t xml:space="preserve"> </w:t>
      </w:r>
      <w:r>
        <w:rPr>
          <w:spacing w:val="1"/>
        </w:rPr>
        <w:t>18</w:t>
      </w:r>
      <w:r>
        <w:rPr>
          <w:spacing w:val="7"/>
        </w:rPr>
        <w:t xml:space="preserve"> </w:t>
      </w:r>
      <w:r>
        <w:rPr>
          <w:spacing w:val="-1"/>
        </w:rPr>
        <w:t>modes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1"/>
        </w:rPr>
        <w:t>vibration,</w:t>
      </w:r>
      <w:r>
        <w:rPr>
          <w:spacing w:val="5"/>
        </w:rPr>
        <w:t xml:space="preserve"> </w:t>
      </w:r>
      <w:r>
        <w:rPr>
          <w:spacing w:val="1"/>
        </w:rPr>
        <w:t>13</w:t>
      </w:r>
      <w:r>
        <w:rPr>
          <w:spacing w:val="8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-4"/>
        </w:rPr>
        <w:t>which</w:t>
      </w:r>
      <w:r>
        <w:rPr>
          <w:spacing w:val="7"/>
        </w:rPr>
        <w:t xml:space="preserve"> </w:t>
      </w:r>
      <w:r>
        <w:t>fell</w:t>
      </w:r>
      <w:r>
        <w:rPr>
          <w:spacing w:val="3"/>
        </w:rPr>
        <w:t xml:space="preserve"> </w:t>
      </w:r>
      <w:r>
        <w:rPr>
          <w:spacing w:val="-1"/>
        </w:rPr>
        <w:t>between</w:t>
      </w:r>
      <w:r>
        <w:rPr>
          <w:spacing w:val="8"/>
        </w:rPr>
        <w:t xml:space="preserve"> </w:t>
      </w:r>
      <w:r>
        <w:t>2</w:t>
      </w:r>
      <w:r>
        <w:rPr>
          <w:spacing w:val="8"/>
        </w:rPr>
        <w:t xml:space="preserve"> </w:t>
      </w:r>
      <w:r>
        <w:rPr>
          <w:spacing w:val="2"/>
        </w:rPr>
        <w:t>and</w:t>
      </w:r>
      <w:r>
        <w:rPr>
          <w:spacing w:val="100"/>
        </w:rPr>
        <w:t xml:space="preserve"> </w:t>
      </w:r>
      <w:r>
        <w:t>4</w:t>
      </w:r>
      <w:r>
        <w:rPr>
          <w:spacing w:val="4"/>
        </w:rPr>
        <w:t xml:space="preserve"> </w:t>
      </w:r>
      <w:r>
        <w:rPr>
          <w:spacing w:val="-11"/>
        </w:rPr>
        <w:t>Hz</w:t>
      </w:r>
      <w:r>
        <w:rPr>
          <w:spacing w:val="-12"/>
        </w:rPr>
        <w:t>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50037" cy="126444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37" cy="1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31" w:line="298" w:lineRule="auto"/>
        <w:ind w:right="124"/>
        <w:jc w:val="both"/>
      </w:pPr>
      <w:r>
        <w:rPr>
          <w:spacing w:val="1"/>
        </w:rPr>
        <w:t>This</w:t>
      </w:r>
      <w:r>
        <w:rPr>
          <w:spacing w:val="7"/>
        </w:rPr>
        <w:t xml:space="preserve"> </w:t>
      </w:r>
      <w:r>
        <w:rPr>
          <w:spacing w:val="1"/>
        </w:rPr>
        <w:t>vibration</w:t>
      </w:r>
      <w:r>
        <w:rPr>
          <w:spacing w:val="11"/>
        </w:rPr>
        <w:t xml:space="preserve"> </w:t>
      </w:r>
      <w:r>
        <w:rPr>
          <w:spacing w:val="2"/>
        </w:rPr>
        <w:t>corresponds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approximately</w:t>
      </w:r>
      <w:r>
        <w:rPr>
          <w:spacing w:val="7"/>
        </w:rPr>
        <w:t xml:space="preserve"> </w:t>
      </w:r>
      <w:r>
        <w:rPr>
          <w:spacing w:val="2"/>
        </w:rPr>
        <w:t>½”</w:t>
      </w:r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t>displacement</w:t>
      </w:r>
      <w:r>
        <w:rPr>
          <w:spacing w:val="9"/>
        </w:rPr>
        <w:t xml:space="preserve"> </w:t>
      </w:r>
      <w:r>
        <w:rPr>
          <w:spacing w:val="-4"/>
        </w:rPr>
        <w:t>which</w:t>
      </w:r>
      <w:r>
        <w:rPr>
          <w:spacing w:val="10"/>
        </w:rPr>
        <w:t xml:space="preserve"> </w:t>
      </w:r>
      <w:r>
        <w:rPr>
          <w:spacing w:val="1"/>
        </w:rPr>
        <w:t>places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2"/>
        </w:rPr>
        <w:t>bridge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1"/>
        </w:rPr>
        <w:t xml:space="preserve"> </w:t>
      </w:r>
      <w:r>
        <w:rPr>
          <w:spacing w:val="2"/>
        </w:rPr>
        <w:t>category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spacing w:val="9"/>
        </w:rPr>
        <w:t xml:space="preserve"> </w:t>
      </w:r>
      <w:r>
        <w:rPr>
          <w:spacing w:val="2"/>
        </w:rPr>
        <w:t>“very</w:t>
      </w:r>
      <w:r>
        <w:rPr>
          <w:spacing w:val="78"/>
        </w:rPr>
        <w:t xml:space="preserve"> </w:t>
      </w:r>
      <w:r>
        <w:rPr>
          <w:spacing w:val="1"/>
        </w:rPr>
        <w:t>disturbing”</w:t>
      </w:r>
      <w:r>
        <w:rPr>
          <w:spacing w:val="16"/>
        </w:rPr>
        <w:t xml:space="preserve"> </w:t>
      </w:r>
      <w:r>
        <w:rPr>
          <w:spacing w:val="1"/>
        </w:rPr>
        <w:t>according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human</w:t>
      </w:r>
      <w:r>
        <w:rPr>
          <w:spacing w:val="14"/>
        </w:rPr>
        <w:t xml:space="preserve"> </w:t>
      </w:r>
      <w:r>
        <w:t>comfort</w:t>
      </w:r>
      <w:r>
        <w:rPr>
          <w:spacing w:val="12"/>
        </w:rPr>
        <w:t xml:space="preserve"> </w:t>
      </w:r>
      <w:r>
        <w:rPr>
          <w:spacing w:val="1"/>
        </w:rPr>
        <w:t>criteria</w:t>
      </w:r>
      <w:r>
        <w:rPr>
          <w:spacing w:val="15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Reiher</w:t>
      </w:r>
      <w:proofErr w:type="spellEnd"/>
      <w:r>
        <w:rPr>
          <w:spacing w:val="16"/>
        </w:rPr>
        <w:t xml:space="preserve"> </w:t>
      </w:r>
      <w:r>
        <w:rPr>
          <w:spacing w:val="2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Meister,</w:t>
      </w:r>
      <w:r>
        <w:rPr>
          <w:spacing w:val="13"/>
        </w:rPr>
        <w:t xml:space="preserve"> </w:t>
      </w:r>
      <w:r>
        <w:rPr>
          <w:spacing w:val="2"/>
        </w:rPr>
        <w:t>1931).</w:t>
      </w:r>
      <w:r>
        <w:rPr>
          <w:spacing w:val="12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strain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deck</w:t>
      </w:r>
      <w:r>
        <w:rPr>
          <w:spacing w:val="15"/>
        </w:rPr>
        <w:t xml:space="preserve"> </w:t>
      </w:r>
      <w:r>
        <w:rPr>
          <w:spacing w:val="-5"/>
        </w:rPr>
        <w:t>was</w:t>
      </w:r>
      <w:r>
        <w:rPr>
          <w:spacing w:val="70"/>
        </w:rPr>
        <w:t xml:space="preserve"> </w:t>
      </w:r>
      <w:r>
        <w:t>extrapolated</w:t>
      </w:r>
      <w:r>
        <w:rPr>
          <w:spacing w:val="26"/>
        </w:rPr>
        <w:t xml:space="preserve"> </w:t>
      </w:r>
      <w:r>
        <w:rPr>
          <w:spacing w:val="1"/>
        </w:rPr>
        <w:t>at</w:t>
      </w:r>
      <w:r>
        <w:rPr>
          <w:spacing w:val="25"/>
        </w:rPr>
        <w:t xml:space="preserve"> </w:t>
      </w:r>
      <w:r>
        <w:rPr>
          <w:spacing w:val="-1"/>
        </w:rPr>
        <w:t>mid</w:t>
      </w:r>
      <w:ins w:id="24" w:author="John Braley" w:date="2018-09-28T13:34:00Z">
        <w:r w:rsidR="009624CE">
          <w:rPr>
            <w:spacing w:val="-1"/>
          </w:rPr>
          <w:t>-</w:t>
        </w:r>
      </w:ins>
      <w:proofErr w:type="spellStart"/>
      <w:r>
        <w:rPr>
          <w:spacing w:val="-1"/>
        </w:rPr>
        <w:t>psan</w:t>
      </w:r>
      <w:proofErr w:type="spellEnd"/>
      <w:r>
        <w:rPr>
          <w:spacing w:val="27"/>
        </w:rPr>
        <w:t xml:space="preserve"> </w:t>
      </w:r>
      <w:r>
        <w:rPr>
          <w:spacing w:val="2"/>
        </w:rPr>
        <w:t>and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7"/>
        </w:rPr>
        <w:t xml:space="preserve"> </w:t>
      </w:r>
      <w:r>
        <w:t>negative-moment</w:t>
      </w:r>
      <w:r>
        <w:rPr>
          <w:spacing w:val="25"/>
        </w:rPr>
        <w:t xml:space="preserve"> </w:t>
      </w:r>
      <w:r>
        <w:rPr>
          <w:spacing w:val="2"/>
        </w:rPr>
        <w:t>region,</w:t>
      </w:r>
      <w:r>
        <w:rPr>
          <w:spacing w:val="26"/>
        </w:rPr>
        <w:t xml:space="preserve"> </w:t>
      </w:r>
      <w:r>
        <w:rPr>
          <w:spacing w:val="1"/>
        </w:rPr>
        <w:t>revealing</w:t>
      </w:r>
      <w:r>
        <w:rPr>
          <w:spacing w:val="26"/>
        </w:rPr>
        <w:t xml:space="preserve"> </w:t>
      </w:r>
      <w:ins w:id="25" w:author="John Braley" w:date="2018-09-28T13:34:00Z">
        <w:r w:rsidR="009624CE">
          <w:rPr>
            <w:spacing w:val="26"/>
          </w:rPr>
          <w:t xml:space="preserve">that </w:t>
        </w:r>
      </w:ins>
      <w:ins w:id="26" w:author="John Braley" w:date="2018-09-28T13:37:00Z">
        <w:r w:rsidR="008D4AF2">
          <w:rPr>
            <w:spacing w:val="26"/>
          </w:rPr>
          <w:t xml:space="preserve">frequent </w:t>
        </w:r>
      </w:ins>
      <w:r>
        <w:rPr>
          <w:spacing w:val="1"/>
        </w:rPr>
        <w:t>events</w:t>
      </w:r>
      <w:r>
        <w:rPr>
          <w:spacing w:val="24"/>
        </w:rPr>
        <w:t xml:space="preserve"> </w:t>
      </w:r>
      <w:del w:id="27" w:author="John Braley" w:date="2018-09-28T13:37:00Z">
        <w:r w:rsidDel="008D4AF2">
          <w:rPr>
            <w:spacing w:val="1"/>
          </w:rPr>
          <w:delText>that</w:delText>
        </w:r>
        <w:r w:rsidDel="008D4AF2">
          <w:rPr>
            <w:spacing w:val="25"/>
          </w:rPr>
          <w:delText xml:space="preserve"> </w:delText>
        </w:r>
        <w:r w:rsidDel="008D4AF2">
          <w:rPr>
            <w:spacing w:val="1"/>
          </w:rPr>
          <w:delText>resulted</w:delText>
        </w:r>
        <w:r w:rsidDel="008D4AF2">
          <w:rPr>
            <w:spacing w:val="27"/>
          </w:rPr>
          <w:delText xml:space="preserve"> </w:delText>
        </w:r>
        <w:r w:rsidDel="008D4AF2">
          <w:rPr>
            <w:spacing w:val="-1"/>
          </w:rPr>
          <w:delText>in</w:delText>
        </w:r>
      </w:del>
      <w:ins w:id="28" w:author="John Braley" w:date="2018-09-28T13:37:00Z">
        <w:r w:rsidR="008D4AF2">
          <w:rPr>
            <w:spacing w:val="1"/>
          </w:rPr>
          <w:t>were causing</w:t>
        </w:r>
      </w:ins>
      <w:r>
        <w:rPr>
          <w:spacing w:val="26"/>
        </w:rPr>
        <w:t xml:space="preserve"> </w:t>
      </w:r>
      <w:r>
        <w:rPr>
          <w:spacing w:val="1"/>
        </w:rPr>
        <w:t>strain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2"/>
        </w:rPr>
        <w:t>excess</w:t>
      </w:r>
      <w:r>
        <w:rPr>
          <w:spacing w:val="23"/>
        </w:rPr>
        <w:t xml:space="preserve"> </w:t>
      </w:r>
      <w:r>
        <w:rPr>
          <w:spacing w:val="1"/>
        </w:rPr>
        <w:t>of</w:t>
      </w:r>
      <w:r>
        <w:rPr>
          <w:spacing w:val="88"/>
          <w:w w:val="99"/>
        </w:rPr>
        <w:t xml:space="preserve"> </w:t>
      </w:r>
      <w:r>
        <w:rPr>
          <w:spacing w:val="2"/>
        </w:rPr>
        <w:t>100</w:t>
      </w:r>
      <w:r>
        <w:rPr>
          <w:spacing w:val="11"/>
        </w:rPr>
        <w:t xml:space="preserve"> </w:t>
      </w:r>
      <w:proofErr w:type="spellStart"/>
      <w:proofErr w:type="gramStart"/>
      <w:r>
        <w:t>microstrain</w:t>
      </w:r>
      <w:proofErr w:type="spellEnd"/>
      <w:proofErr w:type="gramEnd"/>
      <w:r>
        <w:rPr>
          <w:spacing w:val="12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levels</w:t>
      </w:r>
      <w:r>
        <w:rPr>
          <w:spacing w:val="9"/>
        </w:rPr>
        <w:t xml:space="preserve"> </w:t>
      </w:r>
      <w:r>
        <w:rPr>
          <w:spacing w:val="1"/>
        </w:rPr>
        <w:t>for</w:t>
      </w:r>
      <w:r>
        <w:rPr>
          <w:spacing w:val="13"/>
        </w:rPr>
        <w:t xml:space="preserve"> </w:t>
      </w:r>
      <w:r>
        <w:rPr>
          <w:spacing w:val="-4"/>
        </w:rPr>
        <w:t>which</w:t>
      </w:r>
      <w:r>
        <w:rPr>
          <w:spacing w:val="12"/>
        </w:rPr>
        <w:t xml:space="preserve"> </w:t>
      </w:r>
      <w:r>
        <w:rPr>
          <w:spacing w:val="1"/>
        </w:rPr>
        <w:t>long</w:t>
      </w:r>
      <w:r>
        <w:rPr>
          <w:spacing w:val="11"/>
        </w:rPr>
        <w:t xml:space="preserve"> </w:t>
      </w:r>
      <w:r>
        <w:rPr>
          <w:spacing w:val="2"/>
        </w:rPr>
        <w:t>term</w:t>
      </w:r>
      <w:r>
        <w:rPr>
          <w:spacing w:val="-1"/>
        </w:rPr>
        <w:t xml:space="preserve"> </w:t>
      </w:r>
      <w:r>
        <w:rPr>
          <w:spacing w:val="1"/>
        </w:rPr>
        <w:t>fatigue</w:t>
      </w:r>
      <w:r>
        <w:rPr>
          <w:spacing w:val="11"/>
        </w:rPr>
        <w:t xml:space="preserve"> </w:t>
      </w:r>
      <w:r>
        <w:rPr>
          <w:spacing w:val="1"/>
        </w:rPr>
        <w:t>cracks</w:t>
      </w:r>
      <w:r>
        <w:rPr>
          <w:spacing w:val="9"/>
        </w:rPr>
        <w:t xml:space="preserve"> </w:t>
      </w:r>
      <w:r>
        <w:rPr>
          <w:spacing w:val="1"/>
        </w:rPr>
        <w:t>begin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form.</w:t>
      </w:r>
      <w:r>
        <w:rPr>
          <w:spacing w:val="9"/>
        </w:rPr>
        <w:t xml:space="preserve"> </w:t>
      </w:r>
      <w:r>
        <w:rPr>
          <w:spacing w:val="-2"/>
        </w:rPr>
        <w:t>Dynamic</w:t>
      </w:r>
      <w:r>
        <w:rPr>
          <w:spacing w:val="9"/>
        </w:rPr>
        <w:t xml:space="preserve"> </w:t>
      </w:r>
      <w:r>
        <w:rPr>
          <w:spacing w:val="-1"/>
        </w:rPr>
        <w:t>amplification</w:t>
      </w:r>
      <w:r>
        <w:rPr>
          <w:spacing w:val="11"/>
        </w:rPr>
        <w:t xml:space="preserve"> </w:t>
      </w:r>
      <w:r>
        <w:rPr>
          <w:spacing w:val="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approximately</w:t>
      </w:r>
      <w:r>
        <w:rPr>
          <w:spacing w:val="92"/>
        </w:rPr>
        <w:t xml:space="preserve"> </w:t>
      </w:r>
      <w:r>
        <w:rPr>
          <w:spacing w:val="2"/>
        </w:rPr>
        <w:t>75%</w:t>
      </w:r>
      <w:r>
        <w:rPr>
          <w:spacing w:val="-7"/>
        </w:rPr>
        <w:t xml:space="preserve"> </w:t>
      </w:r>
      <w:r>
        <w:rPr>
          <w:spacing w:val="-5"/>
        </w:rPr>
        <w:t>was</w:t>
      </w:r>
      <w:r>
        <w:t xml:space="preserve"> </w:t>
      </w:r>
      <w:r>
        <w:rPr>
          <w:spacing w:val="-1"/>
        </w:rPr>
        <w:t>estimated</w:t>
      </w:r>
      <w:r>
        <w:rPr>
          <w:spacing w:val="4"/>
        </w:rPr>
        <w:t xml:space="preserve"> </w:t>
      </w:r>
      <w:r>
        <w:rPr>
          <w:spacing w:val="1"/>
        </w:rPr>
        <w:t>by</w:t>
      </w:r>
      <w:r>
        <w:t xml:space="preserve"> filtering</w:t>
      </w:r>
      <w:r>
        <w:rPr>
          <w:spacing w:val="3"/>
        </w:rPr>
        <w:t xml:space="preserve"> </w:t>
      </w:r>
      <w:r>
        <w:rPr>
          <w:spacing w:val="2"/>
        </w:rPr>
        <w:t>out</w:t>
      </w:r>
      <w:r>
        <w:rPr>
          <w:spacing w:val="3"/>
        </w:rPr>
        <w:t xml:space="preserve"> </w:t>
      </w:r>
      <w:r>
        <w:rPr>
          <w:spacing w:val="1"/>
        </w:rPr>
        <w:t>content</w:t>
      </w:r>
      <w:r>
        <w:rPr>
          <w:spacing w:val="2"/>
        </w:rPr>
        <w:t xml:space="preserve"> greater</w:t>
      </w:r>
      <w:r>
        <w:rPr>
          <w:spacing w:val="5"/>
        </w:rPr>
        <w:t xml:space="preserve"> </w:t>
      </w:r>
      <w:r>
        <w:rPr>
          <w:spacing w:val="1"/>
        </w:rPr>
        <w:t>than</w:t>
      </w:r>
      <w:r>
        <w:rPr>
          <w:spacing w:val="4"/>
        </w:rPr>
        <w:t xml:space="preserve"> </w:t>
      </w:r>
      <w:r>
        <w:rPr>
          <w:spacing w:val="1"/>
        </w:rPr>
        <w:t>1.5</w:t>
      </w:r>
      <w:r>
        <w:rPr>
          <w:spacing w:val="3"/>
        </w:rPr>
        <w:t xml:space="preserve"> </w:t>
      </w:r>
      <w:r>
        <w:rPr>
          <w:spacing w:val="-11"/>
        </w:rPr>
        <w:t>Hz</w:t>
      </w:r>
      <w:r>
        <w:rPr>
          <w:spacing w:val="-12"/>
        </w:rPr>
        <w:t>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97587" cy="189566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587" cy="18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12" w:line="298" w:lineRule="auto"/>
        <w:ind w:right="113"/>
        <w:jc w:val="both"/>
      </w:pPr>
      <w:r>
        <w:rPr>
          <w:spacing w:val="3"/>
        </w:rPr>
        <w:t xml:space="preserve">The </w:t>
      </w:r>
      <w:r>
        <w:rPr>
          <w:spacing w:val="1"/>
        </w:rPr>
        <w:t>calibrated</w:t>
      </w:r>
      <w:r>
        <w:rPr>
          <w:spacing w:val="3"/>
        </w:rPr>
        <w:t xml:space="preserve"> FE</w:t>
      </w:r>
      <w:r>
        <w:rPr>
          <w:spacing w:val="-4"/>
        </w:rP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rPr>
          <w:spacing w:val="-5"/>
        </w:rPr>
        <w:t>was</w:t>
      </w:r>
      <w:r>
        <w:rPr>
          <w:spacing w:val="1"/>
        </w:rPr>
        <w:t xml:space="preserve"> used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2"/>
        </w:rPr>
        <w:t>perform</w:t>
      </w:r>
      <w:r>
        <w:rPr>
          <w:spacing w:val="-10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1"/>
        </w:rPr>
        <w:t>refined</w:t>
      </w:r>
      <w:r>
        <w:rPr>
          <w:spacing w:val="3"/>
        </w:rPr>
        <w:t xml:space="preserve"> </w:t>
      </w:r>
      <w:r>
        <w:rPr>
          <w:spacing w:val="1"/>
        </w:rPr>
        <w:t>load</w:t>
      </w:r>
      <w:r>
        <w:rPr>
          <w:spacing w:val="4"/>
        </w:rPr>
        <w:t xml:space="preserve"> </w:t>
      </w:r>
      <w:r>
        <w:rPr>
          <w:spacing w:val="1"/>
        </w:rPr>
        <w:t>rating.</w:t>
      </w:r>
      <w:r>
        <w:rPr>
          <w:spacing w:val="2"/>
        </w:rPr>
        <w:t xml:space="preserve"> </w:t>
      </w:r>
      <w:r>
        <w:rPr>
          <w:spacing w:val="3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ratings</w:t>
      </w:r>
      <w:r>
        <w:t xml:space="preserve"> </w:t>
      </w:r>
      <w:r>
        <w:rPr>
          <w:spacing w:val="-3"/>
        </w:rPr>
        <w:t>were</w:t>
      </w:r>
      <w:r>
        <w:rPr>
          <w:spacing w:val="4"/>
        </w:rPr>
        <w:t xml:space="preserve"> </w:t>
      </w:r>
      <w:r>
        <w:t>computed</w:t>
      </w:r>
      <w:r>
        <w:rPr>
          <w:spacing w:val="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t>specified</w:t>
      </w:r>
      <w:r>
        <w:rPr>
          <w:spacing w:val="102"/>
        </w:rPr>
        <w:t xml:space="preserve"> </w:t>
      </w:r>
      <w:r>
        <w:rPr>
          <w:spacing w:val="-1"/>
        </w:rPr>
        <w:t>amplification</w:t>
      </w:r>
      <w:r>
        <w:rPr>
          <w:spacing w:val="3"/>
        </w:rPr>
        <w:t xml:space="preserve"> </w:t>
      </w:r>
      <w:r>
        <w:rPr>
          <w:spacing w:val="1"/>
        </w:rPr>
        <w:t>factor</w:t>
      </w:r>
      <w:r>
        <w:rPr>
          <w:spacing w:val="5"/>
        </w:rPr>
        <w:t xml:space="preserve"> </w:t>
      </w:r>
      <w:r>
        <w:rPr>
          <w:spacing w:val="-5"/>
        </w:rPr>
        <w:t>(</w:t>
      </w:r>
      <w:r>
        <w:rPr>
          <w:spacing w:val="-6"/>
        </w:rPr>
        <w:t>I</w:t>
      </w:r>
      <w:r>
        <w:rPr>
          <w:spacing w:val="-5"/>
        </w:rPr>
        <w:t>M)</w:t>
      </w:r>
      <w:r>
        <w:rPr>
          <w:spacing w:val="6"/>
        </w:rPr>
        <w:t xml:space="preserve"> </w:t>
      </w:r>
      <w:r>
        <w:rPr>
          <w:spacing w:val="-5"/>
        </w:rPr>
        <w:t>maximum</w:t>
      </w:r>
      <w:r>
        <w:rPr>
          <w:spacing w:val="-10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2"/>
        </w:rPr>
        <w:t>33%</w:t>
      </w:r>
      <w:r>
        <w:rPr>
          <w:spacing w:val="-7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rPr>
          <w:spacing w:val="1"/>
        </w:rPr>
        <w:t>again</w:t>
      </w:r>
      <w:r>
        <w:rPr>
          <w:spacing w:val="3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observed</w:t>
      </w:r>
      <w:r>
        <w:rPr>
          <w:spacing w:val="3"/>
        </w:rPr>
        <w:t xml:space="preserve"> </w:t>
      </w:r>
      <w:r>
        <w:rPr>
          <w:spacing w:val="-1"/>
        </w:rPr>
        <w:t>amplification</w:t>
      </w:r>
      <w:r>
        <w:rPr>
          <w:spacing w:val="4"/>
        </w:rPr>
        <w:t xml:space="preserve"> </w:t>
      </w:r>
      <w:r>
        <w:rPr>
          <w:spacing w:val="1"/>
        </w:rPr>
        <w:t>factor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75%.</w:t>
      </w:r>
      <w:r>
        <w:rPr>
          <w:spacing w:val="3"/>
        </w:rPr>
        <w:t xml:space="preserve"> The </w:t>
      </w:r>
      <w:r>
        <w:rPr>
          <w:spacing w:val="1"/>
        </w:rPr>
        <w:t>controlling</w:t>
      </w:r>
      <w:r>
        <w:rPr>
          <w:spacing w:val="78"/>
        </w:rPr>
        <w:t xml:space="preserve"> </w:t>
      </w:r>
      <w:r>
        <w:rPr>
          <w:spacing w:val="1"/>
        </w:rPr>
        <w:t>rating</w:t>
      </w:r>
      <w:r>
        <w:t xml:space="preserve"> </w:t>
      </w:r>
      <w:del w:id="29" w:author="John Braley" w:date="2018-09-28T13:38:00Z">
        <w:r w:rsidDel="008D4AF2">
          <w:rPr>
            <w:spacing w:val="17"/>
          </w:rPr>
          <w:delText xml:space="preserve"> </w:delText>
        </w:r>
      </w:del>
      <w:r>
        <w:rPr>
          <w:spacing w:val="1"/>
        </w:rPr>
        <w:t>factors</w:t>
      </w:r>
      <w:r>
        <w:t xml:space="preserve"> </w:t>
      </w:r>
      <w:del w:id="30" w:author="John Braley" w:date="2018-09-28T13:38:00Z">
        <w:r w:rsidDel="008D4AF2">
          <w:rPr>
            <w:spacing w:val="14"/>
          </w:rPr>
          <w:delText xml:space="preserve"> </w:delText>
        </w:r>
      </w:del>
      <w:proofErr w:type="gramStart"/>
      <w:r>
        <w:rPr>
          <w:spacing w:val="-3"/>
        </w:rPr>
        <w:t>were</w:t>
      </w:r>
      <w:r>
        <w:t xml:space="preserve"> </w:t>
      </w:r>
      <w:r>
        <w:rPr>
          <w:spacing w:val="18"/>
        </w:rPr>
        <w:t xml:space="preserve"> </w:t>
      </w:r>
      <w:r>
        <w:rPr>
          <w:spacing w:val="2"/>
        </w:rPr>
        <w:t>greater</w:t>
      </w:r>
      <w:proofErr w:type="gramEnd"/>
      <w:r>
        <w:t xml:space="preserve"> </w:t>
      </w:r>
      <w:r>
        <w:rPr>
          <w:spacing w:val="19"/>
        </w:rPr>
        <w:t xml:space="preserve"> </w:t>
      </w:r>
      <w:r>
        <w:rPr>
          <w:spacing w:val="1"/>
        </w:rPr>
        <w:t>than</w:t>
      </w:r>
      <w:r>
        <w:t xml:space="preserve"> </w:t>
      </w:r>
      <w:r>
        <w:rPr>
          <w:spacing w:val="17"/>
        </w:rPr>
        <w:t xml:space="preserve"> </w:t>
      </w:r>
      <w:r>
        <w:rPr>
          <w:spacing w:val="1"/>
        </w:rPr>
        <w:t>1.0</w:t>
      </w:r>
      <w:r>
        <w:t xml:space="preserve"> </w:t>
      </w:r>
      <w:r>
        <w:rPr>
          <w:spacing w:val="18"/>
        </w:rPr>
        <w:t xml:space="preserve"> </w:t>
      </w:r>
      <w:r>
        <w:rPr>
          <w:spacing w:val="1"/>
        </w:rPr>
        <w:t>for</w:t>
      </w:r>
      <w:r>
        <w:t xml:space="preserve"> </w:t>
      </w:r>
      <w:r>
        <w:rPr>
          <w:spacing w:val="19"/>
        </w:rPr>
        <w:t xml:space="preserve"> </w:t>
      </w:r>
      <w:r>
        <w:rPr>
          <w:spacing w:val="1"/>
        </w:rPr>
        <w:t>both</w:t>
      </w:r>
      <w:r>
        <w:t xml:space="preserve"> </w:t>
      </w:r>
      <w:r>
        <w:rPr>
          <w:spacing w:val="17"/>
        </w:rPr>
        <w:t xml:space="preserve"> </w:t>
      </w:r>
      <w:r>
        <w:rPr>
          <w:spacing w:val="1"/>
        </w:rPr>
        <w:t>cases.</w:t>
      </w:r>
      <w:r>
        <w:t xml:space="preserve"> </w:t>
      </w:r>
      <w:r>
        <w:rPr>
          <w:spacing w:val="17"/>
        </w:rPr>
        <w:t xml:space="preserve"> </w:t>
      </w:r>
      <w:proofErr w:type="gramStart"/>
      <w:r>
        <w:rPr>
          <w:spacing w:val="1"/>
        </w:rPr>
        <w:t>This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is</w:t>
      </w:r>
      <w:proofErr w:type="gramEnd"/>
      <w:r>
        <w:t xml:space="preserve"> </w:t>
      </w:r>
      <w:r>
        <w:rPr>
          <w:spacing w:val="14"/>
        </w:rPr>
        <w:t xml:space="preserve"> </w:t>
      </w:r>
      <w:r>
        <w:rPr>
          <w:spacing w:val="2"/>
        </w:rPr>
        <w:t>due</w:t>
      </w:r>
      <w:r>
        <w:t xml:space="preserve"> </w:t>
      </w:r>
      <w:r>
        <w:rPr>
          <w:spacing w:val="18"/>
        </w:rPr>
        <w:t xml:space="preserve"> </w:t>
      </w:r>
      <w:r>
        <w:t xml:space="preserve">to 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17"/>
        </w:rPr>
        <w:t xml:space="preserve"> </w:t>
      </w:r>
      <w:r>
        <w:rPr>
          <w:spacing w:val="1"/>
        </w:rPr>
        <w:t>bridge’s</w:t>
      </w:r>
      <w:r>
        <w:t xml:space="preserve"> </w:t>
      </w:r>
      <w:r>
        <w:rPr>
          <w:spacing w:val="15"/>
        </w:rPr>
        <w:t xml:space="preserve"> </w:t>
      </w:r>
      <w:r>
        <w:rPr>
          <w:spacing w:val="2"/>
        </w:rPr>
        <w:t>reserve</w:t>
      </w:r>
      <w:r>
        <w:t xml:space="preserve"> </w:t>
      </w:r>
      <w:r>
        <w:rPr>
          <w:spacing w:val="17"/>
        </w:rPr>
        <w:t xml:space="preserve"> </w:t>
      </w:r>
      <w:r>
        <w:rPr>
          <w:spacing w:val="1"/>
        </w:rPr>
        <w:t>capacity</w:t>
      </w:r>
      <w:r>
        <w:t xml:space="preserve"> </w:t>
      </w:r>
      <w:r>
        <w:rPr>
          <w:spacing w:val="15"/>
        </w:rPr>
        <w:t xml:space="preserve"> </w:t>
      </w:r>
      <w:r>
        <w:rPr>
          <w:spacing w:val="2"/>
        </w:rPr>
        <w:t>from</w:t>
      </w:r>
    </w:p>
    <w:p w:rsidR="00045BAF" w:rsidRDefault="00045BAF">
      <w:pPr>
        <w:spacing w:line="298" w:lineRule="auto"/>
        <w:jc w:val="both"/>
        <w:sectPr w:rsidR="00045BAF">
          <w:headerReference w:type="even" r:id="rId21"/>
          <w:pgSz w:w="12240" w:h="15840"/>
          <w:pgMar w:top="1140" w:right="660" w:bottom="280" w:left="680" w:header="0" w:footer="0" w:gutter="0"/>
          <w:cols w:space="720"/>
        </w:sectPr>
      </w:pPr>
    </w:p>
    <w:p w:rsidR="00045BAF" w:rsidRDefault="003B7BE8">
      <w:pPr>
        <w:pStyle w:val="BodyText"/>
        <w:spacing w:before="48" w:line="298" w:lineRule="auto"/>
        <w:ind w:left="105" w:right="106"/>
        <w:jc w:val="both"/>
      </w:pPr>
      <w:proofErr w:type="gramStart"/>
      <w:r>
        <w:rPr>
          <w:spacing w:val="1"/>
        </w:rPr>
        <w:lastRenderedPageBreak/>
        <w:t>conservative</w:t>
      </w:r>
      <w:proofErr w:type="gramEnd"/>
      <w:r>
        <w:rPr>
          <w:spacing w:val="6"/>
        </w:rPr>
        <w:t xml:space="preserve"> </w:t>
      </w:r>
      <w:r>
        <w:rPr>
          <w:spacing w:val="1"/>
        </w:rPr>
        <w:t>design</w:t>
      </w:r>
      <w:r>
        <w:rPr>
          <w:spacing w:val="6"/>
        </w:rPr>
        <w:t xml:space="preserve"> </w:t>
      </w:r>
      <w:r>
        <w:t>assumptions,</w:t>
      </w:r>
      <w:r>
        <w:rPr>
          <w:spacing w:val="5"/>
        </w:rPr>
        <w:t xml:space="preserve"> </w:t>
      </w:r>
      <w:r>
        <w:rPr>
          <w:spacing w:val="2"/>
        </w:rPr>
        <w:t>perhaps</w:t>
      </w:r>
      <w:r>
        <w:rPr>
          <w:spacing w:val="3"/>
        </w:rPr>
        <w:t xml:space="preserve"> </w:t>
      </w:r>
      <w:r>
        <w:t>chief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distribution</w:t>
      </w:r>
      <w:r>
        <w:rPr>
          <w:spacing w:val="6"/>
        </w:rPr>
        <w:t xml:space="preserve"> </w:t>
      </w:r>
      <w:r>
        <w:rPr>
          <w:spacing w:val="-1"/>
        </w:rPr>
        <w:t>factor.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design</w:t>
      </w:r>
      <w:r>
        <w:rPr>
          <w:spacing w:val="6"/>
        </w:rPr>
        <w:t xml:space="preserve"> </w:t>
      </w:r>
      <w:r>
        <w:rPr>
          <w:spacing w:val="1"/>
        </w:rPr>
        <w:t>used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distribution</w:t>
      </w:r>
      <w:r>
        <w:rPr>
          <w:spacing w:val="70"/>
        </w:rPr>
        <w:t xml:space="preserve"> </w:t>
      </w:r>
      <w:r>
        <w:rPr>
          <w:spacing w:val="1"/>
        </w:rPr>
        <w:t>factor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1"/>
        </w:rPr>
        <w:t>0.91</w:t>
      </w:r>
      <w:r>
        <w:rPr>
          <w:spacing w:val="3"/>
        </w:rPr>
        <w:t xml:space="preserve"> </w:t>
      </w:r>
      <w:r>
        <w:rPr>
          <w:spacing w:val="-4"/>
        </w:rPr>
        <w:t>while</w:t>
      </w:r>
      <w:r>
        <w:rPr>
          <w:spacing w:val="3"/>
        </w:rPr>
        <w:t xml:space="preserve"> FE</w:t>
      </w:r>
      <w:r>
        <w:rPr>
          <w:spacing w:val="-5"/>
        </w:rPr>
        <w:t xml:space="preserve"> </w:t>
      </w:r>
      <w:r>
        <w:rPr>
          <w:spacing w:val="-1"/>
        </w:rPr>
        <w:t>model</w:t>
      </w:r>
      <w:r>
        <w:rPr>
          <w:spacing w:val="-2"/>
        </w:rPr>
        <w:t xml:space="preserve"> </w:t>
      </w:r>
      <w:r>
        <w:rPr>
          <w:spacing w:val="1"/>
        </w:rPr>
        <w:t>resulted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1"/>
        </w:rPr>
        <w:t>distribution</w:t>
      </w:r>
      <w:r>
        <w:rPr>
          <w:spacing w:val="3"/>
        </w:rPr>
        <w:t xml:space="preserve"> </w:t>
      </w:r>
      <w:r>
        <w:rPr>
          <w:spacing w:val="1"/>
        </w:rPr>
        <w:t>factor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0.79.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59781" cy="3037141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781" cy="30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30" w:line="298" w:lineRule="auto"/>
        <w:ind w:left="105" w:right="104"/>
        <w:jc w:val="both"/>
      </w:pPr>
      <w:r>
        <w:rPr>
          <w:spacing w:val="3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load</w:t>
      </w:r>
      <w:r>
        <w:rPr>
          <w:spacing w:val="15"/>
        </w:rPr>
        <w:t xml:space="preserve"> </w:t>
      </w:r>
      <w:r>
        <w:rPr>
          <w:spacing w:val="1"/>
        </w:rPr>
        <w:t>test</w:t>
      </w:r>
      <w:r>
        <w:rPr>
          <w:spacing w:val="13"/>
        </w:rPr>
        <w:t xml:space="preserve"> </w:t>
      </w:r>
      <w:r>
        <w:rPr>
          <w:spacing w:val="1"/>
        </w:rPr>
        <w:t>revealed</w:t>
      </w:r>
      <w:r>
        <w:rPr>
          <w:spacing w:val="16"/>
        </w:rPr>
        <w:t xml:space="preserve"> </w:t>
      </w:r>
      <w:r>
        <w:rPr>
          <w:spacing w:val="1"/>
        </w:rPr>
        <w:t>that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2"/>
        </w:rPr>
        <w:t>bridge</w:t>
      </w:r>
      <w:r>
        <w:rPr>
          <w:spacing w:val="16"/>
        </w:rPr>
        <w:t xml:space="preserve"> </w:t>
      </w:r>
      <w:r>
        <w:rPr>
          <w:spacing w:val="1"/>
        </w:rPr>
        <w:t>induced</w:t>
      </w:r>
      <w:r>
        <w:rPr>
          <w:spacing w:val="15"/>
        </w:rPr>
        <w:t xml:space="preserve"> </w:t>
      </w:r>
      <w:r>
        <w:rPr>
          <w:spacing w:val="1"/>
        </w:rPr>
        <w:t>vibration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truck,</w:t>
      </w:r>
      <w:r>
        <w:rPr>
          <w:spacing w:val="13"/>
        </w:rPr>
        <w:t xml:space="preserve"> </w:t>
      </w:r>
      <w:r>
        <w:rPr>
          <w:spacing w:val="2"/>
        </w:rPr>
        <w:t>and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6"/>
        </w:rPr>
        <w:t xml:space="preserve"> </w:t>
      </w:r>
      <w:r>
        <w:rPr>
          <w:spacing w:val="1"/>
        </w:rPr>
        <w:t>truck</w:t>
      </w:r>
      <w:r>
        <w:rPr>
          <w:spacing w:val="12"/>
        </w:rPr>
        <w:t xml:space="preserve"> </w:t>
      </w:r>
      <w:r>
        <w:rPr>
          <w:spacing w:val="1"/>
        </w:rPr>
        <w:t>caused</w:t>
      </w:r>
      <w:r>
        <w:rPr>
          <w:spacing w:val="15"/>
        </w:rPr>
        <w:t xml:space="preserve"> </w:t>
      </w:r>
      <w:r>
        <w:t>significant</w:t>
      </w:r>
      <w:r>
        <w:rPr>
          <w:spacing w:val="14"/>
        </w:rPr>
        <w:t xml:space="preserve"> </w:t>
      </w:r>
      <w:r>
        <w:rPr>
          <w:spacing w:val="1"/>
        </w:rPr>
        <w:t>vibrations</w:t>
      </w:r>
      <w:r>
        <w:rPr>
          <w:spacing w:val="78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rPr>
          <w:spacing w:val="1"/>
        </w:rPr>
        <w:t>the</w:t>
      </w:r>
      <w:r>
        <w:rPr>
          <w:spacing w:val="30"/>
        </w:rPr>
        <w:t xml:space="preserve"> </w:t>
      </w:r>
      <w:r>
        <w:rPr>
          <w:spacing w:val="2"/>
        </w:rPr>
        <w:t>bridge.</w:t>
      </w:r>
      <w:r>
        <w:rPr>
          <w:spacing w:val="29"/>
        </w:rPr>
        <w:t xml:space="preserve"> </w:t>
      </w:r>
      <w:r>
        <w:rPr>
          <w:spacing w:val="2"/>
        </w:rPr>
        <w:t>These</w:t>
      </w:r>
      <w:r>
        <w:rPr>
          <w:spacing w:val="29"/>
        </w:rPr>
        <w:t xml:space="preserve"> </w:t>
      </w:r>
      <w:r>
        <w:rPr>
          <w:spacing w:val="1"/>
        </w:rPr>
        <w:t>results</w:t>
      </w:r>
      <w:r>
        <w:rPr>
          <w:spacing w:val="28"/>
        </w:rPr>
        <w:t xml:space="preserve"> </w:t>
      </w:r>
      <w:r>
        <w:rPr>
          <w:spacing w:val="1"/>
        </w:rPr>
        <w:t>indicated</w:t>
      </w:r>
      <w:r>
        <w:rPr>
          <w:spacing w:val="30"/>
        </w:rPr>
        <w:t xml:space="preserve"> </w:t>
      </w:r>
      <w:r>
        <w:rPr>
          <w:spacing w:val="1"/>
        </w:rPr>
        <w:t>that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30"/>
        </w:rPr>
        <w:t xml:space="preserve"> </w:t>
      </w:r>
      <w:r>
        <w:rPr>
          <w:spacing w:val="2"/>
        </w:rPr>
        <w:t>bridge</w:t>
      </w:r>
      <w:r>
        <w:rPr>
          <w:spacing w:val="30"/>
        </w:rPr>
        <w:t xml:space="preserve"> </w:t>
      </w:r>
      <w:r>
        <w:rPr>
          <w:spacing w:val="1"/>
        </w:rPr>
        <w:t>vibrations</w:t>
      </w:r>
      <w:r>
        <w:rPr>
          <w:spacing w:val="27"/>
        </w:rPr>
        <w:t xml:space="preserve"> </w:t>
      </w:r>
      <w:r>
        <w:rPr>
          <w:spacing w:val="-3"/>
        </w:rPr>
        <w:t>were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0"/>
        </w:rPr>
        <w:t xml:space="preserve"> </w:t>
      </w:r>
      <w:r>
        <w:rPr>
          <w:spacing w:val="1"/>
        </w:rPr>
        <w:t>result</w:t>
      </w:r>
      <w:r>
        <w:rPr>
          <w:spacing w:val="28"/>
        </w:rPr>
        <w:t xml:space="preserve"> </w:t>
      </w:r>
      <w:r>
        <w:rPr>
          <w:spacing w:val="1"/>
        </w:rPr>
        <w:t>of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1"/>
        </w:rPr>
        <w:t>coupled</w:t>
      </w:r>
      <w:r>
        <w:rPr>
          <w:spacing w:val="30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rPr>
          <w:spacing w:val="1"/>
        </w:rPr>
        <w:t>(vehicle-</w:t>
      </w:r>
      <w:r>
        <w:rPr>
          <w:spacing w:val="62"/>
        </w:rPr>
        <w:t xml:space="preserve"> </w:t>
      </w:r>
      <w:proofErr w:type="gramStart"/>
      <w:r>
        <w:rPr>
          <w:spacing w:val="2"/>
        </w:rPr>
        <w:t>bridge</w:t>
      </w:r>
      <w:proofErr w:type="gramEnd"/>
      <w:r>
        <w:rPr>
          <w:spacing w:val="2"/>
        </w:rPr>
        <w:t>)</w:t>
      </w:r>
      <w:r>
        <w:rPr>
          <w:spacing w:val="4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interaction</w:t>
      </w:r>
      <w:r>
        <w:rPr>
          <w:spacing w:val="3"/>
        </w:rPr>
        <w:t xml:space="preserve"> </w:t>
      </w:r>
      <w:r>
        <w:rPr>
          <w:spacing w:val="-2"/>
        </w:rPr>
        <w:t>must</w:t>
      </w:r>
      <w:r>
        <w:rPr>
          <w:spacing w:val="2"/>
        </w:rPr>
        <w:t xml:space="preserve"> </w:t>
      </w:r>
      <w:r>
        <w:rPr>
          <w:spacing w:val="1"/>
        </w:rPr>
        <w:t>be</w:t>
      </w:r>
      <w:r>
        <w:rPr>
          <w:spacing w:val="3"/>
        </w:rPr>
        <w:t xml:space="preserve"> </w:t>
      </w:r>
      <w:r>
        <w:rPr>
          <w:spacing w:val="1"/>
        </w:rPr>
        <w:t>considered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FE</w:t>
      </w:r>
      <w:r>
        <w:rPr>
          <w:spacing w:val="-5"/>
        </w:rPr>
        <w:t xml:space="preserve"> </w:t>
      </w:r>
      <w:r>
        <w:rPr>
          <w:spacing w:val="-1"/>
        </w:rPr>
        <w:t>simulations.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62750" cy="180022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28" w:line="298" w:lineRule="auto"/>
        <w:ind w:left="105" w:right="101"/>
        <w:jc w:val="both"/>
      </w:pPr>
      <w:r>
        <w:rPr>
          <w:spacing w:val="-1"/>
        </w:rPr>
        <w:t>Simulations</w:t>
      </w:r>
      <w:r>
        <w:rPr>
          <w:spacing w:val="20"/>
        </w:rPr>
        <w:t xml:space="preserve"> </w:t>
      </w:r>
      <w:r>
        <w:rPr>
          <w:spacing w:val="-3"/>
        </w:rPr>
        <w:t>were</w:t>
      </w:r>
      <w:r>
        <w:rPr>
          <w:spacing w:val="24"/>
        </w:rPr>
        <w:t xml:space="preserve"> </w:t>
      </w:r>
      <w:r>
        <w:rPr>
          <w:spacing w:val="1"/>
        </w:rPr>
        <w:t>performed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-4"/>
        </w:rPr>
        <w:t>which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1"/>
        </w:rPr>
        <w:t>sprung-mass</w:t>
      </w:r>
      <w:r>
        <w:rPr>
          <w:spacing w:val="21"/>
        </w:rPr>
        <w:t xml:space="preserve"> </w:t>
      </w:r>
      <w:r>
        <w:rPr>
          <w:spacing w:val="-1"/>
        </w:rPr>
        <w:t>model</w:t>
      </w:r>
      <w:r>
        <w:rPr>
          <w:spacing w:val="19"/>
        </w:rPr>
        <w:t xml:space="preserve"> </w:t>
      </w:r>
      <w:r>
        <w:rPr>
          <w:spacing w:val="1"/>
        </w:rPr>
        <w:t>of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1"/>
        </w:rPr>
        <w:t>truck</w:t>
      </w:r>
      <w:r>
        <w:rPr>
          <w:spacing w:val="21"/>
        </w:rPr>
        <w:t xml:space="preserve"> </w:t>
      </w:r>
      <w:r>
        <w:rPr>
          <w:spacing w:val="-5"/>
        </w:rPr>
        <w:t>was</w:t>
      </w:r>
      <w:r>
        <w:rPr>
          <w:spacing w:val="20"/>
        </w:rPr>
        <w:t xml:space="preserve"> </w:t>
      </w:r>
      <w:r>
        <w:rPr>
          <w:spacing w:val="2"/>
        </w:rPr>
        <w:t>traversed</w:t>
      </w:r>
      <w:r>
        <w:rPr>
          <w:spacing w:val="24"/>
        </w:rPr>
        <w:t xml:space="preserve"> </w:t>
      </w:r>
      <w:r>
        <w:rPr>
          <w:spacing w:val="1"/>
        </w:rPr>
        <w:t>across</w:t>
      </w:r>
      <w:r>
        <w:rPr>
          <w:spacing w:val="21"/>
        </w:rPr>
        <w:t xml:space="preserve"> </w:t>
      </w:r>
      <w:r>
        <w:rPr>
          <w:spacing w:val="1"/>
        </w:rPr>
        <w:t>an</w:t>
      </w:r>
      <w:r>
        <w:rPr>
          <w:spacing w:val="23"/>
        </w:rPr>
        <w:t xml:space="preserve"> </w:t>
      </w:r>
      <w:r>
        <w:t>element-level</w:t>
      </w:r>
      <w:r>
        <w:rPr>
          <w:spacing w:val="92"/>
        </w:rPr>
        <w:t xml:space="preserve"> </w:t>
      </w:r>
      <w:r>
        <w:rPr>
          <w:spacing w:val="-1"/>
        </w:rPr>
        <w:t>model</w:t>
      </w:r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2"/>
        </w:rPr>
        <w:t>bridge.</w:t>
      </w:r>
      <w:r>
        <w:rPr>
          <w:spacing w:val="17"/>
        </w:rPr>
        <w:t xml:space="preserve"> </w:t>
      </w:r>
      <w:r>
        <w:rPr>
          <w:spacing w:val="2"/>
        </w:rPr>
        <w:t>These</w:t>
      </w:r>
      <w:r>
        <w:rPr>
          <w:spacing w:val="17"/>
        </w:rPr>
        <w:t xml:space="preserve"> </w:t>
      </w:r>
      <w:r>
        <w:rPr>
          <w:spacing w:val="-1"/>
        </w:rPr>
        <w:t>simulations</w:t>
      </w:r>
      <w:r>
        <w:rPr>
          <w:spacing w:val="15"/>
        </w:rPr>
        <w:t xml:space="preserve"> </w:t>
      </w:r>
      <w:r>
        <w:t>did</w:t>
      </w:r>
      <w:r>
        <w:rPr>
          <w:spacing w:val="17"/>
        </w:rPr>
        <w:t xml:space="preserve"> </w:t>
      </w:r>
      <w:r>
        <w:rPr>
          <w:spacing w:val="2"/>
        </w:rPr>
        <w:t>not</w:t>
      </w:r>
      <w:r>
        <w:rPr>
          <w:spacing w:val="17"/>
        </w:rPr>
        <w:t xml:space="preserve"> </w:t>
      </w:r>
      <w:r>
        <w:rPr>
          <w:spacing w:val="-2"/>
        </w:rPr>
        <w:t>come</w:t>
      </w:r>
      <w:r>
        <w:rPr>
          <w:spacing w:val="17"/>
        </w:rPr>
        <w:t xml:space="preserve"> </w:t>
      </w:r>
      <w:r>
        <w:t>close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matching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experimental</w:t>
      </w:r>
      <w:r>
        <w:rPr>
          <w:spacing w:val="14"/>
        </w:rPr>
        <w:t xml:space="preserve"> </w:t>
      </w:r>
      <w:r>
        <w:rPr>
          <w:spacing w:val="1"/>
        </w:rPr>
        <w:t>results</w:t>
      </w:r>
      <w:r>
        <w:rPr>
          <w:spacing w:val="14"/>
        </w:rPr>
        <w:t xml:space="preserve"> </w:t>
      </w:r>
      <w:r>
        <w:rPr>
          <w:spacing w:val="1"/>
        </w:rPr>
        <w:t>until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7"/>
        </w:rPr>
        <w:t xml:space="preserve"> </w:t>
      </w:r>
      <w:r>
        <w:rPr>
          <w:spacing w:val="1"/>
        </w:rPr>
        <w:t>profile</w:t>
      </w:r>
      <w:r>
        <w:rPr>
          <w:spacing w:val="84"/>
        </w:rPr>
        <w:t xml:space="preserve"> </w:t>
      </w:r>
      <w:r>
        <w:rPr>
          <w:spacing w:val="-5"/>
        </w:rPr>
        <w:t>was</w:t>
      </w:r>
      <w:r>
        <w:rPr>
          <w:spacing w:val="4"/>
        </w:rPr>
        <w:t xml:space="preserve"> </w:t>
      </w:r>
      <w:r>
        <w:rPr>
          <w:spacing w:val="1"/>
        </w:rPr>
        <w:t>included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simulations.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7"/>
        </w:rPr>
        <w:t xml:space="preserve"> </w:t>
      </w:r>
      <w:r>
        <w:rPr>
          <w:spacing w:val="2"/>
        </w:rPr>
        <w:t>graph</w:t>
      </w:r>
      <w:r>
        <w:rPr>
          <w:spacing w:val="8"/>
        </w:rPr>
        <w:t xml:space="preserve"> </w:t>
      </w:r>
      <w:r>
        <w:rPr>
          <w:spacing w:val="1"/>
        </w:rPr>
        <w:t>below</w:t>
      </w:r>
      <w:r>
        <w:rPr>
          <w:spacing w:val="-12"/>
        </w:rPr>
        <w:t xml:space="preserve"> </w:t>
      </w:r>
      <w:r>
        <w:t>compares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simulation</w:t>
      </w:r>
      <w:r>
        <w:rPr>
          <w:spacing w:val="8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8"/>
        </w:rPr>
        <w:t xml:space="preserve"> </w:t>
      </w:r>
      <w:r>
        <w:rPr>
          <w:spacing w:val="1"/>
        </w:rPr>
        <w:t>profile</w:t>
      </w:r>
      <w:r>
        <w:rPr>
          <w:spacing w:val="8"/>
        </w:rPr>
        <w:t xml:space="preserve"> </w:t>
      </w:r>
      <w:r>
        <w:rPr>
          <w:spacing w:val="1"/>
        </w:rPr>
        <w:t>included</w:t>
      </w:r>
      <w:r>
        <w:rPr>
          <w:spacing w:val="7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8"/>
        </w:rPr>
        <w:t xml:space="preserve"> </w:t>
      </w:r>
      <w:r>
        <w:rPr>
          <w:spacing w:val="-3"/>
        </w:rPr>
        <w:t>what</w:t>
      </w:r>
      <w:r>
        <w:rPr>
          <w:spacing w:val="6"/>
        </w:rPr>
        <w:t xml:space="preserve"> </w:t>
      </w:r>
      <w:r>
        <w:rPr>
          <w:spacing w:val="-5"/>
        </w:rPr>
        <w:t>was</w:t>
      </w:r>
      <w:r>
        <w:rPr>
          <w:spacing w:val="74"/>
        </w:rPr>
        <w:t xml:space="preserve"> </w:t>
      </w:r>
      <w:r>
        <w:rPr>
          <w:spacing w:val="2"/>
        </w:rPr>
        <w:t>recorded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t>field</w:t>
      </w:r>
      <w:r>
        <w:rPr>
          <w:spacing w:val="4"/>
        </w:rPr>
        <w:t xml:space="preserve"> </w:t>
      </w:r>
      <w:del w:id="31" w:author="John Braley" w:date="2018-09-28T13:39:00Z">
        <w:r w:rsidDel="008D4AF2">
          <w:rPr>
            <w:spacing w:val="2"/>
          </w:rPr>
          <w:delText>and</w:delText>
        </w:r>
        <w:r w:rsidDel="008D4AF2">
          <w:rPr>
            <w:spacing w:val="4"/>
          </w:rPr>
          <w:delText xml:space="preserve"> </w:delText>
        </w:r>
      </w:del>
      <w:ins w:id="32" w:author="John Braley" w:date="2018-09-28T13:39:00Z">
        <w:r w:rsidR="008D4AF2">
          <w:rPr>
            <w:spacing w:val="2"/>
          </w:rPr>
          <w:t>as well as</w:t>
        </w:r>
        <w:r w:rsidR="008D4AF2">
          <w:rPr>
            <w:spacing w:val="4"/>
          </w:rPr>
          <w:t xml:space="preserve"> </w:t>
        </w:r>
      </w:ins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simulation</w:t>
      </w:r>
      <w:r>
        <w:rPr>
          <w:spacing w:val="4"/>
        </w:rPr>
        <w:t xml:space="preserve"> </w:t>
      </w:r>
      <w:r>
        <w:rPr>
          <w:spacing w:val="1"/>
        </w:rPr>
        <w:t>that</w:t>
      </w:r>
      <w:r>
        <w:rPr>
          <w:spacing w:val="2"/>
        </w:rPr>
        <w:t xml:space="preserve"> </w:t>
      </w:r>
      <w:del w:id="33" w:author="John Braley" w:date="2018-09-28T13:40:00Z">
        <w:r w:rsidDel="008D4AF2">
          <w:rPr>
            <w:spacing w:val="2"/>
          </w:rPr>
          <w:delText>does</w:delText>
        </w:r>
        <w:r w:rsidDel="008D4AF2">
          <w:rPr>
            <w:spacing w:val="1"/>
          </w:rPr>
          <w:delText xml:space="preserve"> </w:delText>
        </w:r>
      </w:del>
      <w:ins w:id="34" w:author="John Braley" w:date="2018-09-28T13:40:00Z">
        <w:r w:rsidR="008D4AF2">
          <w:rPr>
            <w:spacing w:val="2"/>
          </w:rPr>
          <w:t>did</w:t>
        </w:r>
        <w:r w:rsidR="008D4AF2">
          <w:rPr>
            <w:spacing w:val="1"/>
          </w:rPr>
          <w:t xml:space="preserve"> </w:t>
        </w:r>
      </w:ins>
      <w:r>
        <w:rPr>
          <w:spacing w:val="2"/>
        </w:rPr>
        <w:t xml:space="preserve">not </w:t>
      </w:r>
      <w:r>
        <w:t>include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profile.</w:t>
      </w:r>
    </w:p>
    <w:p w:rsidR="00045BAF" w:rsidRDefault="00045BAF">
      <w:pPr>
        <w:spacing w:before="9"/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801175" cy="168592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13" w:line="298" w:lineRule="auto"/>
        <w:ind w:left="105" w:right="106"/>
        <w:jc w:val="both"/>
      </w:pP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simulations</w:t>
      </w:r>
      <w:r>
        <w:rPr>
          <w:spacing w:val="15"/>
        </w:rPr>
        <w:t xml:space="preserve"> </w:t>
      </w:r>
      <w:r>
        <w:rPr>
          <w:spacing w:val="2"/>
        </w:rPr>
        <w:t>are</w:t>
      </w:r>
      <w:r>
        <w:rPr>
          <w:spacing w:val="19"/>
        </w:rPr>
        <w:t xml:space="preserve"> </w:t>
      </w:r>
      <w:r>
        <w:rPr>
          <w:spacing w:val="1"/>
        </w:rPr>
        <w:t>consistent</w:t>
      </w:r>
      <w:r>
        <w:rPr>
          <w:spacing w:val="17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</w:t>
      </w:r>
      <w:r>
        <w:rPr>
          <w:spacing w:val="-5"/>
        </w:rPr>
        <w:t>h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18"/>
        </w:rPr>
        <w:t xml:space="preserve"> </w:t>
      </w:r>
      <w:r>
        <w:t>field</w:t>
      </w:r>
      <w:r>
        <w:rPr>
          <w:spacing w:val="19"/>
        </w:rPr>
        <w:t xml:space="preserve"> </w:t>
      </w:r>
      <w:r>
        <w:t>measurements</w:t>
      </w:r>
      <w:r>
        <w:rPr>
          <w:spacing w:val="15"/>
        </w:rPr>
        <w:t xml:space="preserve"> </w:t>
      </w:r>
      <w:r>
        <w:rPr>
          <w:spacing w:val="2"/>
        </w:rPr>
        <w:t>and</w:t>
      </w:r>
      <w:r>
        <w:rPr>
          <w:spacing w:val="19"/>
        </w:rPr>
        <w:t xml:space="preserve"> </w:t>
      </w:r>
      <w:r>
        <w:t>indicate</w:t>
      </w:r>
      <w:r>
        <w:rPr>
          <w:spacing w:val="18"/>
        </w:rPr>
        <w:t xml:space="preserve"> </w:t>
      </w:r>
      <w:r>
        <w:rPr>
          <w:spacing w:val="1"/>
        </w:rPr>
        <w:t>that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8"/>
        </w:rPr>
        <w:t xml:space="preserve"> </w:t>
      </w:r>
      <w:r>
        <w:t>roadway</w:t>
      </w:r>
      <w:r>
        <w:rPr>
          <w:spacing w:val="16"/>
        </w:rPr>
        <w:t xml:space="preserve"> </w:t>
      </w:r>
      <w:r>
        <w:rPr>
          <w:spacing w:val="1"/>
        </w:rPr>
        <w:t>profile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1"/>
        </w:rPr>
        <w:t>responsible</w:t>
      </w:r>
      <w:r>
        <w:rPr>
          <w:spacing w:val="68"/>
        </w:rPr>
        <w:t xml:space="preserve"> </w:t>
      </w:r>
      <w:r>
        <w:rPr>
          <w:spacing w:val="1"/>
        </w:rPr>
        <w:t>for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excessive</w:t>
      </w:r>
      <w:r>
        <w:rPr>
          <w:spacing w:val="3"/>
        </w:rPr>
        <w:t xml:space="preserve"> </w:t>
      </w:r>
      <w:r>
        <w:rPr>
          <w:spacing w:val="1"/>
        </w:rPr>
        <w:t>vibrations.</w:t>
      </w:r>
    </w:p>
    <w:p w:rsidR="00045BAF" w:rsidRDefault="003B7BE8">
      <w:pPr>
        <w:pStyle w:val="Heading4"/>
        <w:ind w:left="105"/>
        <w:jc w:val="both"/>
        <w:rPr>
          <w:rFonts w:cs="Arial"/>
        </w:rPr>
      </w:pPr>
      <w:r>
        <w:rPr>
          <w:spacing w:val="-6"/>
        </w:rPr>
        <w:t>S</w:t>
      </w:r>
      <w:r>
        <w:rPr>
          <w:spacing w:val="-5"/>
        </w:rPr>
        <w:t>ummary</w:t>
      </w:r>
    </w:p>
    <w:p w:rsidR="00045BAF" w:rsidRDefault="00045BAF">
      <w:pPr>
        <w:jc w:val="both"/>
        <w:rPr>
          <w:rFonts w:ascii="Arial" w:eastAsia="Arial" w:hAnsi="Arial" w:cs="Arial"/>
        </w:rPr>
        <w:sectPr w:rsidR="00045BAF">
          <w:headerReference w:type="default" r:id="rId25"/>
          <w:pgSz w:w="12240" w:h="15840"/>
          <w:pgMar w:top="560" w:right="680" w:bottom="280" w:left="700" w:header="0" w:footer="0" w:gutter="0"/>
          <w:cols w:space="720"/>
        </w:sectPr>
      </w:pPr>
    </w:p>
    <w:p w:rsidR="00045BAF" w:rsidRDefault="003B7BE8">
      <w:pPr>
        <w:pStyle w:val="BodyText"/>
        <w:spacing w:before="48" w:line="298" w:lineRule="auto"/>
        <w:ind w:left="335"/>
      </w:pPr>
      <w:r>
        <w:lastRenderedPageBreak/>
        <w:pict>
          <v:group id="_x0000_s1059" style="position:absolute;left:0;text-align:left;margin-left:39.5pt;margin-top:7.75pt;width:3pt;height:3pt;z-index:1264;mso-position-horizontal-relative:page" coordorigin="790,155" coordsize="60,60">
            <v:shape id="_x0000_s1060" style="position:absolute;left:790;top:155;width:60;height:60" coordorigin="790,155" coordsize="60,60" path="m824,215r-8,l812,214,790,189r,-8l816,155r8,l850,181r,8l824,215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34"/>
        </w:rPr>
        <w:t xml:space="preserve"> </w:t>
      </w:r>
      <w:r>
        <w:rPr>
          <w:spacing w:val="2"/>
        </w:rPr>
        <w:t>bridge</w:t>
      </w:r>
      <w:r>
        <w:rPr>
          <w:spacing w:val="35"/>
        </w:rPr>
        <w:t xml:space="preserve"> </w:t>
      </w:r>
      <w:r>
        <w:t>violates</w:t>
      </w:r>
      <w:r>
        <w:rPr>
          <w:spacing w:val="32"/>
        </w:rPr>
        <w:t xml:space="preserve"> </w:t>
      </w:r>
      <w:r>
        <w:rPr>
          <w:spacing w:val="1"/>
        </w:rPr>
        <w:t>an</w:t>
      </w:r>
      <w:r>
        <w:rPr>
          <w:spacing w:val="35"/>
        </w:rPr>
        <w:t xml:space="preserve"> </w:t>
      </w:r>
      <w:r>
        <w:rPr>
          <w:spacing w:val="1"/>
        </w:rPr>
        <w:t>“unidentified”</w:t>
      </w:r>
      <w:r>
        <w:rPr>
          <w:spacing w:val="37"/>
        </w:rPr>
        <w:t xml:space="preserve"> </w:t>
      </w:r>
      <w:r>
        <w:t>service</w:t>
      </w:r>
      <w:r>
        <w:rPr>
          <w:spacing w:val="34"/>
        </w:rPr>
        <w:t xml:space="preserve"> </w:t>
      </w:r>
      <w:r>
        <w:rPr>
          <w:spacing w:val="-4"/>
        </w:rPr>
        <w:t>limi</w:t>
      </w:r>
      <w:r>
        <w:rPr>
          <w:spacing w:val="-5"/>
        </w:rPr>
        <w:t>t</w:t>
      </w:r>
      <w:r>
        <w:rPr>
          <w:spacing w:val="33"/>
        </w:rPr>
        <w:t xml:space="preserve"> </w:t>
      </w:r>
      <w:r>
        <w:rPr>
          <w:spacing w:val="1"/>
        </w:rPr>
        <w:t>state</w:t>
      </w:r>
      <w:r>
        <w:rPr>
          <w:spacing w:val="35"/>
        </w:rPr>
        <w:t xml:space="preserve"> </w:t>
      </w:r>
      <w:r>
        <w:rPr>
          <w:spacing w:val="1"/>
        </w:rPr>
        <w:t>(i.e.</w:t>
      </w:r>
      <w:r>
        <w:rPr>
          <w:spacing w:val="33"/>
        </w:rPr>
        <w:t xml:space="preserve"> </w:t>
      </w:r>
      <w:r>
        <w:rPr>
          <w:spacing w:val="1"/>
        </w:rPr>
        <w:t>vibrations</w:t>
      </w:r>
      <w:r>
        <w:rPr>
          <w:spacing w:val="32"/>
        </w:rPr>
        <w:t xml:space="preserve"> </w:t>
      </w:r>
      <w:r>
        <w:t>case</w:t>
      </w:r>
      <w:r>
        <w:rPr>
          <w:spacing w:val="35"/>
        </w:rPr>
        <w:t xml:space="preserve"> </w:t>
      </w:r>
      <w:r>
        <w:rPr>
          <w:spacing w:val="-1"/>
        </w:rPr>
        <w:t>human</w:t>
      </w:r>
      <w:r>
        <w:rPr>
          <w:spacing w:val="34"/>
        </w:rPr>
        <w:t xml:space="preserve"> </w:t>
      </w:r>
      <w:r>
        <w:t>discomfort)</w:t>
      </w:r>
      <w:r>
        <w:rPr>
          <w:spacing w:val="37"/>
        </w:rPr>
        <w:t xml:space="preserve"> </w:t>
      </w:r>
      <w:del w:id="35" w:author="John Braley" w:date="2018-09-28T13:40:00Z">
        <w:r w:rsidDel="008D4AF2">
          <w:rPr>
            <w:spacing w:val="-4"/>
          </w:rPr>
          <w:delText>whish</w:delText>
        </w:r>
        <w:r w:rsidDel="008D4AF2">
          <w:rPr>
            <w:spacing w:val="35"/>
          </w:rPr>
          <w:delText xml:space="preserve"> </w:delText>
        </w:r>
      </w:del>
      <w:ins w:id="36" w:author="John Braley" w:date="2018-09-28T13:40:00Z">
        <w:r w:rsidR="008D4AF2">
          <w:rPr>
            <w:spacing w:val="-4"/>
          </w:rPr>
          <w:t>which</w:t>
        </w:r>
        <w:r w:rsidR="008D4AF2">
          <w:rPr>
            <w:spacing w:val="35"/>
          </w:rPr>
          <w:t xml:space="preserve"> </w:t>
        </w:r>
      </w:ins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2"/>
        </w:rPr>
        <w:t>not</w:t>
      </w:r>
      <w:r>
        <w:rPr>
          <w:spacing w:val="92"/>
          <w:w w:val="99"/>
        </w:rPr>
        <w:t xml:space="preserve"> </w:t>
      </w:r>
      <w:r>
        <w:rPr>
          <w:spacing w:val="2"/>
        </w:rPr>
        <w:t>addressed</w:t>
      </w:r>
      <w:r>
        <w:rPr>
          <w:spacing w:val="3"/>
        </w:rPr>
        <w:t xml:space="preserve"> </w:t>
      </w:r>
      <w:r>
        <w:rPr>
          <w:spacing w:val="1"/>
        </w:rPr>
        <w:t>by design/evaluation</w:t>
      </w:r>
      <w:r>
        <w:rPr>
          <w:spacing w:val="3"/>
        </w:rPr>
        <w:t xml:space="preserve"> </w:t>
      </w:r>
      <w:r>
        <w:rPr>
          <w:spacing w:val="1"/>
        </w:rPr>
        <w:t>codes</w:t>
      </w:r>
    </w:p>
    <w:p w:rsidR="00045BAF" w:rsidRDefault="003B7BE8">
      <w:pPr>
        <w:pStyle w:val="BodyText"/>
        <w:spacing w:before="121"/>
        <w:ind w:left="335"/>
      </w:pPr>
      <w:r>
        <w:pict>
          <v:group id="_x0000_s1057" style="position:absolute;left:0;text-align:left;margin-left:39.5pt;margin-top:11.4pt;width:3pt;height:3pt;z-index:1288;mso-position-horizontal-relative:page" coordorigin="790,228" coordsize="60,60">
            <v:shape id="_x0000_s1058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 xml:space="preserve">The </w:t>
      </w:r>
      <w:r>
        <w:rPr>
          <w:spacing w:val="2"/>
        </w:rPr>
        <w:t>bridge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t xml:space="preserve"> experiencing</w:t>
      </w:r>
      <w:r>
        <w:rPr>
          <w:spacing w:val="4"/>
        </w:rPr>
        <w:t xml:space="preserve"> </w:t>
      </w:r>
      <w:r>
        <w:rPr>
          <w:spacing w:val="1"/>
        </w:rPr>
        <w:t>acceleration</w:t>
      </w:r>
      <w:r>
        <w:rPr>
          <w:spacing w:val="4"/>
        </w:rPr>
        <w:t xml:space="preserve"> </w:t>
      </w:r>
      <w:r>
        <w:rPr>
          <w:spacing w:val="1"/>
        </w:rPr>
        <w:t>at</w:t>
      </w:r>
      <w:r>
        <w:rPr>
          <w:spacing w:val="2"/>
        </w:rPr>
        <w:t xml:space="preserve"> </w:t>
      </w:r>
      <w:r>
        <w:t>magnitudes</w:t>
      </w:r>
      <w:r>
        <w:rPr>
          <w:spacing w:val="1"/>
        </w:rPr>
        <w:t xml:space="preserve"> that</w:t>
      </w:r>
      <w:r>
        <w:rPr>
          <w:spacing w:val="2"/>
        </w:rPr>
        <w:t xml:space="preserve"> </w:t>
      </w:r>
      <w:r>
        <w:rPr>
          <w:spacing w:val="1"/>
        </w:rPr>
        <w:t>cause</w:t>
      </w:r>
      <w:r>
        <w:rPr>
          <w:spacing w:val="4"/>
        </w:rPr>
        <w:t xml:space="preserve"> </w:t>
      </w:r>
      <w:r>
        <w:rPr>
          <w:spacing w:val="1"/>
        </w:rPr>
        <w:t>appreciable</w:t>
      </w:r>
      <w:r>
        <w:rPr>
          <w:spacing w:val="4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rPr>
          <w:spacing w:val="2"/>
        </w:rPr>
        <w:t>responses</w:t>
      </w:r>
    </w:p>
    <w:p w:rsidR="00045BAF" w:rsidRDefault="00045BAF">
      <w:pPr>
        <w:spacing w:before="2"/>
        <w:rPr>
          <w:rFonts w:ascii="Arial" w:eastAsia="Arial" w:hAnsi="Arial" w:cs="Arial"/>
          <w:sz w:val="9"/>
          <w:szCs w:val="9"/>
        </w:rPr>
      </w:pPr>
    </w:p>
    <w:p w:rsidR="00045BAF" w:rsidRDefault="003B7BE8">
      <w:pPr>
        <w:pStyle w:val="BodyText"/>
        <w:ind w:left="335"/>
      </w:pPr>
      <w:r>
        <w:pict>
          <v:group id="_x0000_s1055" style="position:absolute;left:0;text-align:left;margin-left:39.5pt;margin-top:9pt;width:3pt;height:3pt;z-index:1312;mso-position-horizontal-relative:page" coordorigin="790,180" coordsize="60,60">
            <v:shape id="_x0000_s1056" style="position:absolute;left:790;top:180;width:60;height:60" coordorigin="790,180" coordsize="60,60" path="m824,240r-8,l812,239,790,214r,-8l816,180r8,l850,206r,8l824,240xe" fillcolor="black" stroked="f">
              <v:path arrowok="t"/>
            </v:shape>
            <w10:wrap anchorx="page"/>
          </v:group>
        </w:pict>
      </w:r>
      <w:r>
        <w:rPr>
          <w:spacing w:val="3"/>
        </w:rPr>
        <w:t xml:space="preserve">The </w:t>
      </w:r>
      <w:r>
        <w:rPr>
          <w:spacing w:val="1"/>
        </w:rPr>
        <w:t>vibration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causing</w:t>
      </w:r>
      <w:r>
        <w:rPr>
          <w:spacing w:val="3"/>
        </w:rPr>
        <w:t xml:space="preserve"> </w:t>
      </w:r>
      <w:r>
        <w:rPr>
          <w:spacing w:val="1"/>
        </w:rPr>
        <w:t>large</w:t>
      </w:r>
      <w:r>
        <w:rPr>
          <w:spacing w:val="4"/>
        </w:rPr>
        <w:t xml:space="preserve"> </w:t>
      </w:r>
      <w:r>
        <w:rPr>
          <w:spacing w:val="-1"/>
        </w:rPr>
        <w:t>dynamic</w:t>
      </w:r>
      <w:r>
        <w:t xml:space="preserve"> </w:t>
      </w:r>
      <w:r>
        <w:rPr>
          <w:spacing w:val="-1"/>
        </w:rPr>
        <w:t>amplification</w:t>
      </w:r>
      <w:r>
        <w:rPr>
          <w:spacing w:val="4"/>
        </w:rPr>
        <w:t xml:space="preserve"> </w:t>
      </w:r>
      <w:r>
        <w:rPr>
          <w:spacing w:val="-1"/>
        </w:rPr>
        <w:t>(&gt;&gt;33%)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rPr>
          <w:spacing w:val="2"/>
        </w:rPr>
        <w:t>response</w:t>
      </w:r>
    </w:p>
    <w:p w:rsidR="00045BAF" w:rsidRDefault="00045BAF">
      <w:pPr>
        <w:spacing w:before="2"/>
        <w:rPr>
          <w:rFonts w:ascii="Arial" w:eastAsia="Arial" w:hAnsi="Arial" w:cs="Arial"/>
          <w:sz w:val="9"/>
          <w:szCs w:val="9"/>
        </w:rPr>
      </w:pPr>
    </w:p>
    <w:p w:rsidR="00045BAF" w:rsidRDefault="003B7BE8">
      <w:pPr>
        <w:pStyle w:val="BodyText"/>
        <w:spacing w:line="298" w:lineRule="auto"/>
        <w:ind w:left="335"/>
      </w:pPr>
      <w:r>
        <w:pict>
          <v:group id="_x0000_s1053" style="position:absolute;left:0;text-align:left;margin-left:39.5pt;margin-top:9pt;width:3pt;height:3pt;z-index:1336;mso-position-horizontal-relative:page" coordorigin="790,180" coordsize="60,60">
            <v:shape id="_x0000_s1054" style="position:absolute;left:790;top:180;width:60;height:60" coordorigin="790,180" coordsize="60,60" path="m824,240r-8,l812,239,790,214r,-8l816,180r8,l850,206r,8l824,240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amplification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1"/>
        </w:rPr>
        <w:t>reflected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2"/>
        </w:rPr>
        <w:t>girder</w:t>
      </w:r>
      <w:r>
        <w:rPr>
          <w:spacing w:val="25"/>
        </w:rPr>
        <w:t xml:space="preserve"> </w:t>
      </w:r>
      <w:r>
        <w:rPr>
          <w:spacing w:val="1"/>
        </w:rPr>
        <w:t>bottom</w:t>
      </w:r>
      <w:r>
        <w:rPr>
          <w:spacing w:val="10"/>
        </w:rPr>
        <w:t xml:space="preserve"> </w:t>
      </w:r>
      <w:r>
        <w:rPr>
          <w:spacing w:val="1"/>
        </w:rPr>
        <w:t>flange</w:t>
      </w:r>
      <w:r>
        <w:rPr>
          <w:spacing w:val="23"/>
        </w:rPr>
        <w:t xml:space="preserve"> </w:t>
      </w:r>
      <w:r>
        <w:rPr>
          <w:spacing w:val="1"/>
        </w:rPr>
        <w:t>strain,</w:t>
      </w:r>
      <w:r>
        <w:rPr>
          <w:spacing w:val="23"/>
        </w:rPr>
        <w:t xml:space="preserve"> </w:t>
      </w:r>
      <w:r>
        <w:rPr>
          <w:spacing w:val="1"/>
        </w:rPr>
        <w:t>as</w:t>
      </w:r>
      <w:r>
        <w:rPr>
          <w:spacing w:val="20"/>
        </w:rPr>
        <w:t xml:space="preserve"> </w:t>
      </w:r>
      <w:r>
        <w:rPr>
          <w:spacing w:val="-4"/>
        </w:rPr>
        <w:t>well</w:t>
      </w:r>
      <w:r>
        <w:rPr>
          <w:spacing w:val="18"/>
        </w:rPr>
        <w:t xml:space="preserve"> </w:t>
      </w:r>
      <w:r>
        <w:rPr>
          <w:spacing w:val="1"/>
        </w:rPr>
        <w:t>as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3"/>
        </w:rPr>
        <w:t xml:space="preserve"> </w:t>
      </w:r>
      <w:r>
        <w:t>extrapolated</w:t>
      </w:r>
      <w:r>
        <w:rPr>
          <w:spacing w:val="23"/>
        </w:rPr>
        <w:t xml:space="preserve"> </w:t>
      </w:r>
      <w:r>
        <w:rPr>
          <w:spacing w:val="1"/>
        </w:rPr>
        <w:t>top</w:t>
      </w:r>
      <w:r>
        <w:rPr>
          <w:spacing w:val="23"/>
        </w:rPr>
        <w:t xml:space="preserve"> </w:t>
      </w:r>
      <w:r>
        <w:rPr>
          <w:spacing w:val="1"/>
        </w:rPr>
        <w:t>of</w:t>
      </w:r>
      <w:r>
        <w:rPr>
          <w:spacing w:val="22"/>
        </w:rPr>
        <w:t xml:space="preserve"> </w:t>
      </w:r>
      <w:r>
        <w:rPr>
          <w:spacing w:val="1"/>
        </w:rPr>
        <w:t>deck</w:t>
      </w:r>
      <w:r>
        <w:rPr>
          <w:spacing w:val="21"/>
        </w:rPr>
        <w:t xml:space="preserve"> </w:t>
      </w:r>
      <w:r>
        <w:rPr>
          <w:spacing w:val="1"/>
        </w:rPr>
        <w:t>strain,</w:t>
      </w:r>
      <w:r>
        <w:rPr>
          <w:spacing w:val="84"/>
          <w:w w:val="99"/>
        </w:rPr>
        <w:t xml:space="preserve"> </w:t>
      </w:r>
      <w:r>
        <w:rPr>
          <w:spacing w:val="-4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at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upper</w:t>
      </w:r>
      <w:r>
        <w:rPr>
          <w:spacing w:val="6"/>
        </w:rPr>
        <w:t xml:space="preserve"> </w:t>
      </w:r>
      <w:r>
        <w:rPr>
          <w:spacing w:val="-4"/>
        </w:rPr>
        <w:t>limi</w:t>
      </w:r>
      <w:r>
        <w:rPr>
          <w:spacing w:val="-5"/>
        </w:rPr>
        <w:t>t</w:t>
      </w:r>
      <w:r>
        <w:rPr>
          <w:spacing w:val="3"/>
        </w:rPr>
        <w:t xml:space="preserve"> </w:t>
      </w:r>
      <w:r>
        <w:rPr>
          <w:spacing w:val="1"/>
        </w:rPr>
        <w:t>for</w:t>
      </w:r>
      <w:r>
        <w:rPr>
          <w:spacing w:val="5"/>
        </w:rPr>
        <w:t xml:space="preserve"> </w:t>
      </w:r>
      <w:r>
        <w:rPr>
          <w:spacing w:val="1"/>
        </w:rPr>
        <w:t>concrete</w:t>
      </w:r>
      <w:r>
        <w:rPr>
          <w:spacing w:val="4"/>
        </w:rPr>
        <w:t xml:space="preserve"> </w:t>
      </w:r>
      <w:r>
        <w:rPr>
          <w:spacing w:val="1"/>
        </w:rPr>
        <w:t>durability</w:t>
      </w:r>
    </w:p>
    <w:p w:rsidR="00045BAF" w:rsidRDefault="003B7BE8">
      <w:pPr>
        <w:pStyle w:val="BodyText"/>
        <w:spacing w:before="121" w:line="298" w:lineRule="auto"/>
        <w:ind w:left="335"/>
      </w:pPr>
      <w:r>
        <w:pict>
          <v:group id="_x0000_s1051" style="position:absolute;left:0;text-align:left;margin-left:39.5pt;margin-top:11.4pt;width:3pt;height:3pt;z-index:1360;mso-position-horizontal-relative:page" coordorigin="790,228" coordsize="60,60">
            <v:shape id="_x0000_s1052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1"/>
        </w:rPr>
        <w:t>profile</w:t>
      </w:r>
      <w:r>
        <w:rPr>
          <w:spacing w:val="10"/>
        </w:rPr>
        <w:t xml:space="preserve"> </w:t>
      </w:r>
      <w:r>
        <w:rPr>
          <w:spacing w:val="1"/>
        </w:rPr>
        <w:t>of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2"/>
        </w:rPr>
        <w:t>bridge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rPr>
          <w:spacing w:val="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1"/>
        </w:rPr>
        <w:t>causes</w:t>
      </w:r>
      <w:r>
        <w:rPr>
          <w:spacing w:val="8"/>
        </w:rPr>
        <w:t xml:space="preserve"> </w:t>
      </w:r>
      <w:r>
        <w:rPr>
          <w:spacing w:val="1"/>
        </w:rPr>
        <w:t>large</w:t>
      </w:r>
      <w:r>
        <w:rPr>
          <w:spacing w:val="10"/>
        </w:rPr>
        <w:t xml:space="preserve"> </w:t>
      </w:r>
      <w:r>
        <w:rPr>
          <w:spacing w:val="1"/>
        </w:rPr>
        <w:t>vibrations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1"/>
        </w:rPr>
        <w:t>test</w:t>
      </w:r>
      <w:r>
        <w:rPr>
          <w:spacing w:val="10"/>
        </w:rPr>
        <w:t xml:space="preserve"> </w:t>
      </w:r>
      <w:r>
        <w:t>vehicle,</w:t>
      </w:r>
      <w:r>
        <w:rPr>
          <w:spacing w:val="9"/>
        </w:rPr>
        <w:t xml:space="preserve"> </w:t>
      </w:r>
      <w:r>
        <w:t>especially</w:t>
      </w:r>
      <w:r>
        <w:rPr>
          <w:spacing w:val="8"/>
        </w:rPr>
        <w:t xml:space="preserve"> </w:t>
      </w:r>
      <w:r>
        <w:rPr>
          <w:spacing w:val="1"/>
        </w:rPr>
        <w:t>at</w:t>
      </w:r>
      <w:r>
        <w:rPr>
          <w:spacing w:val="9"/>
        </w:rPr>
        <w:t xml:space="preserve"> </w:t>
      </w:r>
      <w:r>
        <w:rPr>
          <w:spacing w:val="1"/>
        </w:rPr>
        <w:t>higher</w:t>
      </w:r>
      <w:r>
        <w:rPr>
          <w:spacing w:val="13"/>
        </w:rPr>
        <w:t xml:space="preserve"> </w:t>
      </w:r>
      <w:r>
        <w:rPr>
          <w:spacing w:val="1"/>
        </w:rPr>
        <w:t>speeds,</w:t>
      </w:r>
      <w:r>
        <w:rPr>
          <w:spacing w:val="84"/>
          <w:w w:val="99"/>
        </w:rPr>
        <w:t xml:space="preserve"> </w:t>
      </w:r>
      <w:r>
        <w:rPr>
          <w:spacing w:val="1"/>
        </w:rPr>
        <w:t>consequently</w:t>
      </w:r>
      <w:r>
        <w:t xml:space="preserve"> </w:t>
      </w:r>
      <w:r>
        <w:rPr>
          <w:spacing w:val="1"/>
        </w:rPr>
        <w:t>increasing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1"/>
        </w:rPr>
        <w:t>loads</w:t>
      </w:r>
      <w:r>
        <w:t xml:space="preserve"> felt</w:t>
      </w:r>
      <w:r>
        <w:rPr>
          <w:spacing w:val="2"/>
        </w:rPr>
        <w:t xml:space="preserve"> </w:t>
      </w:r>
      <w:r>
        <w:rPr>
          <w:spacing w:val="1"/>
        </w:rPr>
        <w:t>by the</w:t>
      </w:r>
      <w:r>
        <w:rPr>
          <w:spacing w:val="3"/>
        </w:rPr>
        <w:t xml:space="preserve"> </w:t>
      </w:r>
      <w:r>
        <w:rPr>
          <w:spacing w:val="2"/>
        </w:rPr>
        <w:t>structure</w:t>
      </w:r>
      <w:r>
        <w:rPr>
          <w:spacing w:val="3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exciting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 xml:space="preserve">bridge’s </w:t>
      </w:r>
      <w:r>
        <w:rPr>
          <w:spacing w:val="2"/>
        </w:rPr>
        <w:t>natural</w:t>
      </w:r>
      <w:r>
        <w:rPr>
          <w:spacing w:val="-2"/>
        </w:rPr>
        <w:t xml:space="preserve"> </w:t>
      </w:r>
      <w:r>
        <w:rPr>
          <w:spacing w:val="-1"/>
        </w:rPr>
        <w:t>modes</w:t>
      </w:r>
      <w: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vibration.</w:t>
      </w:r>
    </w:p>
    <w:p w:rsidR="00045BAF" w:rsidRDefault="003B7BE8">
      <w:pPr>
        <w:pStyle w:val="BodyText"/>
        <w:spacing w:before="121" w:line="298" w:lineRule="auto"/>
        <w:ind w:left="335" w:right="104"/>
        <w:jc w:val="both"/>
      </w:pPr>
      <w:r>
        <w:pict>
          <v:group id="_x0000_s1049" style="position:absolute;left:0;text-align:left;margin-left:39.5pt;margin-top:11.4pt;width:3pt;height:3pt;z-index:1384;mso-position-horizontal-relative:page" coordorigin="790,228" coordsize="60,60">
            <v:shape id="_x0000_s1050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>The</w:t>
      </w:r>
      <w:r>
        <w:rPr>
          <w:spacing w:val="13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rPr>
          <w:spacing w:val="2"/>
        </w:rPr>
        <w:t>frequency</w:t>
      </w:r>
      <w:r>
        <w:rPr>
          <w:spacing w:val="10"/>
        </w:rPr>
        <w:t xml:space="preserve"> </w:t>
      </w:r>
      <w:r>
        <w:rPr>
          <w:spacing w:val="-1"/>
        </w:rPr>
        <w:t>modes</w:t>
      </w:r>
      <w:r>
        <w:rPr>
          <w:spacing w:val="9"/>
        </w:rPr>
        <w:t xml:space="preserve"> </w:t>
      </w:r>
      <w:r>
        <w:rPr>
          <w:spacing w:val="1"/>
        </w:rPr>
        <w:t>of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4"/>
        </w:rPr>
        <w:t xml:space="preserve"> </w:t>
      </w:r>
      <w:r>
        <w:rPr>
          <w:spacing w:val="2"/>
        </w:rPr>
        <w:t>structure,</w:t>
      </w:r>
      <w:r>
        <w:rPr>
          <w:spacing w:val="11"/>
        </w:rPr>
        <w:t xml:space="preserve"> </w:t>
      </w:r>
      <w:r>
        <w:rPr>
          <w:spacing w:val="-1"/>
        </w:rPr>
        <w:t>its</w:t>
      </w:r>
      <w:r>
        <w:rPr>
          <w:spacing w:val="9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damping,</w:t>
      </w:r>
      <w:r>
        <w:rPr>
          <w:spacing w:val="11"/>
        </w:rPr>
        <w:t xml:space="preserve"> </w:t>
      </w:r>
      <w:r>
        <w:rPr>
          <w:spacing w:val="2"/>
        </w:rPr>
        <w:t>and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proximity</w:t>
      </w:r>
      <w:r>
        <w:rPr>
          <w:spacing w:val="9"/>
        </w:rPr>
        <w:t xml:space="preserve"> </w:t>
      </w:r>
      <w:r>
        <w:rPr>
          <w:spacing w:val="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mode</w:t>
      </w:r>
      <w:r>
        <w:rPr>
          <w:spacing w:val="13"/>
        </w:rPr>
        <w:t xml:space="preserve"> </w:t>
      </w:r>
      <w:r>
        <w:rPr>
          <w:spacing w:val="2"/>
        </w:rPr>
        <w:t>frequencies</w:t>
      </w:r>
      <w:r>
        <w:rPr>
          <w:spacing w:val="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1"/>
        </w:rPr>
        <w:t>those</w:t>
      </w:r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48"/>
          <w:w w:val="99"/>
        </w:rPr>
        <w:t xml:space="preserve"> </w:t>
      </w:r>
      <w:r>
        <w:rPr>
          <w:spacing w:val="1"/>
        </w:rPr>
        <w:t>traffic,</w:t>
      </w:r>
      <w:r>
        <w:rPr>
          <w:spacing w:val="3"/>
        </w:rPr>
        <w:t xml:space="preserve"> </w:t>
      </w:r>
      <w:r>
        <w:rPr>
          <w:spacing w:val="2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1"/>
        </w:rPr>
        <w:t>scenario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4"/>
        </w:rPr>
        <w:t>which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bridge</w:t>
      </w:r>
      <w:r>
        <w:rPr>
          <w:spacing w:val="5"/>
        </w:rPr>
        <w:t xml:space="preserve"> </w:t>
      </w:r>
      <w:r>
        <w:rPr>
          <w:spacing w:val="1"/>
        </w:rPr>
        <w:t>vibration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t>easily</w:t>
      </w:r>
      <w:r>
        <w:rPr>
          <w:spacing w:val="3"/>
        </w:rPr>
        <w:t xml:space="preserve"> </w:t>
      </w:r>
      <w:r>
        <w:rPr>
          <w:spacing w:val="1"/>
        </w:rPr>
        <w:t>induced</w:t>
      </w:r>
      <w:r>
        <w:rPr>
          <w:spacing w:val="6"/>
        </w:rPr>
        <w:t xml:space="preserve"> </w:t>
      </w:r>
      <w:r>
        <w:rPr>
          <w:spacing w:val="2"/>
        </w:rPr>
        <w:t>and</w:t>
      </w:r>
      <w:r>
        <w:rPr>
          <w:spacing w:val="5"/>
        </w:rPr>
        <w:t xml:space="preserve"> </w:t>
      </w:r>
      <w:r>
        <w:rPr>
          <w:spacing w:val="2"/>
        </w:rPr>
        <w:t>resonates</w:t>
      </w:r>
      <w:r>
        <w:rPr>
          <w:spacing w:val="3"/>
        </w:rPr>
        <w:t xml:space="preserve"> </w:t>
      </w:r>
      <w:r>
        <w:rPr>
          <w:spacing w:val="1"/>
        </w:rPr>
        <w:t>for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long</w:t>
      </w:r>
      <w:r>
        <w:rPr>
          <w:spacing w:val="6"/>
        </w:rPr>
        <w:t xml:space="preserve"> </w:t>
      </w:r>
      <w:r>
        <w:rPr>
          <w:spacing w:val="2"/>
        </w:rPr>
        <w:t>period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time,</w:t>
      </w:r>
      <w:r>
        <w:rPr>
          <w:spacing w:val="48"/>
          <w:w w:val="99"/>
        </w:rPr>
        <w:t xml:space="preserve"> </w:t>
      </w:r>
      <w:r>
        <w:rPr>
          <w:spacing w:val="1"/>
        </w:rPr>
        <w:t>thus</w:t>
      </w:r>
      <w:r>
        <w:t xml:space="preserve"> </w:t>
      </w:r>
      <w:r>
        <w:rPr>
          <w:spacing w:val="-1"/>
        </w:rPr>
        <w:t>making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1"/>
        </w:rPr>
        <w:t>easier</w:t>
      </w:r>
      <w:r>
        <w:rPr>
          <w:spacing w:val="5"/>
        </w:rPr>
        <w:t xml:space="preserve"> </w:t>
      </w:r>
      <w:r>
        <w:rPr>
          <w:spacing w:val="1"/>
        </w:rPr>
        <w:t>for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next</w:t>
      </w:r>
      <w:r>
        <w:rPr>
          <w:spacing w:val="2"/>
        </w:rPr>
        <w:t xml:space="preserve"> </w:t>
      </w:r>
      <w:r>
        <w:rPr>
          <w:spacing w:val="1"/>
        </w:rPr>
        <w:t>event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1"/>
        </w:rPr>
        <w:t>contribute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1"/>
        </w:rPr>
        <w:t>even</w:t>
      </w:r>
      <w:r>
        <w:rPr>
          <w:spacing w:val="3"/>
        </w:rPr>
        <w:t xml:space="preserve"> </w:t>
      </w:r>
      <w:r>
        <w:rPr>
          <w:spacing w:val="2"/>
        </w:rPr>
        <w:t>larger</w:t>
      </w:r>
      <w:r>
        <w:rPr>
          <w:spacing w:val="5"/>
        </w:rPr>
        <w:t xml:space="preserve"> </w:t>
      </w:r>
      <w:r>
        <w:rPr>
          <w:spacing w:val="1"/>
        </w:rPr>
        <w:t>vibrations.</w:t>
      </w:r>
    </w:p>
    <w:p w:rsidR="00045BAF" w:rsidRDefault="003B7BE8">
      <w:pPr>
        <w:pStyle w:val="BodyText"/>
        <w:spacing w:before="121"/>
        <w:ind w:left="335"/>
      </w:pPr>
      <w:r>
        <w:pict>
          <v:group id="_x0000_s1047" style="position:absolute;left:0;text-align:left;margin-left:39.5pt;margin-top:11.4pt;width:3pt;height:3pt;z-index:1408;mso-position-horizontal-relative:page" coordorigin="790,228" coordsize="60,60">
            <v:shape id="_x0000_s1048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-8"/>
        </w:rPr>
        <w:t>I</w:t>
      </w:r>
      <w:r>
        <w:rPr>
          <w:spacing w:val="-7"/>
        </w:rPr>
        <w:t>n</w:t>
      </w:r>
      <w:r>
        <w:rPr>
          <w:spacing w:val="3"/>
        </w:rPr>
        <w:t xml:space="preserve"> </w:t>
      </w:r>
      <w:r>
        <w:t>spite</w:t>
      </w:r>
      <w:r>
        <w:rPr>
          <w:spacing w:val="3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large</w:t>
      </w:r>
      <w:r>
        <w:rPr>
          <w:spacing w:val="3"/>
        </w:rPr>
        <w:t xml:space="preserve"> </w:t>
      </w:r>
      <w:r>
        <w:rPr>
          <w:spacing w:val="-1"/>
        </w:rPr>
        <w:t>dynamic</w:t>
      </w:r>
      <w:r>
        <w:rPr>
          <w:spacing w:val="1"/>
        </w:rPr>
        <w:t xml:space="preserve"> </w:t>
      </w:r>
      <w:r>
        <w:rPr>
          <w:spacing w:val="-1"/>
        </w:rPr>
        <w:t>amplification,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rPr>
          <w:spacing w:val="2"/>
        </w:rPr>
        <w:t>bridge</w:t>
      </w:r>
      <w:r>
        <w:rPr>
          <w:spacing w:val="3"/>
        </w:rPr>
        <w:t xml:space="preserve"> </w:t>
      </w:r>
      <w:r>
        <w:rPr>
          <w:spacing w:val="2"/>
        </w:rPr>
        <w:t>rates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3"/>
        </w:rPr>
        <w:t xml:space="preserve"> </w:t>
      </w:r>
      <w:r>
        <w:rPr>
          <w:spacing w:val="2"/>
        </w:rPr>
        <w:t>does</w:t>
      </w:r>
      <w:r>
        <w:rPr>
          <w:spacing w:val="1"/>
        </w:rPr>
        <w:t xml:space="preserve"> </w:t>
      </w:r>
      <w:r>
        <w:rPr>
          <w:spacing w:val="2"/>
        </w:rPr>
        <w:t xml:space="preserve">not </w:t>
      </w:r>
      <w:r>
        <w:rPr>
          <w:spacing w:val="1"/>
        </w:rPr>
        <w:t>have</w:t>
      </w:r>
      <w:r>
        <w:rPr>
          <w:spacing w:val="4"/>
        </w:rPr>
        <w:t xml:space="preserve"> </w:t>
      </w:r>
      <w:r>
        <w:rPr>
          <w:spacing w:val="2"/>
        </w:rPr>
        <w:t>any</w:t>
      </w:r>
      <w:r>
        <w:t xml:space="preserve"> </w:t>
      </w:r>
      <w:r>
        <w:rPr>
          <w:spacing w:val="1"/>
        </w:rPr>
        <w:t>life-safety concerns.</w:t>
      </w:r>
    </w:p>
    <w:p w:rsidR="00045BAF" w:rsidRDefault="00045BAF">
      <w:pPr>
        <w:spacing w:before="2"/>
        <w:rPr>
          <w:rFonts w:ascii="Arial" w:eastAsia="Arial" w:hAnsi="Arial" w:cs="Arial"/>
          <w:sz w:val="9"/>
          <w:szCs w:val="9"/>
        </w:rPr>
      </w:pPr>
    </w:p>
    <w:p w:rsidR="00045BAF" w:rsidRDefault="003B7BE8">
      <w:pPr>
        <w:pStyle w:val="BodyText"/>
        <w:spacing w:line="298" w:lineRule="auto"/>
        <w:ind w:left="335"/>
      </w:pPr>
      <w:r>
        <w:pict>
          <v:group id="_x0000_s1045" style="position:absolute;left:0;text-align:left;margin-left:39.5pt;margin-top:9pt;width:3pt;height:3pt;z-index:1432;mso-position-horizontal-relative:page" coordorigin="790,180" coordsize="60,60">
            <v:shape id="_x0000_s1046" style="position:absolute;left:790;top:180;width:60;height:60" coordorigin="790,180" coordsize="60,60" path="m824,240r-8,l812,239,790,214r,-8l816,180r8,l850,206r,8l824,240xe" fillcolor="black" stroked="f">
              <v:path arrowok="t"/>
            </v:shape>
            <w10:wrap anchorx="page"/>
          </v:group>
        </w:pict>
      </w:r>
      <w:r>
        <w:rPr>
          <w:spacing w:val="2"/>
        </w:rPr>
        <w:t>Long-term</w:t>
      </w:r>
      <w:r>
        <w:rPr>
          <w:spacing w:val="26"/>
        </w:rPr>
        <w:t xml:space="preserve"> </w:t>
      </w:r>
      <w:r>
        <w:rPr>
          <w:spacing w:val="2"/>
        </w:rPr>
        <w:t>bridge</w:t>
      </w:r>
      <w:r>
        <w:rPr>
          <w:spacing w:val="39"/>
        </w:rPr>
        <w:t xml:space="preserve"> </w:t>
      </w:r>
      <w:r>
        <w:rPr>
          <w:spacing w:val="1"/>
        </w:rPr>
        <w:t>performance</w:t>
      </w:r>
      <w:r>
        <w:rPr>
          <w:spacing w:val="39"/>
        </w:rPr>
        <w:t xml:space="preserve"> </w:t>
      </w:r>
      <w:r>
        <w:rPr>
          <w:spacing w:val="2"/>
        </w:rPr>
        <w:t>and</w:t>
      </w:r>
      <w:r>
        <w:rPr>
          <w:spacing w:val="39"/>
        </w:rPr>
        <w:t xml:space="preserve"> </w:t>
      </w:r>
      <w:r>
        <w:rPr>
          <w:spacing w:val="1"/>
        </w:rPr>
        <w:t>durability</w:t>
      </w:r>
      <w:r>
        <w:rPr>
          <w:spacing w:val="36"/>
        </w:rPr>
        <w:t xml:space="preserve"> </w:t>
      </w:r>
      <w:r>
        <w:rPr>
          <w:spacing w:val="-3"/>
        </w:rPr>
        <w:t>may</w:t>
      </w:r>
      <w:r>
        <w:rPr>
          <w:spacing w:val="36"/>
        </w:rPr>
        <w:t xml:space="preserve"> </w:t>
      </w:r>
      <w:r>
        <w:rPr>
          <w:spacing w:val="1"/>
        </w:rPr>
        <w:t>be</w:t>
      </w:r>
      <w:r>
        <w:rPr>
          <w:spacing w:val="39"/>
        </w:rPr>
        <w:t xml:space="preserve"> </w:t>
      </w:r>
      <w:r>
        <w:rPr>
          <w:spacing w:val="2"/>
        </w:rPr>
        <w:t>threatened</w:t>
      </w:r>
      <w:r>
        <w:rPr>
          <w:spacing w:val="40"/>
        </w:rPr>
        <w:t xml:space="preserve"> </w:t>
      </w:r>
      <w:r>
        <w:rPr>
          <w:spacing w:val="2"/>
        </w:rPr>
        <w:t>from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39"/>
        </w:rPr>
        <w:t xml:space="preserve"> </w:t>
      </w:r>
      <w:r>
        <w:rPr>
          <w:spacing w:val="1"/>
        </w:rPr>
        <w:t>increased</w:t>
      </w:r>
      <w:r>
        <w:rPr>
          <w:spacing w:val="39"/>
        </w:rPr>
        <w:t xml:space="preserve"> </w:t>
      </w:r>
      <w:r>
        <w:rPr>
          <w:spacing w:val="1"/>
        </w:rPr>
        <w:t>loads</w:t>
      </w:r>
      <w:r>
        <w:rPr>
          <w:spacing w:val="36"/>
        </w:rPr>
        <w:t xml:space="preserve"> </w:t>
      </w:r>
      <w:r>
        <w:rPr>
          <w:spacing w:val="2"/>
        </w:rPr>
        <w:t>and</w:t>
      </w:r>
      <w:r>
        <w:rPr>
          <w:spacing w:val="39"/>
        </w:rPr>
        <w:t xml:space="preserve"> </w:t>
      </w:r>
      <w:r>
        <w:rPr>
          <w:spacing w:val="1"/>
        </w:rPr>
        <w:t>their</w:t>
      </w:r>
      <w:r>
        <w:rPr>
          <w:spacing w:val="41"/>
        </w:rPr>
        <w:t xml:space="preserve"> </w:t>
      </w:r>
      <w:r>
        <w:rPr>
          <w:spacing w:val="-1"/>
        </w:rPr>
        <w:t>cyclic</w:t>
      </w:r>
      <w:r>
        <w:rPr>
          <w:spacing w:val="70"/>
        </w:rPr>
        <w:t xml:space="preserve"> </w:t>
      </w:r>
      <w:r>
        <w:rPr>
          <w:spacing w:val="2"/>
        </w:rPr>
        <w:t>nature.</w:t>
      </w:r>
    </w:p>
    <w:p w:rsidR="00045BAF" w:rsidRDefault="003B7BE8">
      <w:pPr>
        <w:pStyle w:val="BodyText"/>
        <w:spacing w:before="121"/>
        <w:ind w:left="335"/>
      </w:pPr>
      <w:r>
        <w:pict>
          <v:group id="_x0000_s1043" style="position:absolute;left:0;text-align:left;margin-left:39.5pt;margin-top:11.4pt;width:3pt;height:3pt;z-index:1456;mso-position-horizontal-relative:page" coordorigin="790,228" coordsize="60,60">
            <v:shape id="_x0000_s1044" style="position:absolute;left:790;top:228;width:60;height:60" coordorigin="790,228" coordsize="60,60" path="m824,288r-8,l812,287,790,262r,-8l816,228r8,l850,254r,8l824,288xe" fillcolor="black" stroked="f">
              <v:path arrowok="t"/>
            </v:shape>
            <w10:wrap anchorx="page"/>
          </v:group>
        </w:pict>
      </w:r>
      <w:r>
        <w:rPr>
          <w:spacing w:val="3"/>
        </w:rPr>
        <w:t xml:space="preserve">The </w:t>
      </w:r>
      <w:r>
        <w:rPr>
          <w:spacing w:val="2"/>
        </w:rPr>
        <w:t>problem</w:t>
      </w:r>
      <w:r>
        <w:rPr>
          <w:spacing w:val="-9"/>
        </w:rPr>
        <w:t xml:space="preserve"> </w:t>
      </w:r>
      <w:r>
        <w:rPr>
          <w:spacing w:val="1"/>
        </w:rPr>
        <w:t>can</w:t>
      </w:r>
      <w:r>
        <w:rPr>
          <w:spacing w:val="3"/>
        </w:rPr>
        <w:t xml:space="preserve"> </w:t>
      </w:r>
      <w:r>
        <w:rPr>
          <w:spacing w:val="1"/>
        </w:rPr>
        <w:t>be</w:t>
      </w:r>
      <w:r>
        <w:rPr>
          <w:spacing w:val="4"/>
        </w:rPr>
        <w:t xml:space="preserve"> </w:t>
      </w:r>
      <w:r>
        <w:t>alleviated</w:t>
      </w:r>
      <w:r>
        <w:rPr>
          <w:spacing w:val="3"/>
        </w:rPr>
        <w:t xml:space="preserve"> </w:t>
      </w:r>
      <w:r>
        <w:rPr>
          <w:spacing w:val="1"/>
        </w:rPr>
        <w:t>by grinding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 xml:space="preserve">deck </w:t>
      </w:r>
      <w:r>
        <w:rPr>
          <w:spacing w:val="-1"/>
        </w:rPr>
        <w:t>smooth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remove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4"/>
        </w:rPr>
        <w:t xml:space="preserve"> </w:t>
      </w:r>
      <w:r>
        <w:t>problematic</w:t>
      </w:r>
      <w:r>
        <w:rPr>
          <w:spacing w:val="1"/>
        </w:rPr>
        <w:t xml:space="preserve"> profile.</w:t>
      </w:r>
    </w:p>
    <w:p w:rsidR="00045BAF" w:rsidRDefault="00045BAF">
      <w:pPr>
        <w:rPr>
          <w:rFonts w:ascii="Arial" w:eastAsia="Arial" w:hAnsi="Arial" w:cs="Arial"/>
          <w:sz w:val="20"/>
          <w:szCs w:val="20"/>
        </w:rPr>
      </w:pPr>
    </w:p>
    <w:p w:rsidR="00045BAF" w:rsidRDefault="00045BAF">
      <w:pPr>
        <w:rPr>
          <w:rFonts w:ascii="Arial" w:eastAsia="Arial" w:hAnsi="Arial" w:cs="Arial"/>
        </w:rPr>
        <w:sectPr w:rsidR="00045BAF">
          <w:headerReference w:type="even" r:id="rId26"/>
          <w:pgSz w:w="12240" w:h="15840"/>
          <w:pgMar w:top="560" w:right="680" w:bottom="280" w:left="680" w:header="0" w:footer="0" w:gutter="0"/>
          <w:cols w:space="720"/>
        </w:sectPr>
      </w:pPr>
    </w:p>
    <w:bookmarkStart w:id="37" w:name="I76_4"/>
    <w:bookmarkEnd w:id="37"/>
    <w:p w:rsidR="00045BAF" w:rsidRDefault="003B7BE8">
      <w:pPr>
        <w:pStyle w:val="Heading1"/>
        <w:spacing w:before="13"/>
        <w:ind w:left="125"/>
        <w:rPr>
          <w:rFonts w:cs="Arial"/>
        </w:rPr>
      </w:pPr>
      <w:r>
        <w:lastRenderedPageBreak/>
        <w:fldChar w:fldCharType="begin"/>
      </w:r>
      <w:r>
        <w:instrText xml:space="preserve"> HYPERLINK "http://vlab.asklab.tk/VirtualLab/index.html" \h </w:instrText>
      </w:r>
      <w:r>
        <w:fldChar w:fldCharType="separate"/>
      </w:r>
      <w:r>
        <w:rPr>
          <w:spacing w:val="-17"/>
        </w:rPr>
        <w:t>V</w:t>
      </w:r>
      <w:r>
        <w:rPr>
          <w:spacing w:val="-15"/>
        </w:rPr>
        <w:t>i</w:t>
      </w:r>
      <w:r>
        <w:t>r</w:t>
      </w:r>
      <w:r>
        <w:rPr>
          <w:spacing w:val="-1"/>
        </w:rPr>
        <w:t>t</w:t>
      </w:r>
      <w:r>
        <w:rPr>
          <w:spacing w:val="-16"/>
        </w:rPr>
        <w:t>u</w:t>
      </w:r>
      <w:r>
        <w:rPr>
          <w:spacing w:val="-1"/>
        </w:rPr>
        <w:t>a</w:t>
      </w:r>
      <w:r>
        <w:t>l</w:t>
      </w:r>
      <w:r>
        <w:rPr>
          <w:spacing w:val="-22"/>
        </w:rPr>
        <w:t xml:space="preserve"> </w:t>
      </w:r>
      <w:r>
        <w:rPr>
          <w:spacing w:val="-1"/>
        </w:rPr>
        <w:t>La</w:t>
      </w:r>
      <w:r>
        <w:t>b</w:t>
      </w:r>
      <w:r>
        <w:rPr>
          <w:spacing w:val="-7"/>
        </w:rPr>
        <w:t xml:space="preserve"> </w:t>
      </w:r>
      <w:r>
        <w:t>(</w:t>
      </w:r>
      <w:proofErr w:type="gramStart"/>
      <w:r>
        <w:rPr>
          <w:spacing w:val="-1"/>
        </w:rPr>
        <w:t>..</w:t>
      </w:r>
      <w:proofErr w:type="gramEnd"/>
      <w:r>
        <w:rPr>
          <w:spacing w:val="-1"/>
        </w:rPr>
        <w:t>/</w:t>
      </w:r>
      <w:r>
        <w:rPr>
          <w:spacing w:val="-15"/>
        </w:rPr>
        <w:t>i</w:t>
      </w:r>
      <w:r>
        <w:rPr>
          <w:spacing w:val="-16"/>
        </w:rPr>
        <w:t>n</w:t>
      </w:r>
      <w:r>
        <w:rPr>
          <w:spacing w:val="-1"/>
        </w:rPr>
        <w:t>de</w:t>
      </w:r>
      <w:r>
        <w:rPr>
          <w:spacing w:val="-30"/>
        </w:rPr>
        <w:t>x</w:t>
      </w:r>
      <w:r>
        <w:rPr>
          <w:spacing w:val="-1"/>
        </w:rPr>
        <w:t>.</w:t>
      </w:r>
      <w:r>
        <w:rPr>
          <w:spacing w:val="-16"/>
        </w:rPr>
        <w:t>h</w:t>
      </w:r>
      <w:r>
        <w:rPr>
          <w:spacing w:val="-1"/>
        </w:rPr>
        <w:t>t</w:t>
      </w:r>
      <w:r>
        <w:rPr>
          <w:spacing w:val="15"/>
        </w:rPr>
        <w:t>m</w:t>
      </w:r>
      <w:r>
        <w:rPr>
          <w:spacing w:val="-15"/>
        </w:rPr>
        <w:t>l</w:t>
      </w:r>
      <w:r>
        <w:t>)</w:t>
      </w:r>
      <w:r>
        <w:fldChar w:fldCharType="end"/>
      </w:r>
    </w:p>
    <w:p w:rsidR="00045BAF" w:rsidRDefault="00045BAF">
      <w:pPr>
        <w:spacing w:before="10"/>
        <w:rPr>
          <w:rFonts w:ascii="Arial" w:eastAsia="Arial" w:hAnsi="Arial" w:cs="Arial"/>
          <w:sz w:val="23"/>
          <w:szCs w:val="23"/>
        </w:rPr>
      </w:pPr>
    </w:p>
    <w:p w:rsidR="00045BAF" w:rsidRDefault="003B7BE8">
      <w:pPr>
        <w:spacing w:line="20" w:lineRule="atLeast"/>
        <w:ind w:left="11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533.35pt;height:.85pt;mso-position-horizontal-relative:char;mso-position-vertical-relative:line" coordsize="10667,17">
            <v:group id="_x0000_s1041" style="position:absolute;left:9;top:9;width:10650;height:2" coordorigin="9,9" coordsize="10650,2">
              <v:shape id="_x0000_s1042" style="position:absolute;left:9;top:9;width:10650;height:2" coordorigin="9,9" coordsize="10650,0" path="m9,9r10650,e" filled="f" strokecolor="#ededed" strokeweight=".85pt">
                <v:path arrowok="t"/>
              </v:shape>
            </v:group>
            <w10:wrap type="none"/>
            <w10:anchorlock/>
          </v:group>
        </w:pict>
      </w:r>
    </w:p>
    <w:p w:rsidR="00045BAF" w:rsidRDefault="00045BAF">
      <w:pPr>
        <w:rPr>
          <w:rFonts w:ascii="Arial" w:eastAsia="Arial" w:hAnsi="Arial" w:cs="Arial"/>
          <w:sz w:val="20"/>
          <w:szCs w:val="20"/>
        </w:rPr>
      </w:pPr>
    </w:p>
    <w:p w:rsidR="00045BAF" w:rsidRDefault="00045BAF">
      <w:pPr>
        <w:spacing w:before="9"/>
        <w:rPr>
          <w:rFonts w:ascii="Arial" w:eastAsia="Arial" w:hAnsi="Arial" w:cs="Arial"/>
          <w:sz w:val="21"/>
          <w:szCs w:val="21"/>
        </w:rPr>
      </w:pPr>
    </w:p>
    <w:p w:rsidR="00045BAF" w:rsidRDefault="003B7BE8">
      <w:pPr>
        <w:pStyle w:val="BodyText"/>
        <w:tabs>
          <w:tab w:val="left" w:pos="2659"/>
          <w:tab w:val="left" w:pos="5734"/>
        </w:tabs>
        <w:spacing w:before="0"/>
        <w:ind w:left="365"/>
        <w:rPr>
          <w:rFonts w:cs="Arial"/>
        </w:rPr>
      </w:pPr>
      <w:r>
        <w:t>Bridge</w:t>
      </w:r>
      <w:r>
        <w:rPr>
          <w:spacing w:val="-1"/>
        </w:rPr>
        <w:t xml:space="preserve"> </w:t>
      </w:r>
      <w:r>
        <w:t>Introduction</w:t>
      </w:r>
      <w:r>
        <w:tab/>
      </w:r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Implementation</w:t>
      </w:r>
      <w:r>
        <w:rPr>
          <w:spacing w:val="-2"/>
        </w:rPr>
        <w:tab/>
      </w:r>
      <w:r>
        <w:t>Results</w:t>
      </w:r>
      <w:r>
        <w:rPr>
          <w:spacing w:val="1"/>
        </w:rPr>
        <w:t xml:space="preserve"> </w:t>
      </w:r>
      <w:r>
        <w:rPr>
          <w:spacing w:val="2"/>
        </w:rPr>
        <w:t>and</w:t>
      </w:r>
      <w:r>
        <w:rPr>
          <w:spacing w:val="4"/>
        </w:rPr>
        <w:t xml:space="preserve"> </w:t>
      </w:r>
      <w:r>
        <w:t>Conclusions</w:t>
      </w:r>
    </w:p>
    <w:p w:rsidR="00045BAF" w:rsidRDefault="00045BAF">
      <w:pPr>
        <w:spacing w:before="7"/>
        <w:rPr>
          <w:rFonts w:ascii="Arial" w:eastAsia="Arial" w:hAnsi="Arial" w:cs="Arial"/>
          <w:sz w:val="15"/>
          <w:szCs w:val="15"/>
        </w:rPr>
      </w:pPr>
    </w:p>
    <w:p w:rsidR="00045BAF" w:rsidRDefault="003B7BE8">
      <w:pPr>
        <w:spacing w:line="200" w:lineRule="atLeast"/>
        <w:ind w:left="11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30" style="width:533.35pt;height:32.35pt;mso-position-horizontal-relative:char;mso-position-vertical-relative:line" coordsize="10667,647">
            <v:group id="_x0000_s1038" style="position:absolute;left:9;top:623;width:10650;height:2" coordorigin="9,623" coordsize="10650,2">
              <v:shape id="_x0000_s1039" style="position:absolute;left:9;top:623;width:10650;height:2" coordorigin="9,623" coordsize="10650,0" path="m9,623r10650,e" filled="f" strokecolor="#ddd" strokeweight=".85pt">
                <v:path arrowok="t"/>
              </v:shape>
            </v:group>
            <v:group id="_x0000_s1036" style="position:absolute;left:26;top:15;width:2481;height:2" coordorigin="26,15" coordsize="2481,2">
              <v:shape id="_x0000_s1037" style="position:absolute;left:26;top:15;width:2481;height:2" coordorigin="26,15" coordsize="2481,0" path="m26,15r2480,e" filled="f" strokecolor="#ddd" strokeweight=".53233mm">
                <v:path arrowok="t"/>
              </v:shape>
            </v:group>
            <v:group id="_x0000_s1034" style="position:absolute;left:2514;top:18;width:2;height:614" coordorigin="2514,18" coordsize="2,614">
              <v:shape id="_x0000_s1035" style="position:absolute;left:2514;top:18;width:2;height:614" coordorigin="2514,18" coordsize="0,614" path="m2514,18r,613e" filled="f" strokecolor="#ddd" strokeweight=".54572mm">
                <v:path arrowok="t"/>
              </v:shape>
            </v:group>
            <v:group id="_x0000_s1031" style="position:absolute;left:23;top:23;width:2;height:608" coordorigin="23,23" coordsize="2,608">
              <v:shape id="_x0000_s1033" style="position:absolute;left:23;top:23;width:2;height:608" coordorigin="23,23" coordsize="0,608" path="m23,23r,608e" filled="f" strokecolor="#ddd" strokeweight=".54572mm">
                <v:path arrowok="t"/>
              </v:shape>
              <v:shape id="_x0000_s1032" type="#_x0000_t202" style="position:absolute;left:23;top:15;width:2492;height:609" filled="f" stroked="f">
                <v:textbox inset="0,0,0,0">
                  <w:txbxContent>
                    <w:p w:rsidR="00045BAF" w:rsidRDefault="003B7BE8">
                      <w:pPr>
                        <w:spacing w:before="179"/>
                        <w:ind w:left="225"/>
                        <w:rPr>
                          <w:rFonts w:ascii="Arial" w:eastAsia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Additional</w:t>
                      </w:r>
                      <w:r>
                        <w:rPr>
                          <w:rFonts w:ascii="Arial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"/>
                          <w:sz w:val="21"/>
                        </w:rPr>
                        <w:t>Information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45BAF" w:rsidRDefault="00045BAF">
      <w:pPr>
        <w:spacing w:before="6"/>
        <w:rPr>
          <w:rFonts w:ascii="Arial" w:eastAsia="Arial" w:hAnsi="Arial" w:cs="Arial"/>
          <w:sz w:val="19"/>
          <w:szCs w:val="19"/>
        </w:rPr>
      </w:pPr>
    </w:p>
    <w:p w:rsidR="00045BAF" w:rsidRDefault="003B7BE8">
      <w:pPr>
        <w:pStyle w:val="Heading2"/>
        <w:rPr>
          <w:rFonts w:cs="Arial"/>
        </w:rPr>
      </w:pPr>
      <w:r>
        <w:rPr>
          <w:spacing w:val="-1"/>
        </w:rPr>
        <w:t>E</w:t>
      </w:r>
      <w:r>
        <w:rPr>
          <w:spacing w:val="-15"/>
        </w:rPr>
        <w:t>x</w:t>
      </w:r>
      <w:r>
        <w:t>c</w:t>
      </w:r>
      <w:r>
        <w:rPr>
          <w:spacing w:val="-11"/>
        </w:rPr>
        <w:t>e</w:t>
      </w:r>
      <w:r>
        <w:t>ss</w:t>
      </w:r>
      <w:r>
        <w:rPr>
          <w:spacing w:val="5"/>
        </w:rPr>
        <w:t>i</w:t>
      </w:r>
      <w:r>
        <w:t>ve</w:t>
      </w:r>
      <w:r>
        <w:rPr>
          <w:spacing w:val="-19"/>
        </w:rPr>
        <w:t xml:space="preserve"> </w:t>
      </w:r>
      <w:r>
        <w:rPr>
          <w:spacing w:val="-32"/>
        </w:rPr>
        <w:t>V</w:t>
      </w:r>
      <w:r>
        <w:rPr>
          <w:spacing w:val="5"/>
        </w:rPr>
        <w:t>i</w:t>
      </w:r>
      <w:r>
        <w:rPr>
          <w:spacing w:val="4"/>
        </w:rPr>
        <w:t>b</w:t>
      </w:r>
      <w:r>
        <w:t>r</w:t>
      </w:r>
      <w:r>
        <w:rPr>
          <w:spacing w:val="-11"/>
        </w:rPr>
        <w:t>a</w:t>
      </w:r>
      <w:r>
        <w:rPr>
          <w:spacing w:val="-7"/>
        </w:rPr>
        <w:t>t</w:t>
      </w:r>
      <w:r>
        <w:rPr>
          <w:spacing w:val="5"/>
        </w:rPr>
        <w:t>i</w:t>
      </w:r>
      <w:r>
        <w:rPr>
          <w:spacing w:val="-11"/>
        </w:rPr>
        <w:t>o</w:t>
      </w:r>
      <w:r>
        <w:rPr>
          <w:spacing w:val="4"/>
        </w:rPr>
        <w:t>n</w:t>
      </w:r>
      <w:r>
        <w:t>s:</w:t>
      </w:r>
      <w:r>
        <w:rPr>
          <w:spacing w:val="-14"/>
        </w:rPr>
        <w:t xml:space="preserve"> </w:t>
      </w:r>
      <w:r>
        <w:rPr>
          <w:spacing w:val="-22"/>
        </w:rPr>
        <w:t>I</w:t>
      </w:r>
      <w:r>
        <w:t>-</w:t>
      </w:r>
      <w:r>
        <w:rPr>
          <w:spacing w:val="4"/>
        </w:rPr>
        <w:t>7</w:t>
      </w:r>
      <w:r>
        <w:t>6</w:t>
      </w:r>
      <w:r>
        <w:rPr>
          <w:spacing w:val="-5"/>
        </w:rPr>
        <w:t xml:space="preserve"> </w:t>
      </w:r>
      <w:r>
        <w:rPr>
          <w:spacing w:val="5"/>
        </w:rPr>
        <w:t>C</w:t>
      </w:r>
      <w:r>
        <w:rPr>
          <w:spacing w:val="-11"/>
        </w:rPr>
        <w:t>a</w:t>
      </w:r>
      <w:r>
        <w:t>se</w:t>
      </w:r>
      <w:r>
        <w:rPr>
          <w:spacing w:val="-19"/>
        </w:rPr>
        <w:t xml:space="preserve"> </w:t>
      </w:r>
      <w:r>
        <w:rPr>
          <w:spacing w:val="-1"/>
        </w:rPr>
        <w:t>S</w:t>
      </w:r>
      <w:r>
        <w:rPr>
          <w:spacing w:val="-7"/>
        </w:rPr>
        <w:t>t</w:t>
      </w:r>
      <w:r>
        <w:rPr>
          <w:spacing w:val="4"/>
        </w:rPr>
        <w:t>ud</w:t>
      </w:r>
      <w:r>
        <w:t>y</w:t>
      </w:r>
    </w:p>
    <w:p w:rsidR="00045BAF" w:rsidRDefault="003B7BE8">
      <w:pPr>
        <w:pStyle w:val="Heading3"/>
        <w:rPr>
          <w:rFonts w:cs="Arial"/>
        </w:rPr>
      </w:pPr>
      <w:r>
        <w:rPr>
          <w:spacing w:val="-1"/>
        </w:rPr>
        <w:t>Additional</w:t>
      </w:r>
      <w:r>
        <w:rPr>
          <w:spacing w:val="7"/>
        </w:rPr>
        <w:t xml:space="preserve"> </w:t>
      </w:r>
      <w:r>
        <w:rPr>
          <w:spacing w:val="-2"/>
        </w:rPr>
        <w:t>Information</w:t>
      </w:r>
    </w:p>
    <w:p w:rsidR="00045BAF" w:rsidRDefault="00045BAF">
      <w:pPr>
        <w:spacing w:before="3"/>
        <w:rPr>
          <w:rFonts w:ascii="Arial" w:eastAsia="Arial" w:hAnsi="Arial" w:cs="Arial"/>
          <w:sz w:val="14"/>
          <w:szCs w:val="14"/>
        </w:rPr>
      </w:pPr>
    </w:p>
    <w:p w:rsidR="00045BAF" w:rsidRDefault="003B7BE8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11902" cy="37719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90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045BAF">
      <w:pPr>
        <w:rPr>
          <w:rFonts w:ascii="Arial" w:eastAsia="Arial" w:hAnsi="Arial" w:cs="Arial"/>
          <w:sz w:val="20"/>
          <w:szCs w:val="20"/>
        </w:rPr>
      </w:pPr>
    </w:p>
    <w:p w:rsidR="00045BAF" w:rsidRDefault="00045BAF">
      <w:pPr>
        <w:rPr>
          <w:rFonts w:ascii="Arial" w:eastAsia="Arial" w:hAnsi="Arial" w:cs="Arial"/>
          <w:sz w:val="10"/>
          <w:szCs w:val="10"/>
        </w:rPr>
      </w:pPr>
    </w:p>
    <w:p w:rsidR="00045BAF" w:rsidRDefault="003B7BE8">
      <w:pPr>
        <w:spacing w:line="200" w:lineRule="atLeast"/>
        <w:ind w:left="52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04800" cy="30480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28"/>
        <w:rPr>
          <w:rFonts w:cs="Arial"/>
        </w:rPr>
      </w:pPr>
      <w:hyperlink r:id="rId29">
        <w:r>
          <w:t>(./data/./CS3-exc-vibr/images/I76_CaseStudy.pdf)</w:t>
        </w:r>
      </w:hyperlink>
    </w:p>
    <w:p w:rsidR="00045BAF" w:rsidRDefault="00045BAF">
      <w:pPr>
        <w:rPr>
          <w:rFonts w:ascii="Arial" w:eastAsia="Arial" w:hAnsi="Arial" w:cs="Arial"/>
          <w:sz w:val="20"/>
          <w:szCs w:val="20"/>
        </w:rPr>
      </w:pPr>
    </w:p>
    <w:p w:rsidR="00045BAF" w:rsidRDefault="00045BAF">
      <w:pPr>
        <w:spacing w:before="10"/>
        <w:rPr>
          <w:rFonts w:ascii="Arial" w:eastAsia="Arial" w:hAnsi="Arial" w:cs="Arial"/>
        </w:rPr>
      </w:pPr>
    </w:p>
    <w:p w:rsidR="00045BAF" w:rsidRDefault="003B7BE8">
      <w:pPr>
        <w:pStyle w:val="Heading4"/>
        <w:spacing w:before="0" w:line="284" w:lineRule="exact"/>
      </w:pPr>
      <w:hyperlink r:id="rId30">
        <w:r>
          <w:rPr>
            <w:spacing w:val="-4"/>
          </w:rPr>
          <w:t>LiD</w:t>
        </w:r>
        <w:r>
          <w:rPr>
            <w:spacing w:val="-5"/>
          </w:rPr>
          <w:t>A</w:t>
        </w:r>
        <w:r>
          <w:rPr>
            <w:spacing w:val="-4"/>
          </w:rPr>
          <w:t xml:space="preserve">R </w:t>
        </w:r>
        <w:r>
          <w:rPr>
            <w:spacing w:val="-3"/>
          </w:rPr>
          <w:t xml:space="preserve">Geometry </w:t>
        </w:r>
        <w:r>
          <w:rPr>
            <w:spacing w:val="-1"/>
          </w:rPr>
          <w:t>Capturing</w:t>
        </w:r>
        <w:r>
          <w:rPr>
            <w:spacing w:val="29"/>
          </w:rPr>
          <w:t xml:space="preserve"> </w:t>
        </w:r>
        <w:r>
          <w:rPr>
            <w:spacing w:val="-2"/>
          </w:rPr>
          <w:t>(http://13.82.235.200/IRIS_Viewer/Bridge_/examples/bridge.html)</w:t>
        </w:r>
      </w:hyperlink>
    </w:p>
    <w:p w:rsidR="00045BAF" w:rsidRDefault="00045BAF">
      <w:pPr>
        <w:spacing w:line="284" w:lineRule="exact"/>
        <w:sectPr w:rsidR="00045BAF">
          <w:headerReference w:type="default" r:id="rId31"/>
          <w:pgSz w:w="12240" w:h="15840"/>
          <w:pgMar w:top="1140" w:right="660" w:bottom="280" w:left="680" w:header="0" w:footer="0" w:gutter="0"/>
          <w:cols w:space="720"/>
        </w:sectPr>
      </w:pPr>
    </w:p>
    <w:p w:rsidR="00045BAF" w:rsidRDefault="00045BAF">
      <w:pPr>
        <w:spacing w:before="11"/>
        <w:rPr>
          <w:rFonts w:ascii="Arial" w:eastAsia="Arial" w:hAnsi="Arial" w:cs="Arial"/>
          <w:sz w:val="6"/>
          <w:szCs w:val="6"/>
        </w:rPr>
      </w:pPr>
    </w:p>
    <w:p w:rsidR="00045BAF" w:rsidRDefault="003B7BE8">
      <w:pPr>
        <w:spacing w:line="200" w:lineRule="atLeast"/>
        <w:ind w:left="12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747877" cy="553135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877" cy="55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47"/>
        <w:rPr>
          <w:rFonts w:cs="Arial"/>
        </w:rPr>
      </w:pPr>
      <w:r>
        <w:pict>
          <v:group id="_x0000_s1028" style="position:absolute;left:0;text-align:left;margin-left:40.25pt;margin-top:12.95pt;width:.5pt;height:.75pt;z-index:-8656;mso-position-horizontal-relative:page" coordorigin="805,259" coordsize="10,15">
            <v:shape id="_x0000_s1029" style="position:absolute;left:805;top:259;width:10;height:15" coordorigin="805,259" coordsize="10,15" path="m805,266r10,e" filled="f" strokeweight=".85pt">
              <v:path arrowok="t"/>
            </v:shape>
            <w10:wrap anchorx="page"/>
          </v:group>
        </w:pict>
      </w:r>
      <w:r>
        <w:pict>
          <v:group id="_x0000_s1026" style="position:absolute;left:0;text-align:left;margin-left:345pt;margin-top:12.95pt;width:.5pt;height:.75pt;z-index:-8632;mso-position-horizontal-relative:page" coordorigin="6900,259" coordsize="10,15">
            <v:shape id="_x0000_s1027" style="position:absolute;left:6900;top:259;width:10;height:15" coordorigin="6900,259" coordsize="10,15" path="m6900,266r10,e" filled="f" strokeweight=".85pt">
              <v:path arrowok="t"/>
            </v:shape>
            <w10:wrap anchorx="page"/>
          </v:group>
        </w:pict>
      </w:r>
      <w:hyperlink r:id="rId33">
        <w:r>
          <w:t>(</w:t>
        </w:r>
        <w:r>
          <w:rPr>
            <w:u w:val="single" w:color="000000"/>
          </w:rPr>
          <w:t>http://13.82.235.200/IRIS_Viewer/Brid</w:t>
        </w:r>
        <w:r>
          <w:t>g</w:t>
        </w:r>
        <w:r>
          <w:rPr>
            <w:u w:val="single" w:color="000000"/>
          </w:rPr>
          <w:t>e_/examples/brid</w:t>
        </w:r>
        <w:r>
          <w:t>g</w:t>
        </w:r>
        <w:r>
          <w:rPr>
            <w:u w:val="single" w:color="000000"/>
          </w:rPr>
          <w:t>e.html</w:t>
        </w:r>
        <w:r>
          <w:t>)</w:t>
        </w:r>
      </w:hyperlink>
    </w:p>
    <w:p w:rsidR="00045BAF" w:rsidRDefault="003B7BE8">
      <w:pPr>
        <w:pStyle w:val="Heading4"/>
        <w:spacing w:before="167"/>
      </w:pPr>
      <w:hyperlink r:id="rId34">
        <w:r>
          <w:rPr>
            <w:spacing w:val="-1"/>
          </w:rPr>
          <w:t>Operational</w:t>
        </w:r>
        <w:r>
          <w:rPr>
            <w:spacing w:val="-6"/>
          </w:rPr>
          <w:t xml:space="preserve"> </w:t>
        </w:r>
        <w:r>
          <w:rPr>
            <w:spacing w:val="-1"/>
          </w:rPr>
          <w:t>Monitoring</w:t>
        </w:r>
        <w:r>
          <w:rPr>
            <w:spacing w:val="-6"/>
          </w:rPr>
          <w:t xml:space="preserve"> </w:t>
        </w:r>
        <w:r>
          <w:rPr>
            <w:spacing w:val="-1"/>
          </w:rPr>
          <w:t>of</w:t>
        </w:r>
        <w:r>
          <w:rPr>
            <w:spacing w:val="-6"/>
          </w:rPr>
          <w:t xml:space="preserve"> </w:t>
        </w:r>
        <w:r>
          <w:rPr>
            <w:spacing w:val="-1"/>
          </w:rPr>
          <w:t>the</w:t>
        </w:r>
        <w:r>
          <w:rPr>
            <w:spacing w:val="-6"/>
          </w:rPr>
          <w:t xml:space="preserve"> </w:t>
        </w:r>
        <w:r>
          <w:rPr>
            <w:spacing w:val="-7"/>
          </w:rPr>
          <w:t>I</w:t>
        </w:r>
        <w:r>
          <w:rPr>
            <w:spacing w:val="-6"/>
          </w:rPr>
          <w:t xml:space="preserve">76 </w:t>
        </w:r>
        <w:r>
          <w:rPr>
            <w:spacing w:val="-3"/>
          </w:rPr>
          <w:t>Viaduct</w:t>
        </w:r>
        <w:r>
          <w:rPr>
            <w:spacing w:val="-6"/>
          </w:rPr>
          <w:t xml:space="preserve"> </w:t>
        </w:r>
        <w:r>
          <w:rPr>
            <w:spacing w:val="-1"/>
          </w:rPr>
          <w:t>(http://vlab.asklab.tk/VirtualLab/TrafficEvents/)</w:t>
        </w:r>
      </w:hyperlink>
    </w:p>
    <w:p w:rsidR="00045BAF" w:rsidRDefault="003B7BE8">
      <w:pPr>
        <w:pStyle w:val="BodyText"/>
        <w:spacing w:before="121"/>
        <w:rPr>
          <w:rFonts w:cs="Arial"/>
        </w:rPr>
      </w:pPr>
      <w:proofErr w:type="spellStart"/>
      <w:r>
        <w:rPr>
          <w:spacing w:val="-1"/>
        </w:rPr>
        <w:t>Aknowledgements</w:t>
      </w:r>
      <w:proofErr w:type="spellEnd"/>
      <w:r>
        <w:rPr>
          <w:spacing w:val="-1"/>
        </w:rPr>
        <w:t>:</w:t>
      </w:r>
    </w:p>
    <w:p w:rsidR="00045BAF" w:rsidRDefault="003B7BE8">
      <w:pPr>
        <w:pStyle w:val="BodyText"/>
        <w:spacing w:before="149" w:line="226" w:lineRule="exact"/>
        <w:rPr>
          <w:rFonts w:cs="Arial"/>
        </w:rPr>
      </w:pPr>
      <w:r>
        <w:rPr>
          <w:spacing w:val="3"/>
        </w:rPr>
        <w:t>The</w:t>
      </w:r>
      <w:r>
        <w:rPr>
          <w:spacing w:val="5"/>
        </w:rPr>
        <w:t xml:space="preserve"> </w:t>
      </w:r>
      <w:r>
        <w:rPr>
          <w:spacing w:val="1"/>
        </w:rPr>
        <w:t>videos</w:t>
      </w:r>
      <w:r>
        <w:rPr>
          <w:spacing w:val="2"/>
        </w:rPr>
        <w:t xml:space="preserve"> </w:t>
      </w:r>
      <w:r>
        <w:rPr>
          <w:spacing w:val="-3"/>
        </w:rPr>
        <w:t>shown</w:t>
      </w:r>
      <w:r>
        <w:rPr>
          <w:spacing w:val="6"/>
        </w:rPr>
        <w:t xml:space="preserve"> </w:t>
      </w:r>
      <w:r>
        <w:rPr>
          <w:spacing w:val="2"/>
        </w:rPr>
        <w:t>herein</w:t>
      </w:r>
      <w:r>
        <w:rPr>
          <w:spacing w:val="5"/>
        </w:rPr>
        <w:t xml:space="preserve"> </w:t>
      </w:r>
      <w:r>
        <w:rPr>
          <w:spacing w:val="-3"/>
        </w:rPr>
        <w:t>were</w:t>
      </w:r>
      <w:r>
        <w:rPr>
          <w:spacing w:val="5"/>
        </w:rPr>
        <w:t xml:space="preserve"> </w:t>
      </w:r>
      <w:r>
        <w:rPr>
          <w:spacing w:val="2"/>
        </w:rPr>
        <w:t>created</w:t>
      </w:r>
      <w:r>
        <w:rPr>
          <w:spacing w:val="6"/>
        </w:rPr>
        <w:t xml:space="preserve"> </w:t>
      </w:r>
      <w:del w:id="38" w:author="John Braley" w:date="2018-09-28T13:42:00Z">
        <w:r w:rsidDel="008D4AF2">
          <w:rPr>
            <w:spacing w:val="2"/>
          </w:rPr>
          <w:delText>through</w:delText>
        </w:r>
        <w:r w:rsidDel="008D4AF2">
          <w:rPr>
            <w:spacing w:val="5"/>
          </w:rPr>
          <w:delText xml:space="preserve"> </w:delText>
        </w:r>
      </w:del>
      <w:ins w:id="39" w:author="John Braley" w:date="2018-09-28T13:42:00Z">
        <w:r w:rsidR="008D4AF2">
          <w:rPr>
            <w:spacing w:val="2"/>
          </w:rPr>
          <w:t xml:space="preserve">by synchronizing </w:t>
        </w:r>
      </w:ins>
      <w:del w:id="40" w:author="John Braley" w:date="2018-09-28T13:42:00Z">
        <w:r w:rsidDel="008D4AF2">
          <w:rPr>
            <w:spacing w:val="-1"/>
          </w:rPr>
          <w:delText>synconization</w:delText>
        </w:r>
        <w:r w:rsidDel="008D4AF2">
          <w:rPr>
            <w:spacing w:val="5"/>
          </w:rPr>
          <w:delText xml:space="preserve"> </w:delText>
        </w:r>
        <w:r w:rsidDel="008D4AF2">
          <w:rPr>
            <w:spacing w:val="1"/>
          </w:rPr>
          <w:delText>of</w:delText>
        </w:r>
        <w:r w:rsidDel="008D4AF2">
          <w:rPr>
            <w:spacing w:val="5"/>
          </w:rPr>
          <w:delText xml:space="preserve"> </w:delText>
        </w:r>
        <w:r w:rsidDel="008D4AF2">
          <w:rPr>
            <w:spacing w:val="-1"/>
          </w:rPr>
          <w:delText>V</w:delText>
        </w:r>
      </w:del>
      <w:ins w:id="41" w:author="John Braley" w:date="2018-09-28T13:42:00Z">
        <w:r w:rsidR="008D4AF2">
          <w:rPr>
            <w:spacing w:val="-1"/>
          </w:rPr>
          <w:t>v</w:t>
        </w:r>
      </w:ins>
      <w:r>
        <w:rPr>
          <w:spacing w:val="-1"/>
        </w:rPr>
        <w:t>ideo</w:t>
      </w:r>
      <w:r>
        <w:rPr>
          <w:spacing w:val="5"/>
        </w:rPr>
        <w:t xml:space="preserve"> </w:t>
      </w:r>
      <w:r>
        <w:rPr>
          <w:spacing w:val="2"/>
        </w:rPr>
        <w:t>recording</w:t>
      </w:r>
      <w:ins w:id="42" w:author="John Braley" w:date="2018-09-28T13:42:00Z">
        <w:r w:rsidR="008D4AF2">
          <w:rPr>
            <w:spacing w:val="2"/>
          </w:rPr>
          <w:t>s</w:t>
        </w:r>
      </w:ins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rPr>
          <w:spacing w:val="1"/>
        </w:rPr>
        <w:t>traffic</w:t>
      </w:r>
      <w:r>
        <w:rPr>
          <w:spacing w:val="2"/>
        </w:rPr>
        <w:t xml:space="preserve"> and</w:t>
      </w:r>
      <w:r>
        <w:rPr>
          <w:spacing w:val="6"/>
        </w:rPr>
        <w:t xml:space="preserve"> </w:t>
      </w:r>
      <w:r>
        <w:rPr>
          <w:spacing w:val="-3"/>
        </w:rPr>
        <w:t>time</w:t>
      </w:r>
      <w:r>
        <w:rPr>
          <w:spacing w:val="5"/>
        </w:rPr>
        <w:t xml:space="preserve"> </w:t>
      </w:r>
      <w:r>
        <w:rPr>
          <w:spacing w:val="1"/>
        </w:rPr>
        <w:t>histories</w:t>
      </w:r>
      <w:r>
        <w:rPr>
          <w:spacing w:val="2"/>
        </w:rPr>
        <w:t xml:space="preserve"> from</w:t>
      </w:r>
      <w:r>
        <w:rPr>
          <w:spacing w:val="72"/>
        </w:rPr>
        <w:t xml:space="preserve"> </w:t>
      </w:r>
      <w:bookmarkStart w:id="43" w:name="_GoBack"/>
      <w:bookmarkEnd w:id="43"/>
      <w:r>
        <w:rPr>
          <w:spacing w:val="1"/>
        </w:rPr>
        <w:t xml:space="preserve">different </w:t>
      </w:r>
      <w:r>
        <w:rPr>
          <w:spacing w:val="2"/>
        </w:rPr>
        <w:t>sensors</w:t>
      </w:r>
      <w:r>
        <w:rPr>
          <w:spacing w:val="-1"/>
        </w:rPr>
        <w:t xml:space="preserve"> </w:t>
      </w:r>
      <w:r>
        <w:t>installed</w:t>
      </w:r>
      <w:r>
        <w:rPr>
          <w:spacing w:val="3"/>
        </w:rPr>
        <w:t xml:space="preserve"> </w:t>
      </w:r>
      <w:r>
        <w:rPr>
          <w:spacing w:val="1"/>
        </w:rPr>
        <w:t>on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2"/>
        </w:rPr>
        <w:t>structure.</w:t>
      </w:r>
    </w:p>
    <w:p w:rsidR="00045BAF" w:rsidRDefault="003B7BE8">
      <w:pPr>
        <w:pStyle w:val="BodyText"/>
        <w:spacing w:before="149" w:line="226" w:lineRule="exact"/>
        <w:rPr>
          <w:rFonts w:cs="Arial"/>
        </w:rPr>
      </w:pP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2"/>
        </w:rPr>
        <w:t>researchers</w:t>
      </w:r>
      <w:r>
        <w:rPr>
          <w:spacing w:val="15"/>
        </w:rPr>
        <w:t xml:space="preserve"> </w:t>
      </w:r>
      <w:r>
        <w:rPr>
          <w:spacing w:val="-3"/>
        </w:rPr>
        <w:t>would</w:t>
      </w:r>
      <w:r>
        <w:rPr>
          <w:spacing w:val="18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2"/>
        </w:rPr>
        <w:t>thank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19"/>
        </w:rPr>
        <w:t xml:space="preserve"> </w:t>
      </w:r>
      <w:r>
        <w:t>significant</w:t>
      </w:r>
      <w:r>
        <w:rPr>
          <w:spacing w:val="17"/>
        </w:rPr>
        <w:t xml:space="preserve"> </w:t>
      </w:r>
      <w:r>
        <w:rPr>
          <w:spacing w:val="-3"/>
        </w:rPr>
        <w:t>work</w:t>
      </w:r>
      <w:r>
        <w:rPr>
          <w:spacing w:val="15"/>
        </w:rPr>
        <w:t xml:space="preserve"> </w:t>
      </w:r>
      <w:r>
        <w:rPr>
          <w:spacing w:val="1"/>
        </w:rPr>
        <w:t>of</w:t>
      </w:r>
      <w:r>
        <w:rPr>
          <w:spacing w:val="17"/>
        </w:rPr>
        <w:t xml:space="preserve"> </w:t>
      </w:r>
      <w:r>
        <w:rPr>
          <w:spacing w:val="-4"/>
        </w:rPr>
        <w:t>Dr</w:t>
      </w:r>
      <w:r>
        <w:rPr>
          <w:spacing w:val="-5"/>
        </w:rPr>
        <w:t>.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Yundong</w:t>
      </w:r>
      <w:proofErr w:type="spellEnd"/>
      <w:r>
        <w:rPr>
          <w:spacing w:val="18"/>
        </w:rPr>
        <w:t xml:space="preserve"> </w:t>
      </w:r>
      <w:r>
        <w:rPr>
          <w:spacing w:val="1"/>
        </w:rPr>
        <w:t>Li</w:t>
      </w:r>
      <w:r>
        <w:rPr>
          <w:spacing w:val="14"/>
        </w:rPr>
        <w:t xml:space="preserve"> </w:t>
      </w:r>
      <w:r>
        <w:t>(Associate</w:t>
      </w:r>
      <w:r>
        <w:rPr>
          <w:spacing w:val="18"/>
        </w:rPr>
        <w:t xml:space="preserve"> </w:t>
      </w:r>
      <w:r>
        <w:rPr>
          <w:spacing w:val="-1"/>
        </w:rPr>
        <w:t>Professor,</w:t>
      </w:r>
      <w:r>
        <w:rPr>
          <w:spacing w:val="17"/>
        </w:rPr>
        <w:t xml:space="preserve"> </w:t>
      </w:r>
      <w:r>
        <w:t>Electronic</w:t>
      </w:r>
      <w:r>
        <w:rPr>
          <w:spacing w:val="15"/>
        </w:rPr>
        <w:t xml:space="preserve"> </w:t>
      </w:r>
      <w:r>
        <w:rPr>
          <w:spacing w:val="2"/>
        </w:rPr>
        <w:t>and</w:t>
      </w:r>
      <w:r>
        <w:rPr>
          <w:spacing w:val="86"/>
        </w:rPr>
        <w:t xml:space="preserve"> </w:t>
      </w:r>
      <w:r>
        <w:rPr>
          <w:spacing w:val="-1"/>
        </w:rPr>
        <w:t>Information</w:t>
      </w:r>
      <w:r>
        <w:rPr>
          <w:spacing w:val="2"/>
        </w:rPr>
        <w:t xml:space="preserve"> </w:t>
      </w:r>
      <w:r>
        <w:rPr>
          <w:spacing w:val="1"/>
        </w:rPr>
        <w:t>Engineering,</w:t>
      </w:r>
      <w:r>
        <w:rPr>
          <w:spacing w:val="2"/>
        </w:rPr>
        <w:t xml:space="preserve"> </w:t>
      </w:r>
      <w:r>
        <w:rPr>
          <w:spacing w:val="-2"/>
        </w:rPr>
        <w:t>North</w:t>
      </w:r>
      <w:r>
        <w:rPr>
          <w:spacing w:val="3"/>
        </w:rPr>
        <w:t xml:space="preserve"> </w:t>
      </w:r>
      <w:r>
        <w:t>China</w:t>
      </w:r>
      <w:r>
        <w:rPr>
          <w:spacing w:val="3"/>
        </w:rPr>
        <w:t xml:space="preserve"> </w:t>
      </w:r>
      <w:r>
        <w:rPr>
          <w:spacing w:val="-1"/>
        </w:rPr>
        <w:t>University</w:t>
      </w:r>
      <w:r>
        <w:t xml:space="preserve"> </w:t>
      </w:r>
      <w:r>
        <w:rPr>
          <w:spacing w:val="1"/>
        </w:rPr>
        <w:t>of</w:t>
      </w:r>
      <w:r>
        <w:rPr>
          <w:spacing w:val="2"/>
        </w:rPr>
        <w:t xml:space="preserve"> </w:t>
      </w:r>
      <w:r>
        <w:rPr>
          <w:spacing w:val="-25"/>
        </w:rPr>
        <w:t>T</w:t>
      </w:r>
      <w:r>
        <w:rPr>
          <w:spacing w:val="3"/>
        </w:rPr>
        <w:t>e</w:t>
      </w:r>
      <w:r>
        <w:t>c</w:t>
      </w:r>
      <w:r>
        <w:rPr>
          <w:spacing w:val="3"/>
        </w:rPr>
        <w:t>hno</w:t>
      </w:r>
      <w:r>
        <w:rPr>
          <w:spacing w:val="-2"/>
        </w:rPr>
        <w:t>l</w:t>
      </w:r>
      <w:r>
        <w:rPr>
          <w:spacing w:val="3"/>
        </w:rPr>
        <w:t>og</w:t>
      </w:r>
      <w:r>
        <w:rPr>
          <w:spacing w:val="-15"/>
        </w:rPr>
        <w:t>y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Beijing,</w:t>
      </w:r>
      <w:r>
        <w:rPr>
          <w:spacing w:val="2"/>
        </w:rPr>
        <w:t xml:space="preserve"> </w:t>
      </w:r>
      <w:r>
        <w:t>China)</w:t>
      </w:r>
    </w:p>
    <w:p w:rsidR="00045BAF" w:rsidRDefault="00045BAF">
      <w:pPr>
        <w:spacing w:line="226" w:lineRule="exact"/>
        <w:rPr>
          <w:rFonts w:ascii="Arial" w:eastAsia="Arial" w:hAnsi="Arial" w:cs="Arial"/>
        </w:rPr>
        <w:sectPr w:rsidR="00045BAF">
          <w:headerReference w:type="even" r:id="rId35"/>
          <w:pgSz w:w="12240" w:h="15840"/>
          <w:pgMar w:top="500" w:right="660" w:bottom="280" w:left="680" w:header="0" w:footer="0" w:gutter="0"/>
          <w:cols w:space="720"/>
        </w:sectPr>
      </w:pPr>
    </w:p>
    <w:p w:rsidR="00045BAF" w:rsidRDefault="00045BAF">
      <w:pPr>
        <w:spacing w:before="11"/>
        <w:rPr>
          <w:rFonts w:ascii="Arial" w:eastAsia="Arial" w:hAnsi="Arial" w:cs="Arial"/>
          <w:sz w:val="6"/>
          <w:szCs w:val="6"/>
        </w:rPr>
      </w:pPr>
    </w:p>
    <w:p w:rsidR="00045BAF" w:rsidRDefault="003B7BE8">
      <w:pPr>
        <w:spacing w:line="200" w:lineRule="atLeast"/>
        <w:ind w:left="1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667481" cy="365302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481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F" w:rsidRDefault="003B7BE8">
      <w:pPr>
        <w:pStyle w:val="BodyText"/>
        <w:spacing w:before="65"/>
        <w:ind w:left="105"/>
        <w:rPr>
          <w:rFonts w:cs="Arial"/>
        </w:rPr>
      </w:pPr>
      <w:hyperlink r:id="rId37">
        <w:r>
          <w:t>(http://vlab.asklab.tk/VirtualLab/TrafficEvents/)</w:t>
        </w:r>
      </w:hyperlink>
    </w:p>
    <w:p w:rsidR="00045BAF" w:rsidRDefault="00045BAF">
      <w:pPr>
        <w:rPr>
          <w:rFonts w:ascii="Arial" w:eastAsia="Arial" w:hAnsi="Arial" w:cs="Arial"/>
          <w:sz w:val="20"/>
          <w:szCs w:val="20"/>
        </w:rPr>
      </w:pPr>
    </w:p>
    <w:p w:rsidR="00045BAF" w:rsidRDefault="00045BAF">
      <w:pPr>
        <w:spacing w:before="7"/>
        <w:rPr>
          <w:rFonts w:ascii="Arial" w:eastAsia="Arial" w:hAnsi="Arial" w:cs="Arial"/>
          <w:sz w:val="21"/>
          <w:szCs w:val="21"/>
        </w:rPr>
      </w:pPr>
    </w:p>
    <w:p w:rsidR="00045BAF" w:rsidRDefault="003B7BE8">
      <w:pPr>
        <w:pStyle w:val="BodyText"/>
        <w:spacing w:before="0"/>
        <w:ind w:left="105"/>
        <w:rPr>
          <w:rFonts w:cs="Arial"/>
        </w:rPr>
      </w:pPr>
      <w:proofErr w:type="gramStart"/>
      <w:r>
        <w:rPr>
          <w:spacing w:val="-1"/>
        </w:rPr>
        <w:t>Drexel</w:t>
      </w:r>
      <w:r>
        <w:rPr>
          <w:spacing w:val="-3"/>
        </w:rPr>
        <w:t xml:space="preserve"> University,</w:t>
      </w:r>
      <w:r>
        <w:rPr>
          <w:spacing w:val="2"/>
        </w:rPr>
        <w:t xml:space="preserve"> 3141 </w:t>
      </w:r>
      <w:r>
        <w:rPr>
          <w:spacing w:val="1"/>
        </w:rPr>
        <w:t>Chestnut</w:t>
      </w:r>
      <w:r>
        <w:rPr>
          <w:spacing w:val="2"/>
        </w:rPr>
        <w:t xml:space="preserve"> </w:t>
      </w:r>
      <w:r>
        <w:rPr>
          <w:spacing w:val="1"/>
        </w:rPr>
        <w:t xml:space="preserve">Street, </w:t>
      </w:r>
      <w:r>
        <w:t>Philadelphia,</w:t>
      </w:r>
      <w:r>
        <w:rPr>
          <w:spacing w:val="2"/>
        </w:rPr>
        <w:t xml:space="preserve"> </w:t>
      </w:r>
      <w:r>
        <w:rPr>
          <w:spacing w:val="-12"/>
        </w:rPr>
        <w:t>PA</w:t>
      </w:r>
      <w:r>
        <w:rPr>
          <w:spacing w:val="-5"/>
        </w:rPr>
        <w:t xml:space="preserve"> </w:t>
      </w:r>
      <w:r>
        <w:rPr>
          <w:spacing w:val="2"/>
        </w:rPr>
        <w:t>19104,</w:t>
      </w:r>
      <w:r>
        <w:rPr>
          <w:spacing w:val="1"/>
        </w:rPr>
        <w:t xml:space="preserve"> </w:t>
      </w:r>
      <w:r>
        <w:t>©</w:t>
      </w:r>
      <w:r>
        <w:rPr>
          <w:spacing w:val="-5"/>
        </w:rPr>
        <w:t xml:space="preserve"> </w:t>
      </w:r>
      <w:r>
        <w:rPr>
          <w:spacing w:val="-3"/>
        </w:rP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rPr>
          <w:spacing w:val="1"/>
        </w:rPr>
        <w:t>Reserved.</w:t>
      </w:r>
      <w:proofErr w:type="gramEnd"/>
      <w:r>
        <w:rPr>
          <w:spacing w:val="2"/>
        </w:rPr>
        <w:t xml:space="preserve"> </w:t>
      </w:r>
      <w:r>
        <w:rPr>
          <w:b/>
          <w:spacing w:val="-22"/>
        </w:rPr>
        <w:t>V</w:t>
      </w:r>
      <w:r>
        <w:rPr>
          <w:b/>
          <w:spacing w:val="18"/>
        </w:rPr>
        <w:t>e</w:t>
      </w:r>
      <w:r>
        <w:rPr>
          <w:b/>
          <w:spacing w:val="8"/>
        </w:rPr>
        <w:t>r</w:t>
      </w:r>
      <w:r>
        <w:rPr>
          <w:b/>
          <w:spacing w:val="3"/>
        </w:rPr>
        <w:t>s</w:t>
      </w:r>
      <w:r>
        <w:rPr>
          <w:b/>
          <w:spacing w:val="1"/>
        </w:rPr>
        <w:t>i</w:t>
      </w:r>
      <w:r>
        <w:rPr>
          <w:b/>
          <w:spacing w:val="6"/>
        </w:rPr>
        <w:t>o</w:t>
      </w:r>
      <w:r>
        <w:rPr>
          <w:b/>
        </w:rPr>
        <w:t>n</w:t>
      </w:r>
      <w:r>
        <w:rPr>
          <w:b/>
          <w:spacing w:val="6"/>
        </w:rPr>
        <w:t xml:space="preserve"> </w:t>
      </w:r>
      <w:r>
        <w:rPr>
          <w:b/>
          <w:spacing w:val="1"/>
        </w:rPr>
        <w:t>3.0</w:t>
      </w:r>
    </w:p>
    <w:sectPr w:rsidR="00045BAF">
      <w:headerReference w:type="default" r:id="rId38"/>
      <w:pgSz w:w="12240" w:h="15840"/>
      <w:pgMar w:top="500" w:right="680" w:bottom="280" w:left="7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BE8" w:rsidRDefault="003B7BE8">
      <w:r>
        <w:separator/>
      </w:r>
    </w:p>
  </w:endnote>
  <w:endnote w:type="continuationSeparator" w:id="0">
    <w:p w:rsidR="003B7BE8" w:rsidRDefault="003B7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BE8" w:rsidRDefault="003B7BE8">
      <w:r>
        <w:separator/>
      </w:r>
    </w:p>
  </w:footnote>
  <w:footnote w:type="continuationSeparator" w:id="0">
    <w:p w:rsidR="003B7BE8" w:rsidRDefault="003B7B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3B7BE8">
    <w:pPr>
      <w:spacing w:line="14" w:lineRule="auto"/>
      <w:rPr>
        <w:sz w:val="20"/>
        <w:szCs w:val="20"/>
      </w:rPr>
    </w:pPr>
    <w:r>
      <w:pict>
        <v:group id="_x0000_s2053" style="position:absolute;margin-left:40.25pt;margin-top:102.9pt;width:532.5pt;height:.1pt;z-index:-9184;mso-position-horizontal-relative:page;mso-position-vertical-relative:page" coordorigin="805,2058" coordsize="10650,2">
          <v:shape id="_x0000_s2054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9.25pt;margin-top:60.1pt;width:295.25pt;height:29pt;z-index:-9160;mso-position-horizontal-relative:page;mso-position-vertical-relative:page" filled="f" stroked="f">
          <v:textbox inset="0,0,0,0">
            <w:txbxContent>
              <w:p w:rsidR="00045BAF" w:rsidRDefault="003B7BE8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r>
                  <w:fldChar w:fldCharType="begin"/>
                </w:r>
                <w:r>
                  <w:instrText xml:space="preserve"> HYPERLINK "http://vlab.asklab.tk/VirtualLab/index.html" \h </w:instrText>
                </w:r>
                <w:r>
                  <w:fldChar w:fldCharType="separate"/>
                </w:r>
                <w:r>
                  <w:rPr>
                    <w:rFonts w:ascii="Arial"/>
                    <w:spacing w:val="-17"/>
                    <w:sz w:val="54"/>
                  </w:rPr>
                  <w:t>V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z w:val="54"/>
                  </w:rPr>
                  <w:t>r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-16"/>
                    <w:sz w:val="54"/>
                  </w:rPr>
                  <w:t>u</w:t>
                </w:r>
                <w:r>
                  <w:rPr>
                    <w:rFonts w:ascii="Arial"/>
                    <w:spacing w:val="-1"/>
                    <w:sz w:val="54"/>
                  </w:rPr>
                  <w:t>a</w:t>
                </w:r>
                <w:r>
                  <w:rPr>
                    <w:rFonts w:ascii="Arial"/>
                    <w:sz w:val="54"/>
                  </w:rPr>
                  <w:t>l</w:t>
                </w:r>
                <w:r>
                  <w:rPr>
                    <w:rFonts w:ascii="Arial"/>
                    <w:spacing w:val="-22"/>
                    <w:sz w:val="54"/>
                  </w:rPr>
                  <w:t xml:space="preserve"> </w:t>
                </w:r>
                <w:r>
                  <w:rPr>
                    <w:rFonts w:ascii="Arial"/>
                    <w:spacing w:val="-1"/>
                    <w:sz w:val="54"/>
                  </w:rPr>
                  <w:t>La</w:t>
                </w:r>
                <w:r>
                  <w:rPr>
                    <w:rFonts w:ascii="Arial"/>
                    <w:sz w:val="54"/>
                  </w:rPr>
                  <w:t>b</w:t>
                </w:r>
                <w:r>
                  <w:rPr>
                    <w:rFonts w:ascii="Arial"/>
                    <w:spacing w:val="-7"/>
                    <w:sz w:val="54"/>
                  </w:rPr>
                  <w:t xml:space="preserve"> </w:t>
                </w:r>
                <w:r>
                  <w:rPr>
                    <w:rFonts w:ascii="Arial"/>
                    <w:sz w:val="54"/>
                  </w:rPr>
                  <w:t>(</w:t>
                </w:r>
                <w:proofErr w:type="gramStart"/>
                <w:r>
                  <w:rPr>
                    <w:rFonts w:ascii="Arial"/>
                    <w:spacing w:val="-1"/>
                    <w:sz w:val="54"/>
                  </w:rPr>
                  <w:t>..</w:t>
                </w:r>
                <w:proofErr w:type="gramEnd"/>
                <w:r>
                  <w:rPr>
                    <w:rFonts w:ascii="Arial"/>
                    <w:spacing w:val="-1"/>
                    <w:sz w:val="54"/>
                  </w:rPr>
                  <w:t>/</w:t>
                </w:r>
                <w:r>
                  <w:rPr>
                    <w:rFonts w:ascii="Arial"/>
                    <w:spacing w:val="-15"/>
                    <w:sz w:val="54"/>
                  </w:rPr>
                  <w:t>i</w:t>
                </w:r>
                <w:r>
                  <w:rPr>
                    <w:rFonts w:ascii="Arial"/>
                    <w:spacing w:val="-16"/>
                    <w:sz w:val="54"/>
                  </w:rPr>
                  <w:t>n</w:t>
                </w:r>
                <w:r>
                  <w:rPr>
                    <w:rFonts w:ascii="Arial"/>
                    <w:spacing w:val="-1"/>
                    <w:sz w:val="54"/>
                  </w:rPr>
                  <w:t>de</w:t>
                </w:r>
                <w:r>
                  <w:rPr>
                    <w:rFonts w:ascii="Arial"/>
                    <w:spacing w:val="-30"/>
                    <w:sz w:val="54"/>
                  </w:rPr>
                  <w:t>x</w:t>
                </w:r>
                <w:r>
                  <w:rPr>
                    <w:rFonts w:ascii="Arial"/>
                    <w:spacing w:val="-1"/>
                    <w:sz w:val="54"/>
                  </w:rPr>
                  <w:t>.</w:t>
                </w:r>
                <w:r>
                  <w:rPr>
                    <w:rFonts w:ascii="Arial"/>
                    <w:spacing w:val="-16"/>
                    <w:sz w:val="54"/>
                  </w:rPr>
                  <w:t>h</w:t>
                </w:r>
                <w:r>
                  <w:rPr>
                    <w:rFonts w:ascii="Arial"/>
                    <w:spacing w:val="-1"/>
                    <w:sz w:val="54"/>
                  </w:rPr>
                  <w:t>t</w:t>
                </w:r>
                <w:r>
                  <w:rPr>
                    <w:rFonts w:ascii="Arial"/>
                    <w:spacing w:val="15"/>
                    <w:sz w:val="54"/>
                  </w:rPr>
                  <w:t>m</w:t>
                </w:r>
                <w:r>
                  <w:rPr>
                    <w:rFonts w:ascii="Arial"/>
                    <w:spacing w:val="-15"/>
                    <w:sz w:val="54"/>
                  </w:rPr>
                  <w:t>l</w:t>
                </w:r>
                <w:r>
                  <w:rPr>
                    <w:rFonts w:ascii="Arial"/>
                    <w:sz w:val="54"/>
                  </w:rPr>
                  <w:t>)</w:t>
                </w:r>
                <w:r>
                  <w:rPr>
                    <w:rFonts w:ascii="Arial"/>
                    <w:sz w:val="5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3B7BE8">
    <w:pPr>
      <w:spacing w:line="14" w:lineRule="auto"/>
      <w:rPr>
        <w:sz w:val="20"/>
        <w:szCs w:val="20"/>
      </w:rPr>
    </w:pPr>
    <w:r>
      <w:pict>
        <v:group id="_x0000_s2050" style="position:absolute;margin-left:40.25pt;margin-top:102.9pt;width:532.5pt;height:.1pt;z-index:-9136;mso-position-horizontal-relative:page;mso-position-vertical-relative:page" coordorigin="805,2058" coordsize="10650,2">
          <v:shape id="_x0000_s2051" style="position:absolute;left:805;top:2058;width:10650;height:2" coordorigin="805,2058" coordsize="10650,0" path="m805,2058r10650,e" filled="f" strokecolor="#ededed" strokeweight=".85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9.25pt;margin-top:60.1pt;width:295.25pt;height:29pt;z-index:-9112;mso-position-horizontal-relative:page;mso-position-vertical-relative:page" filled="f" stroked="f">
          <v:textbox inset="0,0,0,0">
            <w:txbxContent>
              <w:p w:rsidR="00045BAF" w:rsidRDefault="003B7BE8">
                <w:pPr>
                  <w:spacing w:line="572" w:lineRule="exact"/>
                  <w:ind w:left="20"/>
                  <w:rPr>
                    <w:rFonts w:ascii="Arial" w:eastAsia="Arial" w:hAnsi="Arial" w:cs="Arial"/>
                    <w:sz w:val="54"/>
                    <w:szCs w:val="54"/>
                  </w:rPr>
                </w:pPr>
                <w:hyperlink r:id="rId1">
                  <w:r>
                    <w:rPr>
                      <w:rFonts w:ascii="Arial"/>
                      <w:spacing w:val="-17"/>
                      <w:sz w:val="54"/>
                    </w:rPr>
                    <w:t>V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z w:val="54"/>
                    </w:rPr>
                    <w:t>r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-16"/>
                      <w:sz w:val="54"/>
                    </w:rPr>
                    <w:t>u</w:t>
                  </w:r>
                  <w:r>
                    <w:rPr>
                      <w:rFonts w:ascii="Arial"/>
                      <w:spacing w:val="-1"/>
                      <w:sz w:val="54"/>
                    </w:rPr>
                    <w:t>a</w:t>
                  </w:r>
                  <w:r>
                    <w:rPr>
                      <w:rFonts w:ascii="Arial"/>
                      <w:sz w:val="54"/>
                    </w:rPr>
                    <w:t>l</w:t>
                  </w:r>
                  <w:r>
                    <w:rPr>
                      <w:rFonts w:ascii="Arial"/>
                      <w:spacing w:val="-22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sz w:val="54"/>
                    </w:rPr>
                    <w:t>La</w:t>
                  </w:r>
                  <w:r>
                    <w:rPr>
                      <w:rFonts w:ascii="Arial"/>
                      <w:sz w:val="54"/>
                    </w:rPr>
                    <w:t>b</w:t>
                  </w:r>
                  <w:r>
                    <w:rPr>
                      <w:rFonts w:ascii="Arial"/>
                      <w:spacing w:val="-7"/>
                      <w:sz w:val="54"/>
                    </w:rPr>
                    <w:t xml:space="preserve"> </w:t>
                  </w:r>
                  <w:r>
                    <w:rPr>
                      <w:rFonts w:ascii="Arial"/>
                      <w:sz w:val="54"/>
                    </w:rPr>
                    <w:t>(</w:t>
                  </w:r>
                  <w:proofErr w:type="gramStart"/>
                  <w:r>
                    <w:rPr>
                      <w:rFonts w:ascii="Arial"/>
                      <w:spacing w:val="-1"/>
                      <w:sz w:val="54"/>
                    </w:rPr>
                    <w:t>..</w:t>
                  </w:r>
                  <w:proofErr w:type="gramEnd"/>
                  <w:r>
                    <w:rPr>
                      <w:rFonts w:ascii="Arial"/>
                      <w:spacing w:val="-1"/>
                      <w:sz w:val="54"/>
                    </w:rPr>
                    <w:t>/</w:t>
                  </w:r>
                  <w:r>
                    <w:rPr>
                      <w:rFonts w:ascii="Arial"/>
                      <w:spacing w:val="-15"/>
                      <w:sz w:val="54"/>
                    </w:rPr>
                    <w:t>i</w:t>
                  </w:r>
                  <w:r>
                    <w:rPr>
                      <w:rFonts w:ascii="Arial"/>
                      <w:spacing w:val="-16"/>
                      <w:sz w:val="54"/>
                    </w:rPr>
                    <w:t>n</w:t>
                  </w:r>
                  <w:r>
                    <w:rPr>
                      <w:rFonts w:ascii="Arial"/>
                      <w:spacing w:val="-1"/>
                      <w:sz w:val="54"/>
                    </w:rPr>
                    <w:t>de</w:t>
                  </w:r>
                  <w:r>
                    <w:rPr>
                      <w:rFonts w:ascii="Arial"/>
                      <w:spacing w:val="-30"/>
                      <w:sz w:val="54"/>
                    </w:rPr>
                    <w:t>x</w:t>
                  </w:r>
                  <w:r>
                    <w:rPr>
                      <w:rFonts w:ascii="Arial"/>
                      <w:spacing w:val="-1"/>
                      <w:sz w:val="54"/>
                    </w:rPr>
                    <w:t>.</w:t>
                  </w:r>
                  <w:r>
                    <w:rPr>
                      <w:rFonts w:ascii="Arial"/>
                      <w:spacing w:val="-16"/>
                      <w:sz w:val="54"/>
                    </w:rPr>
                    <w:t>h</w:t>
                  </w:r>
                  <w:r>
                    <w:rPr>
                      <w:rFonts w:ascii="Arial"/>
                      <w:spacing w:val="-1"/>
                      <w:sz w:val="54"/>
                    </w:rPr>
                    <w:t>t</w:t>
                  </w:r>
                  <w:r>
                    <w:rPr>
                      <w:rFonts w:ascii="Arial"/>
                      <w:spacing w:val="15"/>
                      <w:sz w:val="54"/>
                    </w:rPr>
                    <w:t>m</w:t>
                  </w:r>
                  <w:r>
                    <w:rPr>
                      <w:rFonts w:ascii="Arial"/>
                      <w:spacing w:val="-15"/>
                      <w:sz w:val="54"/>
                    </w:rPr>
                    <w:t>l</w:t>
                  </w:r>
                  <w:r>
                    <w:rPr>
                      <w:rFonts w:ascii="Arial"/>
                      <w:sz w:val="54"/>
                    </w:rPr>
                    <w:t>)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BAF" w:rsidRDefault="00045BAF">
    <w:pPr>
      <w:spacing w:line="14" w:lineRule="auto"/>
      <w:rPr>
        <w:sz w:val="2"/>
        <w:szCs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45BAF"/>
    <w:rsid w:val="00045BAF"/>
    <w:rsid w:val="003B7BE8"/>
    <w:rsid w:val="004C04E4"/>
    <w:rsid w:val="008D4AF2"/>
    <w:rsid w:val="0096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/>
      <w:sz w:val="54"/>
      <w:szCs w:val="54"/>
    </w:rPr>
  </w:style>
  <w:style w:type="paragraph" w:styleId="Heading2">
    <w:name w:val="heading 2"/>
    <w:basedOn w:val="Normal"/>
    <w:uiPriority w:val="1"/>
    <w:qFormat/>
    <w:pPr>
      <w:spacing w:before="42"/>
      <w:ind w:left="125"/>
      <w:outlineLvl w:val="1"/>
    </w:pPr>
    <w:rPr>
      <w:rFonts w:ascii="Arial" w:eastAsia="Arial" w:hAnsi="Arial"/>
      <w:sz w:val="45"/>
      <w:szCs w:val="45"/>
    </w:rPr>
  </w:style>
  <w:style w:type="paragraph" w:styleId="Heading3">
    <w:name w:val="heading 3"/>
    <w:basedOn w:val="Normal"/>
    <w:uiPriority w:val="1"/>
    <w:qFormat/>
    <w:pPr>
      <w:spacing w:before="257"/>
      <w:ind w:left="125"/>
      <w:outlineLvl w:val="2"/>
    </w:pPr>
    <w:rPr>
      <w:rFonts w:ascii="Arial" w:eastAsia="Arial" w:hAnsi="Arial"/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110"/>
      <w:ind w:left="125"/>
      <w:outlineLvl w:val="3"/>
    </w:pPr>
    <w:rPr>
      <w:rFonts w:ascii="Arial" w:eastAsia="Arial" w:hAnsi="Arial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3"/>
      <w:ind w:left="125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C04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4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eader" Target="header5.xml"/><Relationship Id="rId26" Type="http://schemas.openxmlformats.org/officeDocument/2006/relationships/header" Target="header8.xm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6.xml"/><Relationship Id="rId34" Type="http://schemas.openxmlformats.org/officeDocument/2006/relationships/hyperlink" Target="http://vlab.asklab.tk/VirtualLab/TrafficEvents/" TargetMode="Externa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header" Target="header7.xml"/><Relationship Id="rId33" Type="http://schemas.openxmlformats.org/officeDocument/2006/relationships/hyperlink" Target="http://13.82.235.200/IRIS_Viewer/Bridge_/examples/bridge.html" TargetMode="External"/><Relationship Id="rId38" Type="http://schemas.openxmlformats.org/officeDocument/2006/relationships/header" Target="header11.xml"/><Relationship Id="rId2" Type="http://schemas.microsoft.com/office/2007/relationships/stylesWithEffects" Target="stylesWithEffects.xml"/><Relationship Id="rId16" Type="http://schemas.openxmlformats.org/officeDocument/2006/relationships/header" Target="header4.xml"/><Relationship Id="rId20" Type="http://schemas.openxmlformats.org/officeDocument/2006/relationships/image" Target="media/image9.png"/><Relationship Id="rId29" Type="http://schemas.openxmlformats.org/officeDocument/2006/relationships/hyperlink" Target="http://vlab.asklab.tk/VirtualLab/BridgeTechnology/data/CS3-exc-vibr/images/I76_CaseStudy.pdf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15.jpeg"/><Relationship Id="rId37" Type="http://schemas.openxmlformats.org/officeDocument/2006/relationships/hyperlink" Target="http://vlab.asklab.tk/VirtualLab/TrafficEvents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hyperlink" Target="http://13.82.235.200/IRIS_Viewer/Bridge_/examples/bridge.html" TargetMode="External"/><Relationship Id="rId35" Type="http://schemas.openxmlformats.org/officeDocument/2006/relationships/header" Target="header10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hyperlink" Target="http://vlab.asklab.tk/VirtualLab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1715</Words>
  <Characters>9777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 University</Company>
  <LinksUpToDate>false</LinksUpToDate>
  <CharactersWithSpaces>11470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Braley</cp:lastModifiedBy>
  <cp:revision>2</cp:revision>
  <dcterms:created xsi:type="dcterms:W3CDTF">2018-09-28T13:15:00Z</dcterms:created>
  <dcterms:modified xsi:type="dcterms:W3CDTF">2018-09-28T17:43:00Z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2018-09-28T00:00:00Z</vt:filetime>
  </property>
  <property fmtid="{D5CDD505-2E9C-101B-9397-08002B2CF9AE}" pid="3" name="LastSaved">
    <vt:filetime>2018-09-28T00:00:00Z</vt:filetime>
  </property>
</Properties>
</file>