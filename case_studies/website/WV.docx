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comments.xml" ContentType="application/vnd.openxmlformats-officedocument.wordprocessingml.comment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4035" w:rsidRDefault="0075403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54035" w:rsidRDefault="00754035">
      <w:pPr>
        <w:spacing w:before="5"/>
        <w:rPr>
          <w:rFonts w:ascii="Times New Roman" w:eastAsia="Times New Roman" w:hAnsi="Times New Roman" w:cs="Times New Roman"/>
          <w:sz w:val="16"/>
          <w:szCs w:val="16"/>
        </w:rPr>
      </w:pPr>
    </w:p>
    <w:p w:rsidR="00754035" w:rsidRDefault="00CA28DF">
      <w:pPr>
        <w:pStyle w:val="BodyText"/>
        <w:tabs>
          <w:tab w:val="left" w:pos="5734"/>
        </w:tabs>
        <w:ind w:left="2660"/>
        <w:rPr>
          <w:rFonts w:cs="Arial"/>
        </w:rPr>
      </w:pPr>
      <w:r>
        <w:pict>
          <v:group id="_x0000_s1061" style="position:absolute;left:0;text-align:left;margin-left:40.2pt;margin-top:-6.05pt;width:113.35pt;height:32.35pt;z-index:1096;mso-position-horizontal-relative:page" coordorigin="804,-121" coordsize="2267,647">
            <v:group id="_x0000_s1067" style="position:absolute;left:823;top:-106;width:2226;height:2" coordorigin="823,-106" coordsize="2226,2">
              <v:shape id="_x0000_s1068" style="position:absolute;left:823;top:-106;width:2226;height:2" coordorigin="823,-106" coordsize="2226,0" path="m823,-106r2225,e" filled="f" strokecolor="#ddd" strokeweight=".53233mm">
                <v:path arrowok="t"/>
              </v:shape>
            </v:group>
            <v:group id="_x0000_s1065" style="position:absolute;left:3056;top:-103;width:2;height:614" coordorigin="3056,-103" coordsize="2,614">
              <v:shape id="_x0000_s1066" style="position:absolute;left:3056;top:-103;width:2;height:614" coordorigin="3056,-103" coordsize="0,614" path="m3056,-103r,613e" filled="f" strokecolor="#ddd" strokeweight=".54572mm">
                <v:path arrowok="t"/>
              </v:shape>
            </v:group>
            <v:group id="_x0000_s1062" style="position:absolute;left:819;top:-98;width:2;height:608" coordorigin="819,-98" coordsize="2,608">
              <v:shape id="_x0000_s1064" style="position:absolute;left:819;top:-98;width:2;height:608" coordorigin="819,-98" coordsize="0,608" path="m819,-98r,608e" filled="f" strokecolor="#ddd" strokeweight=".54572mm"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3" type="#_x0000_t202" style="position:absolute;left:819;top:-106;width:2237;height:616" filled="f" stroked="f">
                <v:textbox inset="0,0,0,0">
                  <w:txbxContent>
                    <w:p w:rsidR="00754035" w:rsidRDefault="00CA28DF">
                      <w:pPr>
                        <w:spacing w:before="179"/>
                        <w:ind w:left="225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sz w:val="21"/>
                        </w:rPr>
                        <w:t>Bridge</w:t>
                      </w:r>
                      <w:r>
                        <w:rPr>
                          <w:rFonts w:ascii="Arial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sz w:val="21"/>
                        </w:rPr>
                        <w:t>Introduction</w:t>
                      </w:r>
                    </w:p>
                  </w:txbxContent>
                </v:textbox>
              </v:shape>
            </v:group>
            <w10:wrap anchorx="page"/>
          </v:group>
        </w:pict>
      </w:r>
      <w:bookmarkStart w:id="0" w:name="wv_1"/>
      <w:bookmarkEnd w:id="0"/>
      <w:r>
        <w:rPr>
          <w:spacing w:val="-25"/>
        </w:rPr>
        <w:t>T</w:t>
      </w:r>
      <w:r>
        <w:rPr>
          <w:spacing w:val="3"/>
        </w:rPr>
        <w:t>e</w:t>
      </w:r>
      <w:r>
        <w:t>c</w:t>
      </w:r>
      <w:r>
        <w:rPr>
          <w:spacing w:val="3"/>
        </w:rPr>
        <w:t>hno</w:t>
      </w:r>
      <w:r>
        <w:rPr>
          <w:spacing w:val="-2"/>
        </w:rPr>
        <w:t>l</w:t>
      </w:r>
      <w:r>
        <w:rPr>
          <w:spacing w:val="3"/>
        </w:rPr>
        <w:t>og</w:t>
      </w:r>
      <w:r>
        <w:t>y</w:t>
      </w:r>
      <w:r>
        <w:rPr>
          <w:spacing w:val="-2"/>
        </w:rPr>
        <w:t xml:space="preserve"> Implementation</w:t>
      </w:r>
      <w:r>
        <w:rPr>
          <w:spacing w:val="-2"/>
        </w:rPr>
        <w:tab/>
      </w:r>
      <w:r>
        <w:t>Results</w:t>
      </w:r>
      <w:r>
        <w:rPr>
          <w:spacing w:val="1"/>
        </w:rPr>
        <w:t xml:space="preserve"> </w:t>
      </w:r>
      <w:r>
        <w:rPr>
          <w:spacing w:val="2"/>
        </w:rPr>
        <w:t>and</w:t>
      </w:r>
      <w:r>
        <w:rPr>
          <w:spacing w:val="4"/>
        </w:rPr>
        <w:t xml:space="preserve"> </w:t>
      </w:r>
      <w:r>
        <w:t>Conclusions</w:t>
      </w:r>
    </w:p>
    <w:p w:rsidR="00754035" w:rsidRDefault="00754035">
      <w:pPr>
        <w:spacing w:before="1"/>
        <w:rPr>
          <w:rFonts w:ascii="Arial" w:eastAsia="Arial" w:hAnsi="Arial" w:cs="Arial"/>
          <w:sz w:val="26"/>
          <w:szCs w:val="26"/>
        </w:rPr>
      </w:pPr>
    </w:p>
    <w:p w:rsidR="00754035" w:rsidRDefault="00CA28DF">
      <w:pPr>
        <w:pStyle w:val="BodyText"/>
        <w:ind w:left="365"/>
        <w:rPr>
          <w:rFonts w:cs="Arial"/>
        </w:rPr>
      </w:pPr>
      <w:r>
        <w:t>Additional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</w:p>
    <w:p w:rsidR="00754035" w:rsidRDefault="00754035">
      <w:pPr>
        <w:spacing w:before="7"/>
        <w:rPr>
          <w:rFonts w:ascii="Arial" w:eastAsia="Arial" w:hAnsi="Arial" w:cs="Arial"/>
          <w:sz w:val="15"/>
          <w:szCs w:val="15"/>
        </w:rPr>
      </w:pPr>
    </w:p>
    <w:p w:rsidR="00754035" w:rsidRDefault="00CA28DF">
      <w:pPr>
        <w:spacing w:line="20" w:lineRule="atLeast"/>
        <w:ind w:left="11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8" style="width:533.35pt;height:.85pt;mso-position-horizontal-relative:char;mso-position-vertical-relative:line" coordsize="10667,17">
            <v:group id="_x0000_s1059" style="position:absolute;left:9;top:9;width:10650;height:2" coordorigin="9,9" coordsize="10650,2">
              <v:shape id="_x0000_s1060" style="position:absolute;left:9;top:9;width:10650;height:2" coordorigin="9,9" coordsize="10650,0" path="m9,9r10650,e" filled="f" strokecolor="#ddd" strokeweight=".85pt">
                <v:path arrowok="t"/>
              </v:shape>
            </v:group>
            <w10:wrap type="none"/>
            <w10:anchorlock/>
          </v:group>
        </w:pict>
      </w:r>
    </w:p>
    <w:p w:rsidR="00754035" w:rsidRDefault="00754035">
      <w:pPr>
        <w:spacing w:before="9"/>
        <w:rPr>
          <w:rFonts w:ascii="Arial" w:eastAsia="Arial" w:hAnsi="Arial" w:cs="Arial"/>
          <w:sz w:val="19"/>
          <w:szCs w:val="19"/>
        </w:rPr>
      </w:pPr>
    </w:p>
    <w:p w:rsidR="00754035" w:rsidRDefault="00CA28DF">
      <w:pPr>
        <w:pStyle w:val="Heading2"/>
        <w:jc w:val="both"/>
        <w:rPr>
          <w:rFonts w:cs="Arial"/>
        </w:rPr>
      </w:pPr>
      <w:r>
        <w:rPr>
          <w:spacing w:val="-2"/>
        </w:rPr>
        <w:t>Case</w:t>
      </w:r>
      <w:r>
        <w:rPr>
          <w:spacing w:val="-21"/>
        </w:rPr>
        <w:t xml:space="preserve"> </w:t>
      </w:r>
      <w:r>
        <w:t>Study:</w:t>
      </w:r>
      <w:r>
        <w:rPr>
          <w:spacing w:val="-15"/>
        </w:rPr>
        <w:t xml:space="preserve"> </w:t>
      </w:r>
      <w:r>
        <w:rPr>
          <w:spacing w:val="-7"/>
        </w:rPr>
        <w:t>St</w:t>
      </w:r>
      <w:r>
        <w:rPr>
          <w:spacing w:val="-6"/>
        </w:rPr>
        <w:t xml:space="preserve">eel </w:t>
      </w:r>
      <w:r>
        <w:t>Multi-Girder</w:t>
      </w:r>
      <w:r>
        <w:rPr>
          <w:spacing w:val="-9"/>
        </w:rPr>
        <w:t xml:space="preserve"> </w:t>
      </w:r>
      <w:r>
        <w:rPr>
          <w:spacing w:val="2"/>
        </w:rPr>
        <w:t>Bridge</w:t>
      </w:r>
    </w:p>
    <w:p w:rsidR="00754035" w:rsidRDefault="00CA28DF">
      <w:pPr>
        <w:pStyle w:val="Heading3"/>
        <w:jc w:val="both"/>
        <w:rPr>
          <w:rFonts w:cs="Arial"/>
        </w:rPr>
      </w:pPr>
      <w:r>
        <w:rPr>
          <w:spacing w:val="2"/>
        </w:rPr>
        <w:t>Bridge</w:t>
      </w:r>
      <w:r>
        <w:rPr>
          <w:spacing w:val="-9"/>
        </w:rPr>
        <w:t xml:space="preserve"> </w:t>
      </w:r>
      <w:r>
        <w:t>Introduction</w:t>
      </w:r>
    </w:p>
    <w:p w:rsidR="00754035" w:rsidRDefault="00CA28DF">
      <w:pPr>
        <w:pStyle w:val="Heading4"/>
        <w:spacing w:before="150"/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7" type="#_x0000_t75" style="position:absolute;left:0;text-align:left;margin-left:485pt;margin-top:8.15pt;width:87.75pt;height:112.5pt;z-index:1048;mso-position-horizontal-relative:page">
            <v:imagedata r:id="rId7" o:title=""/>
            <w10:wrap anchorx="page"/>
          </v:shape>
        </w:pict>
      </w:r>
      <w:r>
        <w:rPr>
          <w:spacing w:val="-1"/>
        </w:rPr>
        <w:t>Motivation</w:t>
      </w:r>
    </w:p>
    <w:p w:rsidR="00754035" w:rsidRDefault="00CA28DF">
      <w:pPr>
        <w:pStyle w:val="BodyText"/>
        <w:spacing w:before="166" w:line="298" w:lineRule="auto"/>
        <w:ind w:right="2256"/>
        <w:jc w:val="both"/>
        <w:rPr>
          <w:rFonts w:cs="Arial"/>
        </w:rPr>
      </w:pPr>
      <w:r>
        <w:rPr>
          <w:spacing w:val="3"/>
        </w:rPr>
        <w:t>The</w:t>
      </w:r>
      <w:r>
        <w:rPr>
          <w:spacing w:val="9"/>
        </w:rPr>
        <w:t xml:space="preserve"> </w:t>
      </w:r>
      <w:r>
        <w:rPr>
          <w:spacing w:val="2"/>
        </w:rPr>
        <w:t>bridge</w:t>
      </w:r>
      <w:r>
        <w:rPr>
          <w:spacing w:val="9"/>
        </w:rPr>
        <w:t xml:space="preserve"> </w:t>
      </w:r>
      <w:r>
        <w:rPr>
          <w:spacing w:val="2"/>
        </w:rPr>
        <w:t>presented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case</w:t>
      </w:r>
      <w:r>
        <w:rPr>
          <w:spacing w:val="9"/>
        </w:rPr>
        <w:t xml:space="preserve"> </w:t>
      </w:r>
      <w:r>
        <w:rPr>
          <w:spacing w:val="1"/>
        </w:rPr>
        <w:t>study</w:t>
      </w:r>
      <w:r>
        <w:rPr>
          <w:spacing w:val="6"/>
        </w:rPr>
        <w:t xml:space="preserve"> </w:t>
      </w:r>
      <w:r>
        <w:rPr>
          <w:spacing w:val="-5"/>
        </w:rPr>
        <w:t>was</w:t>
      </w:r>
      <w:r>
        <w:rPr>
          <w:spacing w:val="7"/>
        </w:rPr>
        <w:t xml:space="preserve"> </w:t>
      </w:r>
      <w:r>
        <w:rPr>
          <w:spacing w:val="1"/>
        </w:rPr>
        <w:t>constructed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rPr>
          <w:spacing w:val="2"/>
        </w:rPr>
        <w:t>1954.</w:t>
      </w:r>
      <w:r>
        <w:rPr>
          <w:spacing w:val="8"/>
        </w:rPr>
        <w:t xml:space="preserve"> </w:t>
      </w:r>
      <w:r>
        <w:rPr>
          <w:spacing w:val="3"/>
        </w:rPr>
        <w:t>The</w:t>
      </w:r>
      <w:r>
        <w:rPr>
          <w:spacing w:val="10"/>
        </w:rPr>
        <w:t xml:space="preserve"> </w:t>
      </w:r>
      <w:r>
        <w:rPr>
          <w:spacing w:val="2"/>
        </w:rPr>
        <w:t>bridge</w:t>
      </w:r>
      <w:r>
        <w:rPr>
          <w:spacing w:val="9"/>
        </w:rPr>
        <w:t xml:space="preserve"> </w:t>
      </w:r>
      <w:r>
        <w:rPr>
          <w:spacing w:val="1"/>
        </w:rPr>
        <w:t>served</w:t>
      </w:r>
      <w:r>
        <w:rPr>
          <w:spacing w:val="9"/>
        </w:rPr>
        <w:t xml:space="preserve"> </w:t>
      </w:r>
      <w:r>
        <w:rPr>
          <w:spacing w:val="1"/>
        </w:rPr>
        <w:t>as</w:t>
      </w:r>
      <w:r>
        <w:rPr>
          <w:spacing w:val="7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1"/>
        </w:rPr>
        <w:t>key</w:t>
      </w:r>
      <w:r>
        <w:rPr>
          <w:spacing w:val="8"/>
        </w:rPr>
        <w:t xml:space="preserve"> </w:t>
      </w:r>
      <w:r>
        <w:rPr>
          <w:spacing w:val="-1"/>
        </w:rPr>
        <w:t>link,</w:t>
      </w:r>
      <w:r>
        <w:rPr>
          <w:spacing w:val="10"/>
        </w:rPr>
        <w:t xml:space="preserve"> </w:t>
      </w:r>
      <w:r>
        <w:rPr>
          <w:spacing w:val="1"/>
        </w:rPr>
        <w:t>connecting</w:t>
      </w:r>
      <w:r>
        <w:rPr>
          <w:spacing w:val="11"/>
        </w:rPr>
        <w:t xml:space="preserve"> </w:t>
      </w:r>
      <w:r>
        <w:rPr>
          <w:spacing w:val="1"/>
        </w:rPr>
        <w:t>numerous</w:t>
      </w:r>
      <w:r>
        <w:rPr>
          <w:spacing w:val="8"/>
        </w:rPr>
        <w:t xml:space="preserve"> </w:t>
      </w:r>
      <w:r>
        <w:rPr>
          <w:spacing w:val="-2"/>
        </w:rPr>
        <w:t>mines</w:t>
      </w:r>
      <w:r>
        <w:rPr>
          <w:spacing w:val="8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highway</w:t>
      </w:r>
      <w:r>
        <w:rPr>
          <w:spacing w:val="8"/>
        </w:rPr>
        <w:t xml:space="preserve"> </w:t>
      </w:r>
      <w:r>
        <w:rPr>
          <w:spacing w:val="-1"/>
        </w:rPr>
        <w:t>system.</w:t>
      </w:r>
      <w:r>
        <w:rPr>
          <w:spacing w:val="10"/>
        </w:rPr>
        <w:t xml:space="preserve"> </w:t>
      </w:r>
      <w:r>
        <w:rPr>
          <w:spacing w:val="-3"/>
        </w:rPr>
        <w:t>As</w:t>
      </w:r>
      <w:r>
        <w:rPr>
          <w:spacing w:val="8"/>
        </w:rPr>
        <w:t xml:space="preserve"> </w:t>
      </w:r>
      <w:r>
        <w:rPr>
          <w:spacing w:val="1"/>
        </w:rPr>
        <w:t>such,</w:t>
      </w:r>
      <w:r>
        <w:rPr>
          <w:spacing w:val="10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1"/>
        </w:rPr>
        <w:t>saw</w:t>
      </w:r>
      <w:r>
        <w:rPr>
          <w:spacing w:val="-8"/>
        </w:rPr>
        <w:t xml:space="preserve"> </w:t>
      </w:r>
      <w:r>
        <w:rPr>
          <w:spacing w:val="1"/>
        </w:rPr>
        <w:t>considerable</w:t>
      </w:r>
      <w:r>
        <w:rPr>
          <w:spacing w:val="50"/>
        </w:rPr>
        <w:t xml:space="preserve"> </w:t>
      </w:r>
      <w:r>
        <w:rPr>
          <w:spacing w:val="1"/>
        </w:rPr>
        <w:t>heavy</w:t>
      </w:r>
      <w:r>
        <w:rPr>
          <w:spacing w:val="10"/>
        </w:rPr>
        <w:t xml:space="preserve"> </w:t>
      </w:r>
      <w:r>
        <w:rPr>
          <w:spacing w:val="1"/>
        </w:rPr>
        <w:t>truck</w:t>
      </w:r>
      <w:r>
        <w:rPr>
          <w:spacing w:val="10"/>
        </w:rPr>
        <w:t xml:space="preserve"> </w:t>
      </w:r>
      <w:r>
        <w:rPr>
          <w:spacing w:val="1"/>
        </w:rPr>
        <w:t>traffic</w:t>
      </w:r>
      <w:r>
        <w:rPr>
          <w:spacing w:val="10"/>
        </w:rPr>
        <w:t xml:space="preserve"> </w:t>
      </w:r>
      <w:r>
        <w:rPr>
          <w:spacing w:val="1"/>
        </w:rPr>
        <w:t>that</w:t>
      </w:r>
      <w:r>
        <w:rPr>
          <w:spacing w:val="11"/>
        </w:rPr>
        <w:t xml:space="preserve"> </w:t>
      </w:r>
      <w:r>
        <w:rPr>
          <w:spacing w:val="-5"/>
        </w:rPr>
        <w:t>was</w:t>
      </w:r>
      <w:r>
        <w:rPr>
          <w:spacing w:val="10"/>
        </w:rPr>
        <w:t xml:space="preserve"> </w:t>
      </w:r>
      <w:r>
        <w:rPr>
          <w:spacing w:val="2"/>
        </w:rPr>
        <w:t>transporting</w:t>
      </w:r>
      <w:r>
        <w:rPr>
          <w:spacing w:val="13"/>
        </w:rPr>
        <w:t xml:space="preserve"> </w:t>
      </w:r>
      <w:r>
        <w:rPr>
          <w:spacing w:val="-2"/>
        </w:rPr>
        <w:t>mined</w:t>
      </w:r>
      <w:r>
        <w:rPr>
          <w:spacing w:val="13"/>
        </w:rPr>
        <w:t xml:space="preserve"> </w:t>
      </w:r>
      <w:r>
        <w:t>material.</w:t>
      </w:r>
      <w:r>
        <w:rPr>
          <w:spacing w:val="11"/>
        </w:rPr>
        <w:t xml:space="preserve"> </w:t>
      </w:r>
      <w:r>
        <w:rPr>
          <w:spacing w:val="-3"/>
        </w:rPr>
        <w:t>At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13"/>
        </w:rPr>
        <w:t xml:space="preserve"> </w:t>
      </w:r>
      <w:r>
        <w:rPr>
          <w:spacing w:val="-3"/>
        </w:rPr>
        <w:t>time</w:t>
      </w:r>
      <w:r>
        <w:rPr>
          <w:spacing w:val="13"/>
        </w:rPr>
        <w:t xml:space="preserve"> </w:t>
      </w:r>
      <w:r>
        <w:rPr>
          <w:spacing w:val="1"/>
        </w:rPr>
        <w:t>of</w:t>
      </w:r>
      <w:r>
        <w:rPr>
          <w:spacing w:val="11"/>
        </w:rPr>
        <w:t xml:space="preserve"> </w:t>
      </w:r>
      <w:r>
        <w:rPr>
          <w:spacing w:val="1"/>
        </w:rPr>
        <w:t>testing,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50"/>
        </w:rPr>
        <w:t xml:space="preserve"> </w:t>
      </w:r>
      <w:r>
        <w:rPr>
          <w:spacing w:val="2"/>
        </w:rPr>
        <w:t>structure</w:t>
      </w:r>
      <w:r>
        <w:rPr>
          <w:spacing w:val="25"/>
        </w:rPr>
        <w:t xml:space="preserve"> </w:t>
      </w:r>
      <w:r>
        <w:rPr>
          <w:spacing w:val="-5"/>
        </w:rPr>
        <w:t>was</w:t>
      </w:r>
      <w:r>
        <w:rPr>
          <w:spacing w:val="21"/>
        </w:rPr>
        <w:t xml:space="preserve"> </w:t>
      </w:r>
      <w:r>
        <w:rPr>
          <w:spacing w:val="2"/>
        </w:rPr>
        <w:t>recorded</w:t>
      </w:r>
      <w:r>
        <w:rPr>
          <w:spacing w:val="25"/>
        </w:rPr>
        <w:t xml:space="preserve"> </w:t>
      </w:r>
      <w:r>
        <w:rPr>
          <w:spacing w:val="1"/>
        </w:rPr>
        <w:t>as</w:t>
      </w:r>
      <w:r>
        <w:rPr>
          <w:spacing w:val="21"/>
        </w:rPr>
        <w:t xml:space="preserve"> </w:t>
      </w:r>
      <w:r>
        <w:rPr>
          <w:spacing w:val="1"/>
        </w:rPr>
        <w:t>being</w:t>
      </w:r>
      <w:r>
        <w:rPr>
          <w:spacing w:val="25"/>
        </w:rPr>
        <w:t xml:space="preserve"> </w:t>
      </w:r>
      <w:r>
        <w:rPr>
          <w:spacing w:val="1"/>
        </w:rPr>
        <w:t>structurally</w:t>
      </w:r>
      <w:r>
        <w:rPr>
          <w:spacing w:val="21"/>
        </w:rPr>
        <w:t xml:space="preserve"> </w:t>
      </w:r>
      <w:r>
        <w:rPr>
          <w:spacing w:val="1"/>
        </w:rPr>
        <w:t>deficient</w:t>
      </w:r>
      <w:r>
        <w:rPr>
          <w:spacing w:val="23"/>
        </w:rPr>
        <w:t xml:space="preserve"> </w:t>
      </w:r>
      <w:r>
        <w:rPr>
          <w:spacing w:val="2"/>
        </w:rPr>
        <w:t>and</w:t>
      </w:r>
      <w:r>
        <w:rPr>
          <w:spacing w:val="26"/>
        </w:rPr>
        <w:t xml:space="preserve"> </w:t>
      </w:r>
      <w:r>
        <w:rPr>
          <w:spacing w:val="-5"/>
        </w:rPr>
        <w:t>was</w:t>
      </w:r>
      <w:r>
        <w:rPr>
          <w:spacing w:val="21"/>
        </w:rPr>
        <w:t xml:space="preserve"> </w:t>
      </w:r>
      <w:r>
        <w:rPr>
          <w:spacing w:val="1"/>
        </w:rPr>
        <w:t>posted</w:t>
      </w:r>
      <w:r>
        <w:rPr>
          <w:spacing w:val="25"/>
        </w:rPr>
        <w:t xml:space="preserve"> </w:t>
      </w:r>
      <w:r>
        <w:rPr>
          <w:spacing w:val="1"/>
        </w:rPr>
        <w:t>for</w:t>
      </w:r>
      <w:r>
        <w:rPr>
          <w:spacing w:val="26"/>
        </w:rPr>
        <w:t xml:space="preserve"> </w:t>
      </w:r>
      <w:r>
        <w:rPr>
          <w:spacing w:val="1"/>
        </w:rPr>
        <w:t>load,</w:t>
      </w:r>
      <w:r>
        <w:rPr>
          <w:spacing w:val="23"/>
        </w:rPr>
        <w:t xml:space="preserve"> </w:t>
      </w:r>
      <w:r>
        <w:rPr>
          <w:spacing w:val="1"/>
        </w:rPr>
        <w:t>although</w:t>
      </w:r>
      <w:r>
        <w:rPr>
          <w:spacing w:val="58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1"/>
        </w:rPr>
        <w:t>posting</w:t>
      </w:r>
      <w:r>
        <w:rPr>
          <w:spacing w:val="3"/>
        </w:rPr>
        <w:t xml:space="preserve"> </w:t>
      </w:r>
      <w:r>
        <w:rPr>
          <w:spacing w:val="-3"/>
        </w:rPr>
        <w:t>limits</w:t>
      </w:r>
      <w:r>
        <w:t xml:space="preserve"> </w:t>
      </w:r>
      <w:r>
        <w:rPr>
          <w:spacing w:val="-3"/>
        </w:rPr>
        <w:t>were</w:t>
      </w:r>
      <w:r>
        <w:rPr>
          <w:spacing w:val="3"/>
        </w:rPr>
        <w:t xml:space="preserve"> </w:t>
      </w:r>
      <w:r>
        <w:t>close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1"/>
        </w:rPr>
        <w:t>legal</w:t>
      </w:r>
      <w:r>
        <w:rPr>
          <w:spacing w:val="-2"/>
        </w:rPr>
        <w:t xml:space="preserve"> </w:t>
      </w:r>
      <w:r>
        <w:rPr>
          <w:spacing w:val="-3"/>
        </w:rPr>
        <w:t>limits.</w:t>
      </w:r>
    </w:p>
    <w:p w:rsidR="00754035" w:rsidRDefault="00CA28DF">
      <w:pPr>
        <w:pStyle w:val="BodyText"/>
        <w:spacing w:before="151"/>
        <w:jc w:val="both"/>
        <w:rPr>
          <w:rFonts w:cs="Arial"/>
        </w:rPr>
      </w:pPr>
      <w:r>
        <w:rPr>
          <w:spacing w:val="-3"/>
        </w:rPr>
        <w:t>As</w:t>
      </w:r>
      <w:r>
        <w:t xml:space="preserve"> </w:t>
      </w:r>
      <w:r>
        <w:rPr>
          <w:spacing w:val="5"/>
        </w:rPr>
        <w:t xml:space="preserve"> </w:t>
      </w:r>
      <w:r>
        <w:t xml:space="preserve">a </w:t>
      </w:r>
      <w:r>
        <w:rPr>
          <w:spacing w:val="9"/>
        </w:rPr>
        <w:t xml:space="preserve"> </w:t>
      </w:r>
      <w:r>
        <w:rPr>
          <w:spacing w:val="1"/>
        </w:rPr>
        <w:t>result</w:t>
      </w:r>
      <w:r>
        <w:t xml:space="preserve"> </w:t>
      </w:r>
      <w:r>
        <w:rPr>
          <w:spacing w:val="7"/>
        </w:rP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8"/>
        </w:rPr>
        <w:t xml:space="preserve"> </w:t>
      </w:r>
      <w:r>
        <w:t xml:space="preserve">this </w:t>
      </w:r>
      <w:r>
        <w:rPr>
          <w:spacing w:val="5"/>
        </w:rPr>
        <w:t xml:space="preserve"> </w:t>
      </w:r>
      <w:r>
        <w:t xml:space="preserve">exposure </w:t>
      </w:r>
      <w:r>
        <w:rPr>
          <w:spacing w:val="9"/>
        </w:rPr>
        <w:t xml:space="preserve"> </w:t>
      </w:r>
      <w:r>
        <w:rPr>
          <w:spacing w:val="2"/>
        </w:rPr>
        <w:t>and</w:t>
      </w:r>
      <w:r>
        <w:t xml:space="preserve"> </w:t>
      </w:r>
      <w:r>
        <w:rPr>
          <w:spacing w:val="8"/>
        </w:rPr>
        <w:t xml:space="preserve"> </w:t>
      </w:r>
      <w:r>
        <w:rPr>
          <w:spacing w:val="1"/>
        </w:rPr>
        <w:t>the</w:t>
      </w:r>
      <w:r>
        <w:t xml:space="preserve"> </w:t>
      </w:r>
      <w:r>
        <w:rPr>
          <w:spacing w:val="9"/>
        </w:rPr>
        <w:t xml:space="preserve"> </w:t>
      </w:r>
      <w:r>
        <w:rPr>
          <w:spacing w:val="2"/>
        </w:rPr>
        <w:t>observed</w:t>
      </w:r>
      <w:r>
        <w:t xml:space="preserve"> </w:t>
      </w:r>
      <w:r>
        <w:rPr>
          <w:spacing w:val="8"/>
        </w:rPr>
        <w:t xml:space="preserve"> </w:t>
      </w:r>
      <w:r>
        <w:rPr>
          <w:spacing w:val="2"/>
        </w:rPr>
        <w:t>deterioration</w:t>
      </w:r>
      <w:r>
        <w:t xml:space="preserve"> </w:t>
      </w:r>
      <w:r>
        <w:rPr>
          <w:spacing w:val="9"/>
        </w:rP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7"/>
        </w:rPr>
        <w:t xml:space="preserve"> </w:t>
      </w:r>
      <w:r>
        <w:rPr>
          <w:spacing w:val="1"/>
        </w:rPr>
        <w:t>the</w:t>
      </w:r>
      <w:r>
        <w:t xml:space="preserve"> </w:t>
      </w:r>
      <w:r>
        <w:rPr>
          <w:spacing w:val="9"/>
        </w:rPr>
        <w:t xml:space="preserve"> </w:t>
      </w:r>
      <w:r>
        <w:rPr>
          <w:spacing w:val="1"/>
        </w:rPr>
        <w:t>deck</w:t>
      </w:r>
      <w:r>
        <w:t xml:space="preserve"> </w:t>
      </w:r>
      <w:r>
        <w:rPr>
          <w:spacing w:val="5"/>
        </w:rPr>
        <w:t xml:space="preserve"> </w:t>
      </w:r>
      <w:r>
        <w:rPr>
          <w:spacing w:val="2"/>
        </w:rPr>
        <w:t>and</w:t>
      </w:r>
      <w:r>
        <w:t xml:space="preserve"> </w:t>
      </w:r>
      <w:r>
        <w:rPr>
          <w:spacing w:val="9"/>
        </w:rPr>
        <w:t xml:space="preserve"> </w:t>
      </w:r>
      <w:r>
        <w:rPr>
          <w:spacing w:val="2"/>
        </w:rPr>
        <w:t>other</w:t>
      </w:r>
    </w:p>
    <w:p w:rsidR="00754035" w:rsidRDefault="00CA28DF">
      <w:pPr>
        <w:pStyle w:val="BodyText"/>
        <w:spacing w:before="58" w:line="298" w:lineRule="auto"/>
        <w:ind w:right="124"/>
        <w:jc w:val="both"/>
        <w:rPr>
          <w:rFonts w:cs="Arial"/>
        </w:rPr>
      </w:pPr>
      <w:proofErr w:type="gramStart"/>
      <w:r>
        <w:t>components</w:t>
      </w:r>
      <w:proofErr w:type="gramEnd"/>
      <w:r>
        <w:t>,</w:t>
      </w:r>
      <w:r>
        <w:rPr>
          <w:spacing w:val="22"/>
        </w:rPr>
        <w:t xml:space="preserve"> </w:t>
      </w:r>
      <w:r>
        <w:rPr>
          <w:spacing w:val="1"/>
        </w:rPr>
        <w:t>the</w:t>
      </w:r>
      <w:r>
        <w:rPr>
          <w:spacing w:val="24"/>
        </w:rPr>
        <w:t xml:space="preserve"> </w:t>
      </w:r>
      <w:r>
        <w:rPr>
          <w:spacing w:val="-2"/>
        </w:rPr>
        <w:t>owner</w:t>
      </w:r>
      <w:r>
        <w:rPr>
          <w:spacing w:val="27"/>
        </w:rPr>
        <w:t xml:space="preserve"> </w:t>
      </w:r>
      <w:r>
        <w:rPr>
          <w:spacing w:val="-3"/>
        </w:rPr>
        <w:t>wished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1"/>
        </w:rPr>
        <w:t>quantify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24"/>
        </w:rPr>
        <w:t xml:space="preserve"> </w:t>
      </w:r>
      <w:r>
        <w:t>level</w:t>
      </w:r>
      <w:r>
        <w:rPr>
          <w:spacing w:val="19"/>
        </w:rPr>
        <w:t xml:space="preserve"> </w:t>
      </w:r>
      <w:r>
        <w:rPr>
          <w:spacing w:val="1"/>
        </w:rPr>
        <w:t>of</w:t>
      </w:r>
      <w:r>
        <w:rPr>
          <w:spacing w:val="23"/>
        </w:rPr>
        <w:t xml:space="preserve"> </w:t>
      </w:r>
      <w:r>
        <w:rPr>
          <w:spacing w:val="1"/>
        </w:rPr>
        <w:t>performance</w:t>
      </w:r>
      <w:r>
        <w:rPr>
          <w:spacing w:val="24"/>
        </w:rPr>
        <w:t xml:space="preserve"> </w:t>
      </w:r>
      <w:r>
        <w:rPr>
          <w:spacing w:val="1"/>
        </w:rPr>
        <w:t>that</w:t>
      </w:r>
      <w:r>
        <w:rPr>
          <w:spacing w:val="22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2"/>
        </w:rPr>
        <w:t>bridge</w:t>
      </w:r>
      <w:r>
        <w:rPr>
          <w:spacing w:val="24"/>
        </w:rPr>
        <w:t xml:space="preserve"> </w:t>
      </w:r>
      <w:r>
        <w:t>could</w:t>
      </w:r>
      <w:r>
        <w:rPr>
          <w:spacing w:val="25"/>
        </w:rPr>
        <w:t xml:space="preserve"> </w:t>
      </w:r>
      <w:r>
        <w:rPr>
          <w:spacing w:val="-1"/>
        </w:rPr>
        <w:t>still</w:t>
      </w:r>
      <w:r>
        <w:rPr>
          <w:spacing w:val="19"/>
        </w:rPr>
        <w:t xml:space="preserve"> </w:t>
      </w:r>
      <w:r>
        <w:rPr>
          <w:spacing w:val="-1"/>
        </w:rPr>
        <w:t>deliver.</w:t>
      </w:r>
      <w:r>
        <w:rPr>
          <w:spacing w:val="22"/>
        </w:rPr>
        <w:t xml:space="preserve"> </w:t>
      </w:r>
      <w:r>
        <w:rPr>
          <w:spacing w:val="1"/>
        </w:rPr>
        <w:t>This</w:t>
      </w:r>
      <w:r>
        <w:rPr>
          <w:spacing w:val="21"/>
        </w:rPr>
        <w:t xml:space="preserve"> </w:t>
      </w:r>
      <w:r>
        <w:rPr>
          <w:spacing w:val="-5"/>
        </w:rPr>
        <w:t>was</w:t>
      </w:r>
      <w:r>
        <w:rPr>
          <w:spacing w:val="100"/>
        </w:rPr>
        <w:t xml:space="preserve"> </w:t>
      </w:r>
      <w:r>
        <w:t>accomplished</w:t>
      </w:r>
      <w:r>
        <w:rPr>
          <w:spacing w:val="3"/>
        </w:rPr>
        <w:t xml:space="preserve"> </w:t>
      </w:r>
      <w:r>
        <w:rPr>
          <w:spacing w:val="1"/>
        </w:rPr>
        <w:t>by</w:t>
      </w:r>
      <w:r>
        <w:t xml:space="preserve"> </w:t>
      </w:r>
      <w:r>
        <w:rPr>
          <w:spacing w:val="1"/>
        </w:rPr>
        <w:t>performing</w:t>
      </w:r>
      <w:r>
        <w:rPr>
          <w:spacing w:val="3"/>
        </w:rPr>
        <w:t xml:space="preserve"> </w:t>
      </w:r>
      <w:r>
        <w:rPr>
          <w:spacing w:val="2"/>
        </w:rPr>
        <w:t>structural</w:t>
      </w:r>
      <w:r>
        <w:rPr>
          <w:spacing w:val="-2"/>
        </w:rPr>
        <w:t xml:space="preserve"> </w:t>
      </w:r>
      <w:r>
        <w:t>identification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1"/>
        </w:rPr>
        <w:t>conjunction</w:t>
      </w:r>
      <w:r>
        <w:rPr>
          <w:spacing w:val="3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2"/>
        </w:rPr>
        <w:t>proof-level</w:t>
      </w:r>
      <w:r>
        <w:rPr>
          <w:spacing w:val="-2"/>
        </w:rPr>
        <w:t xml:space="preserve"> </w:t>
      </w:r>
      <w:r>
        <w:rPr>
          <w:spacing w:val="1"/>
        </w:rPr>
        <w:t>load</w:t>
      </w:r>
      <w:r>
        <w:rPr>
          <w:spacing w:val="3"/>
        </w:rPr>
        <w:t xml:space="preserve"> </w:t>
      </w:r>
      <w:r>
        <w:rPr>
          <w:spacing w:val="1"/>
        </w:rPr>
        <w:t>test.</w:t>
      </w:r>
    </w:p>
    <w:p w:rsidR="00754035" w:rsidRDefault="00CA28DF">
      <w:pPr>
        <w:pStyle w:val="Heading4"/>
        <w:jc w:val="both"/>
      </w:pPr>
      <w:r>
        <w:rPr>
          <w:spacing w:val="-1"/>
        </w:rPr>
        <w:t>Bridge</w:t>
      </w:r>
      <w:r>
        <w:rPr>
          <w:spacing w:val="-4"/>
        </w:rPr>
        <w:t xml:space="preserve"> </w:t>
      </w:r>
      <w:r>
        <w:rPr>
          <w:spacing w:val="-1"/>
        </w:rPr>
        <w:t>Description</w:t>
      </w:r>
    </w:p>
    <w:p w:rsidR="00754035" w:rsidRDefault="00CA28DF">
      <w:pPr>
        <w:pStyle w:val="BodyText"/>
        <w:spacing w:before="166" w:line="298" w:lineRule="auto"/>
        <w:ind w:right="124"/>
        <w:jc w:val="both"/>
        <w:rPr>
          <w:rFonts w:cs="Arial"/>
        </w:rPr>
      </w:pPr>
      <w:r>
        <w:rPr>
          <w:spacing w:val="1"/>
        </w:rPr>
        <w:t>This</w:t>
      </w:r>
      <w:r>
        <w:rPr>
          <w:spacing w:val="14"/>
        </w:rPr>
        <w:t xml:space="preserve"> </w:t>
      </w:r>
      <w:r>
        <w:rPr>
          <w:spacing w:val="2"/>
        </w:rPr>
        <w:t>structure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2"/>
        </w:rPr>
        <w:t>3-span,</w:t>
      </w:r>
      <w:r>
        <w:rPr>
          <w:spacing w:val="16"/>
        </w:rPr>
        <w:t xml:space="preserve"> </w:t>
      </w:r>
      <w:r>
        <w:rPr>
          <w:spacing w:val="-2"/>
        </w:rPr>
        <w:t>simply</w:t>
      </w:r>
      <w:ins w:id="1" w:author="John Braley" w:date="2018-09-28T15:46:00Z">
        <w:r w:rsidR="001C4194">
          <w:rPr>
            <w:spacing w:val="14"/>
          </w:rPr>
          <w:t>-</w:t>
        </w:r>
      </w:ins>
      <w:del w:id="2" w:author="John Braley" w:date="2018-09-28T15:46:00Z">
        <w:r w:rsidDel="001C4194">
          <w:rPr>
            <w:spacing w:val="14"/>
          </w:rPr>
          <w:delText xml:space="preserve"> </w:delText>
        </w:r>
      </w:del>
      <w:r>
        <w:rPr>
          <w:spacing w:val="2"/>
        </w:rPr>
        <w:t>supported</w:t>
      </w:r>
      <w:r>
        <w:rPr>
          <w:spacing w:val="17"/>
        </w:rPr>
        <w:t xml:space="preserve"> </w:t>
      </w:r>
      <w:r>
        <w:rPr>
          <w:spacing w:val="1"/>
        </w:rPr>
        <w:t>steel</w:t>
      </w:r>
      <w:r>
        <w:rPr>
          <w:spacing w:val="13"/>
        </w:rPr>
        <w:t xml:space="preserve"> </w:t>
      </w:r>
      <w:r>
        <w:rPr>
          <w:spacing w:val="1"/>
        </w:rPr>
        <w:t>stringer</w:t>
      </w:r>
      <w:r>
        <w:rPr>
          <w:spacing w:val="19"/>
        </w:rPr>
        <w:t xml:space="preserve"> </w:t>
      </w:r>
      <w:r>
        <w:rPr>
          <w:spacing w:val="2"/>
        </w:rPr>
        <w:t>bridge</w:t>
      </w:r>
      <w:r>
        <w:rPr>
          <w:spacing w:val="17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1"/>
        </w:rPr>
        <w:t>cast-in-place</w:t>
      </w:r>
      <w:r>
        <w:rPr>
          <w:spacing w:val="17"/>
        </w:rPr>
        <w:t xml:space="preserve"> </w:t>
      </w:r>
      <w:r>
        <w:rPr>
          <w:spacing w:val="-1"/>
        </w:rPr>
        <w:t>composite</w:t>
      </w:r>
      <w:r>
        <w:rPr>
          <w:spacing w:val="17"/>
        </w:rPr>
        <w:t xml:space="preserve"> </w:t>
      </w:r>
      <w:r>
        <w:rPr>
          <w:spacing w:val="1"/>
        </w:rPr>
        <w:t>concrete</w:t>
      </w:r>
      <w:r>
        <w:rPr>
          <w:spacing w:val="17"/>
        </w:rPr>
        <w:t xml:space="preserve"> </w:t>
      </w:r>
      <w:r>
        <w:rPr>
          <w:spacing w:val="1"/>
        </w:rPr>
        <w:t>deck.</w:t>
      </w:r>
      <w:r>
        <w:rPr>
          <w:spacing w:val="80"/>
          <w:w w:val="99"/>
        </w:rPr>
        <w:t xml:space="preserve"> </w:t>
      </w:r>
      <w:r>
        <w:rPr>
          <w:spacing w:val="3"/>
        </w:rPr>
        <w:t>The</w:t>
      </w:r>
      <w:r>
        <w:rPr>
          <w:spacing w:val="18"/>
        </w:rPr>
        <w:t xml:space="preserve"> </w:t>
      </w:r>
      <w:r>
        <w:rPr>
          <w:spacing w:val="1"/>
        </w:rPr>
        <w:t>center</w:t>
      </w:r>
      <w:r>
        <w:rPr>
          <w:spacing w:val="21"/>
        </w:rPr>
        <w:t xml:space="preserve"> </w:t>
      </w:r>
      <w:r>
        <w:rPr>
          <w:spacing w:val="1"/>
        </w:rPr>
        <w:t>span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rPr>
          <w:spacing w:val="-1"/>
        </w:rPr>
        <w:t>approximately</w:t>
      </w:r>
      <w:r>
        <w:rPr>
          <w:spacing w:val="16"/>
        </w:rPr>
        <w:t xml:space="preserve"> </w:t>
      </w:r>
      <w:r>
        <w:rPr>
          <w:spacing w:val="1"/>
        </w:rPr>
        <w:t>52</w:t>
      </w:r>
      <w:r>
        <w:rPr>
          <w:spacing w:val="18"/>
        </w:rPr>
        <w:t xml:space="preserve"> </w:t>
      </w:r>
      <w:r>
        <w:rPr>
          <w:spacing w:val="1"/>
        </w:rPr>
        <w:t>feet</w:t>
      </w:r>
      <w:r>
        <w:rPr>
          <w:spacing w:val="18"/>
        </w:rPr>
        <w:t xml:space="preserve"> </w:t>
      </w:r>
      <w:r>
        <w:rPr>
          <w:spacing w:val="1"/>
        </w:rPr>
        <w:t>long</w:t>
      </w:r>
      <w:r>
        <w:rPr>
          <w:spacing w:val="19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18"/>
        </w:rPr>
        <w:t xml:space="preserve"> </w:t>
      </w:r>
      <w:r>
        <w:t>2</w:t>
      </w:r>
      <w:r>
        <w:rPr>
          <w:spacing w:val="19"/>
        </w:rPr>
        <w:t xml:space="preserve"> </w:t>
      </w:r>
      <w:r>
        <w:rPr>
          <w:spacing w:val="-3"/>
        </w:rPr>
        <w:t>rows</w:t>
      </w:r>
      <w:r>
        <w:rPr>
          <w:spacing w:val="16"/>
        </w:rPr>
        <w:t xml:space="preserve"> </w:t>
      </w:r>
      <w:r>
        <w:rPr>
          <w:spacing w:val="1"/>
        </w:rPr>
        <w:t>of</w:t>
      </w:r>
      <w:r>
        <w:rPr>
          <w:spacing w:val="17"/>
        </w:rPr>
        <w:t xml:space="preserve"> </w:t>
      </w:r>
      <w:r>
        <w:rPr>
          <w:spacing w:val="2"/>
        </w:rPr>
        <w:t>internal</w:t>
      </w:r>
      <w:r>
        <w:rPr>
          <w:spacing w:val="14"/>
        </w:rPr>
        <w:t xml:space="preserve"> </w:t>
      </w:r>
      <w:r>
        <w:rPr>
          <w:spacing w:val="1"/>
        </w:rPr>
        <w:t>diaphragms</w:t>
      </w:r>
      <w:r>
        <w:rPr>
          <w:spacing w:val="16"/>
        </w:rPr>
        <w:t xml:space="preserve"> </w:t>
      </w:r>
      <w:r>
        <w:rPr>
          <w:spacing w:val="2"/>
        </w:rPr>
        <w:t>oriented</w:t>
      </w:r>
      <w:r>
        <w:rPr>
          <w:spacing w:val="18"/>
        </w:rPr>
        <w:t xml:space="preserve"> </w:t>
      </w:r>
      <w:r>
        <w:rPr>
          <w:spacing w:val="1"/>
        </w:rPr>
        <w:t>perpendicular</w:t>
      </w:r>
      <w:r>
        <w:rPr>
          <w:spacing w:val="21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1"/>
        </w:rPr>
        <w:t>the</w:t>
      </w:r>
      <w:r>
        <w:rPr>
          <w:spacing w:val="78"/>
        </w:rPr>
        <w:t xml:space="preserve"> </w:t>
      </w:r>
      <w:r>
        <w:rPr>
          <w:spacing w:val="2"/>
        </w:rPr>
        <w:t>girders.</w:t>
      </w:r>
      <w:r>
        <w:rPr>
          <w:spacing w:val="13"/>
        </w:rPr>
        <w:t xml:space="preserve"> </w:t>
      </w:r>
      <w:r>
        <w:rPr>
          <w:spacing w:val="3"/>
        </w:rPr>
        <w:t>The</w:t>
      </w:r>
      <w:r>
        <w:rPr>
          <w:spacing w:val="16"/>
        </w:rPr>
        <w:t xml:space="preserve"> </w:t>
      </w:r>
      <w:r>
        <w:rPr>
          <w:spacing w:val="-7"/>
        </w:rPr>
        <w:t>t</w:t>
      </w:r>
      <w:r>
        <w:rPr>
          <w:spacing w:val="-6"/>
        </w:rPr>
        <w:t>wo</w:t>
      </w:r>
      <w:r>
        <w:rPr>
          <w:spacing w:val="15"/>
        </w:rPr>
        <w:t xml:space="preserve"> </w:t>
      </w:r>
      <w:r>
        <w:t>external</w:t>
      </w:r>
      <w:r>
        <w:rPr>
          <w:spacing w:val="11"/>
        </w:rPr>
        <w:t xml:space="preserve"> </w:t>
      </w:r>
      <w:r>
        <w:rPr>
          <w:spacing w:val="1"/>
        </w:rPr>
        <w:t>spans</w:t>
      </w:r>
      <w:r>
        <w:rPr>
          <w:spacing w:val="12"/>
        </w:rPr>
        <w:t xml:space="preserve"> </w:t>
      </w:r>
      <w:r>
        <w:rPr>
          <w:spacing w:val="2"/>
        </w:rPr>
        <w:t>are</w:t>
      </w:r>
      <w:r>
        <w:rPr>
          <w:spacing w:val="16"/>
        </w:rPr>
        <w:t xml:space="preserve"> </w:t>
      </w:r>
      <w:del w:id="3" w:author="John Braley" w:date="2018-09-28T15:46:00Z">
        <w:r w:rsidDel="001C4194">
          <w:rPr>
            <w:spacing w:val="1"/>
          </w:rPr>
          <w:delText>only</w:delText>
        </w:r>
        <w:r w:rsidDel="001C4194">
          <w:rPr>
            <w:spacing w:val="12"/>
          </w:rPr>
          <w:delText xml:space="preserve"> </w:delText>
        </w:r>
      </w:del>
      <w:r>
        <w:rPr>
          <w:spacing w:val="-1"/>
        </w:rPr>
        <w:t>approximately</w:t>
      </w:r>
      <w:r>
        <w:rPr>
          <w:spacing w:val="13"/>
        </w:rPr>
        <w:t xml:space="preserve"> </w:t>
      </w:r>
      <w:r>
        <w:rPr>
          <w:spacing w:val="1"/>
        </w:rPr>
        <w:t>20</w:t>
      </w:r>
      <w:r>
        <w:rPr>
          <w:spacing w:val="15"/>
        </w:rPr>
        <w:t xml:space="preserve"> </w:t>
      </w:r>
      <w:r>
        <w:rPr>
          <w:spacing w:val="1"/>
        </w:rPr>
        <w:t>feet</w:t>
      </w:r>
      <w:r>
        <w:rPr>
          <w:spacing w:val="14"/>
        </w:rPr>
        <w:t xml:space="preserve"> </w:t>
      </w:r>
      <w:r>
        <w:rPr>
          <w:spacing w:val="1"/>
        </w:rPr>
        <w:t>long</w:t>
      </w:r>
      <w:r>
        <w:rPr>
          <w:spacing w:val="15"/>
        </w:rPr>
        <w:t xml:space="preserve"> </w:t>
      </w:r>
      <w:r>
        <w:rPr>
          <w:spacing w:val="2"/>
        </w:rPr>
        <w:t>and</w:t>
      </w:r>
      <w:r>
        <w:rPr>
          <w:spacing w:val="16"/>
        </w:rPr>
        <w:t xml:space="preserve"> </w:t>
      </w:r>
      <w:r>
        <w:rPr>
          <w:spacing w:val="1"/>
        </w:rPr>
        <w:t>have</w:t>
      </w:r>
      <w:r>
        <w:rPr>
          <w:spacing w:val="16"/>
        </w:rPr>
        <w:t xml:space="preserve"> </w:t>
      </w:r>
      <w:r>
        <w:rPr>
          <w:spacing w:val="1"/>
        </w:rPr>
        <w:t>diaphragms</w:t>
      </w:r>
      <w:r>
        <w:rPr>
          <w:spacing w:val="12"/>
        </w:rPr>
        <w:t xml:space="preserve"> </w:t>
      </w:r>
      <w:r>
        <w:rPr>
          <w:spacing w:val="1"/>
        </w:rPr>
        <w:t>only</w:t>
      </w:r>
      <w:r>
        <w:rPr>
          <w:spacing w:val="13"/>
        </w:rPr>
        <w:t xml:space="preserve"> </w:t>
      </w:r>
      <w:r>
        <w:rPr>
          <w:spacing w:val="1"/>
        </w:rPr>
        <w:t>at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16"/>
        </w:rPr>
        <w:t xml:space="preserve"> </w:t>
      </w:r>
      <w:r>
        <w:rPr>
          <w:spacing w:val="2"/>
        </w:rPr>
        <w:t>supports.</w:t>
      </w:r>
      <w:r>
        <w:rPr>
          <w:spacing w:val="58"/>
          <w:w w:val="99"/>
        </w:rPr>
        <w:t xml:space="preserve"> </w:t>
      </w:r>
      <w:r>
        <w:rPr>
          <w:spacing w:val="3"/>
        </w:rPr>
        <w:t>The</w:t>
      </w:r>
      <w:r>
        <w:rPr>
          <w:spacing w:val="24"/>
        </w:rPr>
        <w:t xml:space="preserve"> </w:t>
      </w:r>
      <w:r>
        <w:rPr>
          <w:spacing w:val="2"/>
        </w:rPr>
        <w:t>out-to-out</w:t>
      </w:r>
      <w:r>
        <w:rPr>
          <w:spacing w:val="22"/>
        </w:rPr>
        <w:t xml:space="preserve"> </w:t>
      </w:r>
      <w:r>
        <w:rPr>
          <w:spacing w:val="-3"/>
        </w:rPr>
        <w:t>width</w:t>
      </w:r>
      <w:r>
        <w:rPr>
          <w:spacing w:val="24"/>
        </w:rPr>
        <w:t xml:space="preserve"> </w:t>
      </w:r>
      <w:r>
        <w:rPr>
          <w:spacing w:val="-1"/>
        </w:rPr>
        <w:t>is</w:t>
      </w:r>
      <w:r>
        <w:rPr>
          <w:spacing w:val="22"/>
        </w:rPr>
        <w:t xml:space="preserve"> </w:t>
      </w:r>
      <w:r>
        <w:rPr>
          <w:spacing w:val="1"/>
        </w:rPr>
        <w:t>35</w:t>
      </w:r>
      <w:r>
        <w:rPr>
          <w:spacing w:val="24"/>
        </w:rPr>
        <w:t xml:space="preserve"> </w:t>
      </w:r>
      <w:r>
        <w:rPr>
          <w:spacing w:val="1"/>
        </w:rPr>
        <w:t>feet.</w:t>
      </w:r>
      <w:r>
        <w:rPr>
          <w:spacing w:val="22"/>
        </w:rPr>
        <w:t xml:space="preserve"> </w:t>
      </w:r>
      <w:r>
        <w:rPr>
          <w:spacing w:val="3"/>
        </w:rPr>
        <w:t>The</w:t>
      </w:r>
      <w:r>
        <w:rPr>
          <w:spacing w:val="24"/>
        </w:rPr>
        <w:t xml:space="preserve"> </w:t>
      </w:r>
      <w:r>
        <w:rPr>
          <w:spacing w:val="2"/>
        </w:rPr>
        <w:t>southern</w:t>
      </w:r>
      <w:r>
        <w:rPr>
          <w:spacing w:val="25"/>
        </w:rPr>
        <w:t xml:space="preserve"> </w:t>
      </w:r>
      <w:r>
        <w:rPr>
          <w:spacing w:val="2"/>
        </w:rPr>
        <w:t>end</w:t>
      </w:r>
      <w:r>
        <w:rPr>
          <w:spacing w:val="24"/>
        </w:rPr>
        <w:t xml:space="preserve"> </w:t>
      </w:r>
      <w:r>
        <w:rPr>
          <w:spacing w:val="1"/>
        </w:rPr>
        <w:t>of</w:t>
      </w:r>
      <w:r>
        <w:rPr>
          <w:spacing w:val="22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1"/>
        </w:rPr>
        <w:t>center</w:t>
      </w:r>
      <w:r>
        <w:rPr>
          <w:spacing w:val="26"/>
        </w:rPr>
        <w:t xml:space="preserve"> </w:t>
      </w:r>
      <w:r>
        <w:rPr>
          <w:spacing w:val="1"/>
        </w:rPr>
        <w:t>span</w:t>
      </w:r>
      <w:r>
        <w:rPr>
          <w:spacing w:val="24"/>
        </w:rPr>
        <w:t xml:space="preserve"> </w:t>
      </w:r>
      <w:r>
        <w:rPr>
          <w:spacing w:val="1"/>
        </w:rPr>
        <w:t>rests</w:t>
      </w:r>
      <w:r>
        <w:rPr>
          <w:spacing w:val="21"/>
        </w:rPr>
        <w:t xml:space="preserve"> </w:t>
      </w:r>
      <w:r>
        <w:rPr>
          <w:spacing w:val="1"/>
        </w:rPr>
        <w:t>on</w:t>
      </w:r>
      <w:r>
        <w:rPr>
          <w:spacing w:val="25"/>
        </w:rPr>
        <w:t xml:space="preserve"> </w:t>
      </w:r>
      <w:r>
        <w:rPr>
          <w:spacing w:val="1"/>
        </w:rPr>
        <w:t>steel</w:t>
      </w:r>
      <w:r>
        <w:rPr>
          <w:spacing w:val="19"/>
        </w:rPr>
        <w:t xml:space="preserve"> </w:t>
      </w:r>
      <w:r>
        <w:rPr>
          <w:spacing w:val="1"/>
        </w:rPr>
        <w:t>rocker</w:t>
      </w:r>
      <w:r>
        <w:rPr>
          <w:spacing w:val="26"/>
        </w:rPr>
        <w:t xml:space="preserve"> </w:t>
      </w:r>
      <w:r>
        <w:rPr>
          <w:spacing w:val="2"/>
        </w:rPr>
        <w:t>bearings,</w:t>
      </w:r>
      <w:r>
        <w:rPr>
          <w:spacing w:val="22"/>
        </w:rPr>
        <w:t xml:space="preserve"> </w:t>
      </w:r>
      <w:r>
        <w:rPr>
          <w:spacing w:val="-4"/>
        </w:rPr>
        <w:t>while</w:t>
      </w:r>
      <w:r>
        <w:rPr>
          <w:spacing w:val="25"/>
        </w:rPr>
        <w:t xml:space="preserve"> </w:t>
      </w:r>
      <w:r>
        <w:rPr>
          <w:spacing w:val="1"/>
        </w:rPr>
        <w:t>the</w:t>
      </w:r>
      <w:r>
        <w:rPr>
          <w:spacing w:val="72"/>
        </w:rPr>
        <w:t xml:space="preserve"> </w:t>
      </w:r>
      <w:r>
        <w:rPr>
          <w:spacing w:val="2"/>
        </w:rPr>
        <w:t>northern</w:t>
      </w:r>
      <w:r>
        <w:rPr>
          <w:spacing w:val="42"/>
        </w:rPr>
        <w:t xml:space="preserve"> </w:t>
      </w:r>
      <w:r>
        <w:rPr>
          <w:spacing w:val="2"/>
        </w:rPr>
        <w:t>end</w:t>
      </w:r>
      <w:r>
        <w:rPr>
          <w:spacing w:val="43"/>
        </w:rPr>
        <w:t xml:space="preserve"> </w:t>
      </w:r>
      <w:r>
        <w:rPr>
          <w:spacing w:val="1"/>
        </w:rPr>
        <w:t>rests</w:t>
      </w:r>
      <w:r>
        <w:rPr>
          <w:spacing w:val="40"/>
        </w:rPr>
        <w:t xml:space="preserve"> </w:t>
      </w:r>
      <w:r>
        <w:rPr>
          <w:spacing w:val="1"/>
        </w:rPr>
        <w:t>on</w:t>
      </w:r>
      <w:r>
        <w:rPr>
          <w:spacing w:val="43"/>
        </w:rPr>
        <w:t xml:space="preserve"> </w:t>
      </w:r>
      <w:r>
        <w:rPr>
          <w:spacing w:val="1"/>
        </w:rPr>
        <w:t>pinned</w:t>
      </w:r>
      <w:r>
        <w:rPr>
          <w:spacing w:val="43"/>
        </w:rPr>
        <w:t xml:space="preserve"> </w:t>
      </w:r>
      <w:r>
        <w:rPr>
          <w:spacing w:val="2"/>
        </w:rPr>
        <w:t>bearings.</w:t>
      </w:r>
      <w:r>
        <w:rPr>
          <w:spacing w:val="42"/>
        </w:rPr>
        <w:t xml:space="preserve"> </w:t>
      </w:r>
      <w:r>
        <w:rPr>
          <w:spacing w:val="2"/>
        </w:rPr>
        <w:t>These</w:t>
      </w:r>
      <w:r>
        <w:rPr>
          <w:spacing w:val="43"/>
        </w:rPr>
        <w:t xml:space="preserve"> </w:t>
      </w:r>
      <w:r>
        <w:rPr>
          <w:spacing w:val="2"/>
        </w:rPr>
        <w:t>bearings</w:t>
      </w:r>
      <w:r>
        <w:rPr>
          <w:spacing w:val="40"/>
        </w:rPr>
        <w:t xml:space="preserve"> </w:t>
      </w:r>
      <w:r>
        <w:rPr>
          <w:spacing w:val="2"/>
        </w:rPr>
        <w:t>are</w:t>
      </w:r>
      <w:r>
        <w:rPr>
          <w:spacing w:val="42"/>
        </w:rPr>
        <w:t xml:space="preserve"> </w:t>
      </w:r>
      <w:r>
        <w:rPr>
          <w:spacing w:val="2"/>
        </w:rPr>
        <w:t>supported</w:t>
      </w:r>
      <w:r>
        <w:rPr>
          <w:spacing w:val="43"/>
        </w:rPr>
        <w:t xml:space="preserve"> </w:t>
      </w:r>
      <w:r>
        <w:rPr>
          <w:spacing w:val="1"/>
        </w:rPr>
        <w:t>by</w:t>
      </w:r>
      <w:r>
        <w:rPr>
          <w:spacing w:val="40"/>
        </w:rPr>
        <w:t xml:space="preserve"> </w:t>
      </w:r>
      <w:r>
        <w:rPr>
          <w:spacing w:val="2"/>
        </w:rPr>
        <w:t>reinforced</w:t>
      </w:r>
      <w:r>
        <w:rPr>
          <w:spacing w:val="43"/>
        </w:rPr>
        <w:t xml:space="preserve"> </w:t>
      </w:r>
      <w:r>
        <w:rPr>
          <w:spacing w:val="1"/>
        </w:rPr>
        <w:t>concrete</w:t>
      </w:r>
      <w:r>
        <w:rPr>
          <w:spacing w:val="43"/>
        </w:rPr>
        <w:t xml:space="preserve"> </w:t>
      </w:r>
      <w:r>
        <w:t>hammerhead</w:t>
      </w:r>
      <w:r>
        <w:rPr>
          <w:spacing w:val="73"/>
        </w:rPr>
        <w:t xml:space="preserve"> </w:t>
      </w:r>
      <w:proofErr w:type="gramStart"/>
      <w:r>
        <w:rPr>
          <w:spacing w:val="1"/>
        </w:rPr>
        <w:t>piers</w:t>
      </w:r>
      <w:proofErr w:type="gramEnd"/>
      <w:r>
        <w:rPr>
          <w:spacing w:val="1"/>
        </w:rPr>
        <w:t>.</w:t>
      </w:r>
    </w:p>
    <w:p w:rsidR="00754035" w:rsidRDefault="00754035">
      <w:pPr>
        <w:spacing w:line="298" w:lineRule="auto"/>
        <w:jc w:val="both"/>
        <w:rPr>
          <w:rFonts w:ascii="Arial" w:eastAsia="Arial" w:hAnsi="Arial" w:cs="Arial"/>
        </w:rPr>
        <w:sectPr w:rsidR="00754035">
          <w:headerReference w:type="default" r:id="rId8"/>
          <w:type w:val="continuous"/>
          <w:pgSz w:w="12240" w:h="15840"/>
          <w:pgMar w:top="2060" w:right="660" w:bottom="280" w:left="680" w:header="1222" w:footer="720" w:gutter="0"/>
          <w:cols w:space="720"/>
        </w:sectPr>
      </w:pPr>
    </w:p>
    <w:p w:rsidR="00754035" w:rsidRDefault="00754035">
      <w:pPr>
        <w:spacing w:before="11"/>
        <w:rPr>
          <w:rFonts w:ascii="Arial" w:eastAsia="Arial" w:hAnsi="Arial" w:cs="Arial"/>
          <w:sz w:val="6"/>
          <w:szCs w:val="6"/>
        </w:rPr>
      </w:pPr>
    </w:p>
    <w:p w:rsidR="00754035" w:rsidRDefault="00CA28DF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57473" cy="3293078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7473" cy="329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35" w:rsidRDefault="00CA28DF">
      <w:pPr>
        <w:pStyle w:val="BodyText"/>
        <w:spacing w:before="32" w:line="298" w:lineRule="auto"/>
        <w:ind w:left="105" w:right="103"/>
        <w:jc w:val="both"/>
        <w:rPr>
          <w:rFonts w:cs="Arial"/>
        </w:rPr>
      </w:pPr>
      <w:r>
        <w:rPr>
          <w:rFonts w:cs="Arial"/>
          <w:spacing w:val="1"/>
        </w:rPr>
        <w:t>Several</w:t>
      </w:r>
      <w:r>
        <w:rPr>
          <w:rFonts w:cs="Arial"/>
          <w:spacing w:val="7"/>
        </w:rPr>
        <w:t xml:space="preserve"> </w:t>
      </w:r>
      <w:r>
        <w:rPr>
          <w:rFonts w:cs="Arial"/>
          <w:spacing w:val="2"/>
        </w:rPr>
        <w:t>bearings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-3"/>
        </w:rPr>
        <w:t>were</w:t>
      </w:r>
      <w:r>
        <w:rPr>
          <w:rFonts w:cs="Arial"/>
          <w:spacing w:val="12"/>
        </w:rPr>
        <w:t xml:space="preserve"> </w:t>
      </w:r>
      <w:r>
        <w:rPr>
          <w:rFonts w:cs="Arial"/>
        </w:rPr>
        <w:t>heavily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2"/>
        </w:rPr>
        <w:t>corroded.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-8"/>
        </w:rPr>
        <w:t>I</w:t>
      </w:r>
      <w:r>
        <w:rPr>
          <w:rFonts w:cs="Arial"/>
          <w:spacing w:val="-7"/>
        </w:rPr>
        <w:t>n</w:t>
      </w:r>
      <w:r>
        <w:rPr>
          <w:rFonts w:cs="Arial"/>
          <w:spacing w:val="13"/>
        </w:rPr>
        <w:t xml:space="preserve"> </w:t>
      </w:r>
      <w:r>
        <w:rPr>
          <w:rFonts w:cs="Arial"/>
          <w:spacing w:val="1"/>
        </w:rPr>
        <w:t>these</w:t>
      </w:r>
      <w:r>
        <w:rPr>
          <w:rFonts w:cs="Arial"/>
          <w:spacing w:val="12"/>
        </w:rPr>
        <w:t xml:space="preserve"> </w:t>
      </w:r>
      <w:r>
        <w:rPr>
          <w:rFonts w:cs="Arial"/>
          <w:spacing w:val="2"/>
        </w:rPr>
        <w:t>areas,</w:t>
      </w:r>
      <w:r>
        <w:rPr>
          <w:rFonts w:cs="Arial"/>
          <w:spacing w:val="11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12"/>
        </w:rPr>
        <w:t xml:space="preserve"> </w:t>
      </w:r>
      <w:proofErr w:type="gramStart"/>
      <w:r>
        <w:rPr>
          <w:rFonts w:cs="Arial"/>
          <w:spacing w:val="1"/>
        </w:rPr>
        <w:t>bottom</w:t>
      </w:r>
      <w:r>
        <w:rPr>
          <w:rFonts w:cs="Arial"/>
        </w:rPr>
        <w:t xml:space="preserve">  </w:t>
      </w:r>
      <w:r>
        <w:rPr>
          <w:rFonts w:cs="Arial"/>
          <w:spacing w:val="1"/>
        </w:rPr>
        <w:t>flanges</w:t>
      </w:r>
      <w:proofErr w:type="gramEnd"/>
      <w:r>
        <w:rPr>
          <w:rFonts w:cs="Arial"/>
          <w:spacing w:val="9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11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12"/>
        </w:rPr>
        <w:t xml:space="preserve"> </w:t>
      </w:r>
      <w:r>
        <w:rPr>
          <w:rFonts w:cs="Arial"/>
          <w:spacing w:val="2"/>
        </w:rPr>
        <w:t>girders</w:t>
      </w:r>
      <w:r>
        <w:rPr>
          <w:rFonts w:cs="Arial"/>
          <w:spacing w:val="10"/>
        </w:rPr>
        <w:t xml:space="preserve"> </w:t>
      </w:r>
      <w:r>
        <w:rPr>
          <w:rFonts w:cs="Arial"/>
        </w:rPr>
        <w:t>also</w:t>
      </w:r>
      <w:r>
        <w:rPr>
          <w:rFonts w:cs="Arial"/>
          <w:spacing w:val="13"/>
        </w:rPr>
        <w:t xml:space="preserve"> </w:t>
      </w:r>
      <w:r>
        <w:rPr>
          <w:rFonts w:cs="Arial"/>
          <w:spacing w:val="-2"/>
        </w:rPr>
        <w:t>showed</w:t>
      </w:r>
      <w:r>
        <w:rPr>
          <w:rFonts w:cs="Arial"/>
          <w:spacing w:val="84"/>
        </w:rPr>
        <w:t xml:space="preserve"> </w:t>
      </w:r>
      <w:r>
        <w:rPr>
          <w:rFonts w:cs="Arial"/>
          <w:spacing w:val="1"/>
        </w:rPr>
        <w:t>considerable</w:t>
      </w:r>
      <w:r>
        <w:rPr>
          <w:rFonts w:cs="Arial"/>
          <w:spacing w:val="42"/>
        </w:rPr>
        <w:t xml:space="preserve"> </w:t>
      </w:r>
      <w:r>
        <w:rPr>
          <w:rFonts w:cs="Arial"/>
          <w:spacing w:val="2"/>
        </w:rPr>
        <w:t>corrosion,</w:t>
      </w:r>
      <w:r>
        <w:rPr>
          <w:rFonts w:cs="Arial"/>
          <w:spacing w:val="41"/>
        </w:rPr>
        <w:t xml:space="preserve"> </w:t>
      </w:r>
      <w:r>
        <w:rPr>
          <w:rFonts w:cs="Arial"/>
          <w:spacing w:val="1"/>
        </w:rPr>
        <w:t>as</w:t>
      </w:r>
      <w:r>
        <w:rPr>
          <w:rFonts w:cs="Arial"/>
          <w:spacing w:val="40"/>
        </w:rPr>
        <w:t xml:space="preserve"> </w:t>
      </w:r>
      <w:r>
        <w:rPr>
          <w:rFonts w:cs="Arial"/>
          <w:spacing w:val="2"/>
        </w:rPr>
        <w:t>already</w:t>
      </w:r>
      <w:r>
        <w:rPr>
          <w:rFonts w:cs="Arial"/>
          <w:spacing w:val="40"/>
        </w:rPr>
        <w:t xml:space="preserve"> </w:t>
      </w:r>
      <w:r>
        <w:rPr>
          <w:rFonts w:cs="Arial"/>
          <w:spacing w:val="1"/>
        </w:rPr>
        <w:t>indicated</w:t>
      </w:r>
      <w:r>
        <w:rPr>
          <w:rFonts w:cs="Arial"/>
          <w:spacing w:val="43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  <w:spacing w:val="42"/>
        </w:rPr>
        <w:t xml:space="preserve"> </w:t>
      </w:r>
      <w:r>
        <w:rPr>
          <w:rFonts w:cs="Arial"/>
          <w:spacing w:val="1"/>
        </w:rPr>
        <w:t>past</w:t>
      </w:r>
      <w:r>
        <w:rPr>
          <w:rFonts w:cs="Arial"/>
          <w:spacing w:val="41"/>
        </w:rPr>
        <w:t xml:space="preserve"> </w:t>
      </w:r>
      <w:r>
        <w:rPr>
          <w:rFonts w:cs="Arial"/>
        </w:rPr>
        <w:t>inspection</w:t>
      </w:r>
      <w:r>
        <w:rPr>
          <w:rFonts w:cs="Arial"/>
          <w:spacing w:val="43"/>
        </w:rPr>
        <w:t xml:space="preserve"> </w:t>
      </w:r>
      <w:r>
        <w:rPr>
          <w:rFonts w:cs="Arial"/>
          <w:spacing w:val="2"/>
        </w:rPr>
        <w:t>reports.</w:t>
      </w:r>
      <w:r>
        <w:rPr>
          <w:rFonts w:cs="Arial"/>
          <w:spacing w:val="41"/>
        </w:rPr>
        <w:t xml:space="preserve"> </w:t>
      </w:r>
      <w:r>
        <w:rPr>
          <w:rFonts w:cs="Arial"/>
          <w:spacing w:val="1"/>
        </w:rPr>
        <w:t>This</w:t>
      </w:r>
      <w:r>
        <w:rPr>
          <w:rFonts w:cs="Arial"/>
          <w:spacing w:val="40"/>
        </w:rPr>
        <w:t xml:space="preserve"> </w:t>
      </w:r>
      <w:r>
        <w:rPr>
          <w:rFonts w:cs="Arial"/>
          <w:spacing w:val="1"/>
        </w:rPr>
        <w:t>corrosion</w:t>
      </w:r>
      <w:r>
        <w:rPr>
          <w:rFonts w:cs="Arial"/>
          <w:spacing w:val="42"/>
        </w:rPr>
        <w:t xml:space="preserve"> </w:t>
      </w:r>
      <w:r>
        <w:rPr>
          <w:rFonts w:cs="Arial"/>
          <w:spacing w:val="-5"/>
        </w:rPr>
        <w:t>was</w:t>
      </w:r>
      <w:r>
        <w:rPr>
          <w:rFonts w:cs="Arial"/>
          <w:spacing w:val="40"/>
        </w:rPr>
        <w:t xml:space="preserve"> </w:t>
      </w:r>
      <w:r>
        <w:rPr>
          <w:rFonts w:cs="Arial"/>
          <w:spacing w:val="-1"/>
        </w:rPr>
        <w:t>likely</w:t>
      </w:r>
      <w:r>
        <w:rPr>
          <w:rFonts w:cs="Arial"/>
          <w:spacing w:val="40"/>
        </w:rPr>
        <w:t xml:space="preserve"> </w:t>
      </w:r>
      <w:r>
        <w:rPr>
          <w:rFonts w:cs="Arial"/>
          <w:spacing w:val="2"/>
        </w:rPr>
        <w:t>due</w:t>
      </w:r>
      <w:r>
        <w:rPr>
          <w:rFonts w:cs="Arial"/>
          <w:spacing w:val="43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43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82"/>
        </w:rPr>
        <w:t xml:space="preserve"> </w:t>
      </w:r>
      <w:r>
        <w:rPr>
          <w:rFonts w:cs="Arial"/>
          <w:spacing w:val="1"/>
        </w:rPr>
        <w:t>failure</w:t>
      </w:r>
      <w:r>
        <w:rPr>
          <w:rFonts w:cs="Arial"/>
          <w:spacing w:val="14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14"/>
        </w:rPr>
        <w:t xml:space="preserve"> </w:t>
      </w:r>
      <w:r>
        <w:rPr>
          <w:rFonts w:cs="Arial"/>
          <w:spacing w:val="1"/>
        </w:rPr>
        <w:t>deck</w:t>
      </w:r>
      <w:r>
        <w:rPr>
          <w:rFonts w:cs="Arial"/>
          <w:spacing w:val="11"/>
        </w:rPr>
        <w:t xml:space="preserve"> </w:t>
      </w:r>
      <w:r>
        <w:rPr>
          <w:rFonts w:cs="Arial"/>
        </w:rPr>
        <w:t>seals</w:t>
      </w:r>
      <w:r>
        <w:rPr>
          <w:rFonts w:cs="Arial"/>
          <w:spacing w:val="12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  <w:spacing w:val="14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15"/>
        </w:rPr>
        <w:t xml:space="preserve"> </w:t>
      </w:r>
      <w:r>
        <w:rPr>
          <w:rFonts w:cs="Arial"/>
          <w:spacing w:val="-1"/>
        </w:rPr>
        <w:t>expansion</w:t>
      </w:r>
      <w:r>
        <w:rPr>
          <w:rFonts w:cs="Arial"/>
          <w:spacing w:val="14"/>
        </w:rPr>
        <w:t xml:space="preserve"> </w:t>
      </w:r>
      <w:r>
        <w:rPr>
          <w:rFonts w:cs="Arial"/>
        </w:rPr>
        <w:t>joints.</w:t>
      </w:r>
      <w:r>
        <w:rPr>
          <w:rFonts w:cs="Arial"/>
          <w:spacing w:val="14"/>
        </w:rPr>
        <w:t xml:space="preserve"> </w:t>
      </w:r>
      <w:r>
        <w:rPr>
          <w:rFonts w:cs="Arial"/>
          <w:spacing w:val="2"/>
        </w:rPr>
        <w:t>Furthermore,</w:t>
      </w:r>
      <w:r>
        <w:rPr>
          <w:rFonts w:cs="Arial"/>
          <w:spacing w:val="13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15"/>
        </w:rPr>
        <w:t xml:space="preserve"> </w:t>
      </w:r>
      <w:r>
        <w:rPr>
          <w:rFonts w:cs="Arial"/>
          <w:spacing w:val="2"/>
        </w:rPr>
        <w:t>bearing</w:t>
      </w:r>
      <w:r>
        <w:rPr>
          <w:rFonts w:cs="Arial"/>
          <w:spacing w:val="15"/>
        </w:rPr>
        <w:t xml:space="preserve"> </w:t>
      </w:r>
      <w:r>
        <w:rPr>
          <w:rFonts w:cs="Arial"/>
          <w:spacing w:val="1"/>
        </w:rPr>
        <w:t>on</w:t>
      </w:r>
      <w:r>
        <w:rPr>
          <w:rFonts w:cs="Arial"/>
          <w:spacing w:val="14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15"/>
        </w:rPr>
        <w:t xml:space="preserve"> </w:t>
      </w:r>
      <w:r>
        <w:rPr>
          <w:rFonts w:cs="Arial"/>
          <w:spacing w:val="2"/>
        </w:rPr>
        <w:t>northern</w:t>
      </w:r>
      <w:r>
        <w:rPr>
          <w:rFonts w:cs="Arial"/>
          <w:spacing w:val="14"/>
        </w:rPr>
        <w:t xml:space="preserve"> </w:t>
      </w:r>
      <w:r>
        <w:rPr>
          <w:rFonts w:cs="Arial"/>
          <w:spacing w:val="-1"/>
        </w:rPr>
        <w:t>exterior</w:t>
      </w:r>
      <w:r>
        <w:rPr>
          <w:rFonts w:cs="Arial"/>
          <w:spacing w:val="17"/>
        </w:rPr>
        <w:t xml:space="preserve"> </w:t>
      </w:r>
      <w:r>
        <w:rPr>
          <w:rFonts w:cs="Arial"/>
          <w:spacing w:val="1"/>
        </w:rPr>
        <w:t>span</w:t>
      </w:r>
      <w:r>
        <w:rPr>
          <w:rFonts w:cs="Arial"/>
          <w:spacing w:val="14"/>
        </w:rPr>
        <w:t xml:space="preserve"> </w:t>
      </w:r>
      <w:r>
        <w:rPr>
          <w:rFonts w:cs="Arial"/>
          <w:spacing w:val="1"/>
        </w:rPr>
        <w:t>over</w:t>
      </w:r>
      <w:r>
        <w:rPr>
          <w:rFonts w:cs="Arial"/>
          <w:spacing w:val="17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14"/>
        </w:rPr>
        <w:t xml:space="preserve"> </w:t>
      </w:r>
      <w:r>
        <w:rPr>
          <w:rFonts w:cs="Arial"/>
          <w:spacing w:val="1"/>
        </w:rPr>
        <w:t>pier</w:t>
      </w:r>
      <w:r>
        <w:rPr>
          <w:rFonts w:cs="Arial"/>
          <w:spacing w:val="86"/>
        </w:rPr>
        <w:t xml:space="preserve"> </w:t>
      </w:r>
      <w:r>
        <w:rPr>
          <w:rFonts w:cs="Arial"/>
          <w:spacing w:val="-5"/>
        </w:rPr>
        <w:t>was</w:t>
      </w:r>
      <w:r>
        <w:rPr>
          <w:rFonts w:cs="Arial"/>
          <w:spacing w:val="31"/>
        </w:rPr>
        <w:t xml:space="preserve"> </w:t>
      </w:r>
      <w:r>
        <w:rPr>
          <w:rFonts w:cs="Arial"/>
          <w:spacing w:val="2"/>
        </w:rPr>
        <w:t>observed</w:t>
      </w:r>
      <w:r>
        <w:rPr>
          <w:rFonts w:cs="Arial"/>
          <w:spacing w:val="35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34"/>
        </w:rPr>
        <w:t xml:space="preserve"> </w:t>
      </w:r>
      <w:r>
        <w:rPr>
          <w:rFonts w:cs="Arial"/>
          <w:spacing w:val="1"/>
        </w:rPr>
        <w:t>have</w:t>
      </w:r>
      <w:r>
        <w:rPr>
          <w:rFonts w:cs="Arial"/>
          <w:spacing w:val="35"/>
        </w:rPr>
        <w:t xml:space="preserve"> </w:t>
      </w:r>
      <w:r>
        <w:rPr>
          <w:rFonts w:cs="Arial"/>
        </w:rPr>
        <w:t>lost</w:t>
      </w:r>
      <w:r>
        <w:rPr>
          <w:rFonts w:cs="Arial"/>
          <w:spacing w:val="32"/>
        </w:rPr>
        <w:t xml:space="preserve"> </w:t>
      </w:r>
      <w:r>
        <w:rPr>
          <w:rFonts w:cs="Arial"/>
          <w:spacing w:val="1"/>
        </w:rPr>
        <w:t>connection</w:t>
      </w:r>
      <w:r>
        <w:rPr>
          <w:rFonts w:cs="Arial"/>
          <w:spacing w:val="35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34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35"/>
        </w:rPr>
        <w:t xml:space="preserve"> </w:t>
      </w:r>
      <w:r>
        <w:rPr>
          <w:rFonts w:cs="Arial"/>
          <w:spacing w:val="2"/>
        </w:rPr>
        <w:t>superstructure.</w:t>
      </w:r>
      <w:r>
        <w:rPr>
          <w:rFonts w:cs="Arial"/>
          <w:spacing w:val="32"/>
        </w:rPr>
        <w:t xml:space="preserve"> </w:t>
      </w:r>
      <w:r>
        <w:rPr>
          <w:rFonts w:cs="Arial"/>
          <w:spacing w:val="-1"/>
        </w:rPr>
        <w:t>While</w:t>
      </w:r>
      <w:r>
        <w:rPr>
          <w:rFonts w:cs="Arial"/>
          <w:spacing w:val="35"/>
        </w:rPr>
        <w:t xml:space="preserve"> </w:t>
      </w:r>
      <w:r>
        <w:rPr>
          <w:rFonts w:cs="Arial"/>
        </w:rPr>
        <w:t>this</w:t>
      </w:r>
      <w:r>
        <w:rPr>
          <w:rFonts w:cs="Arial"/>
          <w:spacing w:val="31"/>
        </w:rPr>
        <w:t xml:space="preserve"> </w:t>
      </w:r>
      <w:r>
        <w:rPr>
          <w:rFonts w:cs="Arial"/>
          <w:spacing w:val="1"/>
        </w:rPr>
        <w:t>“floating”</w:t>
      </w:r>
      <w:r>
        <w:rPr>
          <w:rFonts w:cs="Arial"/>
          <w:spacing w:val="37"/>
        </w:rPr>
        <w:t xml:space="preserve"> </w:t>
      </w:r>
      <w:r>
        <w:rPr>
          <w:rFonts w:cs="Arial"/>
          <w:spacing w:val="2"/>
        </w:rPr>
        <w:t>bearing</w:t>
      </w:r>
      <w:r>
        <w:rPr>
          <w:rFonts w:cs="Arial"/>
          <w:spacing w:val="35"/>
        </w:rPr>
        <w:t xml:space="preserve"> </w:t>
      </w:r>
      <w:r>
        <w:rPr>
          <w:rFonts w:cs="Arial"/>
          <w:spacing w:val="-5"/>
        </w:rPr>
        <w:t>was</w:t>
      </w:r>
      <w:r>
        <w:rPr>
          <w:rFonts w:cs="Arial"/>
          <w:spacing w:val="31"/>
        </w:rPr>
        <w:t xml:space="preserve"> </w:t>
      </w:r>
      <w:r>
        <w:rPr>
          <w:rFonts w:cs="Arial"/>
          <w:spacing w:val="2"/>
        </w:rPr>
        <w:t>not</w:t>
      </w:r>
      <w:r>
        <w:rPr>
          <w:rFonts w:cs="Arial"/>
          <w:spacing w:val="33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34"/>
        </w:rPr>
        <w:t xml:space="preserve"> </w:t>
      </w:r>
      <w:r>
        <w:rPr>
          <w:rFonts w:cs="Arial"/>
          <w:spacing w:val="2"/>
        </w:rPr>
        <w:t>threat</w:t>
      </w:r>
      <w:r>
        <w:rPr>
          <w:rFonts w:cs="Arial"/>
          <w:spacing w:val="33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60"/>
        </w:rPr>
        <w:t xml:space="preserve"> </w:t>
      </w:r>
      <w:r>
        <w:rPr>
          <w:rFonts w:cs="Arial"/>
          <w:spacing w:val="2"/>
        </w:rPr>
        <w:t>bridge</w:t>
      </w:r>
      <w:r>
        <w:rPr>
          <w:rFonts w:cs="Arial"/>
          <w:spacing w:val="52"/>
        </w:rPr>
        <w:t xml:space="preserve"> </w:t>
      </w:r>
      <w:r>
        <w:rPr>
          <w:rFonts w:cs="Arial"/>
          <w:spacing w:val="-2"/>
        </w:rPr>
        <w:t>stability,</w:t>
      </w:r>
      <w:r>
        <w:rPr>
          <w:rFonts w:cs="Arial"/>
          <w:spacing w:val="51"/>
        </w:rPr>
        <w:t xml:space="preserve"> </w:t>
      </w:r>
      <w:r>
        <w:rPr>
          <w:rFonts w:cs="Arial"/>
          <w:spacing w:val="-1"/>
        </w:rPr>
        <w:t>it</w:t>
      </w:r>
      <w:r>
        <w:rPr>
          <w:rFonts w:cs="Arial"/>
          <w:spacing w:val="50"/>
        </w:rPr>
        <w:t xml:space="preserve"> </w:t>
      </w:r>
      <w:r>
        <w:rPr>
          <w:rFonts w:cs="Arial"/>
          <w:spacing w:val="-5"/>
        </w:rPr>
        <w:t>was</w:t>
      </w:r>
      <w:r>
        <w:rPr>
          <w:rFonts w:cs="Arial"/>
          <w:spacing w:val="50"/>
        </w:rPr>
        <w:t xml:space="preserve"> </w:t>
      </w:r>
      <w:r>
        <w:rPr>
          <w:rFonts w:cs="Arial"/>
        </w:rPr>
        <w:t>indicative</w:t>
      </w:r>
      <w:r>
        <w:rPr>
          <w:rFonts w:cs="Arial"/>
          <w:spacing w:val="52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51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52"/>
        </w:rPr>
        <w:t xml:space="preserve"> </w:t>
      </w:r>
      <w:r>
        <w:rPr>
          <w:rFonts w:cs="Arial"/>
        </w:rPr>
        <w:t>significant</w:t>
      </w:r>
      <w:r>
        <w:rPr>
          <w:rFonts w:cs="Arial"/>
          <w:spacing w:val="51"/>
        </w:rPr>
        <w:t xml:space="preserve"> </w:t>
      </w:r>
      <w:r>
        <w:rPr>
          <w:rFonts w:cs="Arial"/>
          <w:spacing w:val="1"/>
        </w:rPr>
        <w:t>corrosion</w:t>
      </w:r>
      <w:r>
        <w:rPr>
          <w:rFonts w:cs="Arial"/>
          <w:spacing w:val="52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51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53"/>
        </w:rPr>
        <w:t xml:space="preserve"> </w:t>
      </w:r>
      <w:r>
        <w:rPr>
          <w:rFonts w:cs="Arial"/>
          <w:spacing w:val="2"/>
        </w:rPr>
        <w:t>bearing</w:t>
      </w:r>
      <w:r>
        <w:rPr>
          <w:rFonts w:cs="Arial"/>
          <w:spacing w:val="52"/>
        </w:rPr>
        <w:t xml:space="preserve"> </w:t>
      </w:r>
      <w:r>
        <w:rPr>
          <w:rFonts w:cs="Arial"/>
          <w:spacing w:val="-1"/>
        </w:rPr>
        <w:t>system.</w:t>
      </w:r>
      <w:r>
        <w:rPr>
          <w:rFonts w:cs="Arial"/>
          <w:spacing w:val="51"/>
        </w:rPr>
        <w:t xml:space="preserve"> </w:t>
      </w:r>
      <w:r>
        <w:rPr>
          <w:rFonts w:cs="Arial"/>
          <w:spacing w:val="3"/>
        </w:rPr>
        <w:t>The</w:t>
      </w:r>
      <w:r>
        <w:rPr>
          <w:rFonts w:cs="Arial"/>
          <w:spacing w:val="52"/>
        </w:rPr>
        <w:t xml:space="preserve"> </w:t>
      </w:r>
      <w:r>
        <w:rPr>
          <w:rFonts w:cs="Arial"/>
        </w:rPr>
        <w:t>hammerhead</w:t>
      </w:r>
      <w:r>
        <w:rPr>
          <w:rFonts w:cs="Arial"/>
          <w:spacing w:val="53"/>
        </w:rPr>
        <w:t xml:space="preserve"> </w:t>
      </w:r>
      <w:r>
        <w:rPr>
          <w:rFonts w:cs="Arial"/>
          <w:spacing w:val="1"/>
        </w:rPr>
        <w:t>piers</w:t>
      </w:r>
      <w:r>
        <w:rPr>
          <w:rFonts w:cs="Arial"/>
          <w:spacing w:val="80"/>
        </w:rPr>
        <w:t xml:space="preserve"> </w:t>
      </w:r>
      <w:r>
        <w:rPr>
          <w:rFonts w:cs="Arial"/>
          <w:spacing w:val="-1"/>
        </w:rPr>
        <w:t>exhibited</w:t>
      </w:r>
      <w:r>
        <w:rPr>
          <w:rFonts w:cs="Arial"/>
          <w:spacing w:val="3"/>
        </w:rPr>
        <w:t xml:space="preserve"> </w:t>
      </w:r>
      <w:r>
        <w:rPr>
          <w:rFonts w:cs="Arial"/>
        </w:rPr>
        <w:t>signs</w:t>
      </w:r>
      <w:r>
        <w:rPr>
          <w:rFonts w:cs="Arial"/>
          <w:spacing w:val="1"/>
        </w:rPr>
        <w:t xml:space="preserve"> of</w:t>
      </w:r>
      <w:r>
        <w:rPr>
          <w:rFonts w:cs="Arial"/>
          <w:spacing w:val="2"/>
        </w:rPr>
        <w:t xml:space="preserve"> </w:t>
      </w:r>
      <w:r>
        <w:rPr>
          <w:rFonts w:cs="Arial"/>
          <w:spacing w:val="1"/>
        </w:rPr>
        <w:t>efflorescence</w:t>
      </w:r>
      <w:r>
        <w:rPr>
          <w:rFonts w:cs="Arial"/>
          <w:spacing w:val="4"/>
        </w:rPr>
        <w:t xml:space="preserve"> </w:t>
      </w:r>
      <w:r>
        <w:rPr>
          <w:rFonts w:cs="Arial"/>
          <w:spacing w:val="2"/>
        </w:rPr>
        <w:t>and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2"/>
        </w:rPr>
        <w:t>some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cracking</w:t>
      </w:r>
      <w:r>
        <w:rPr>
          <w:rFonts w:cs="Arial"/>
          <w:spacing w:val="4"/>
        </w:rPr>
        <w:t xml:space="preserve"> </w:t>
      </w:r>
      <w:r>
        <w:rPr>
          <w:rFonts w:cs="Arial"/>
          <w:spacing w:val="2"/>
        </w:rPr>
        <w:t>and</w:t>
      </w:r>
      <w:r>
        <w:rPr>
          <w:rFonts w:cs="Arial"/>
          <w:spacing w:val="4"/>
        </w:rPr>
        <w:t xml:space="preserve"> </w:t>
      </w:r>
      <w:r>
        <w:rPr>
          <w:rFonts w:cs="Arial"/>
        </w:rPr>
        <w:t>spalling</w:t>
      </w:r>
      <w:r>
        <w:rPr>
          <w:rFonts w:cs="Arial"/>
          <w:spacing w:val="3"/>
        </w:rPr>
        <w:t xml:space="preserve"> </w:t>
      </w:r>
      <w:r>
        <w:rPr>
          <w:rFonts w:cs="Arial"/>
          <w:spacing w:val="2"/>
        </w:rPr>
        <w:t>beneath</w:t>
      </w:r>
      <w:r>
        <w:rPr>
          <w:rFonts w:cs="Arial"/>
          <w:spacing w:val="4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3"/>
        </w:rPr>
        <w:t xml:space="preserve"> </w:t>
      </w:r>
      <w:r>
        <w:rPr>
          <w:rFonts w:cs="Arial"/>
          <w:spacing w:val="2"/>
        </w:rPr>
        <w:t>bearings.</w:t>
      </w:r>
      <w:r>
        <w:rPr>
          <w:rFonts w:cs="Arial"/>
          <w:spacing w:val="3"/>
        </w:rPr>
        <w:t xml:space="preserve"> There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3"/>
        </w:rPr>
        <w:t>were</w:t>
      </w:r>
      <w:r>
        <w:rPr>
          <w:rFonts w:cs="Arial"/>
          <w:spacing w:val="3"/>
        </w:rPr>
        <w:t xml:space="preserve"> </w:t>
      </w:r>
      <w:r>
        <w:rPr>
          <w:rFonts w:cs="Arial"/>
        </w:rPr>
        <w:t>also</w:t>
      </w:r>
      <w:r>
        <w:rPr>
          <w:rFonts w:cs="Arial"/>
          <w:spacing w:val="4"/>
        </w:rPr>
        <w:t xml:space="preserve"> </w:t>
      </w:r>
      <w:r>
        <w:rPr>
          <w:rFonts w:cs="Arial"/>
          <w:spacing w:val="2"/>
        </w:rPr>
        <w:t>areas</w:t>
      </w:r>
      <w:r>
        <w:rPr>
          <w:rFonts w:cs="Arial"/>
          <w:spacing w:val="1"/>
        </w:rPr>
        <w:t xml:space="preserve"> on</w:t>
      </w:r>
      <w:r>
        <w:rPr>
          <w:rFonts w:cs="Arial"/>
          <w:spacing w:val="68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3"/>
        </w:rPr>
        <w:t xml:space="preserve"> </w:t>
      </w:r>
      <w:r>
        <w:rPr>
          <w:rFonts w:cs="Arial"/>
          <w:spacing w:val="2"/>
        </w:rPr>
        <w:t>ends</w:t>
      </w:r>
      <w:r>
        <w:rPr>
          <w:rFonts w:cs="Arial"/>
          <w:spacing w:val="1"/>
        </w:rPr>
        <w:t xml:space="preserve"> of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3"/>
        </w:rPr>
        <w:t xml:space="preserve"> </w:t>
      </w:r>
      <w:r>
        <w:rPr>
          <w:rFonts w:cs="Arial"/>
        </w:rPr>
        <w:t>hammerhead</w:t>
      </w:r>
      <w:r>
        <w:rPr>
          <w:rFonts w:cs="Arial"/>
          <w:spacing w:val="4"/>
        </w:rPr>
        <w:t xml:space="preserve"> </w:t>
      </w:r>
      <w:r>
        <w:rPr>
          <w:rFonts w:cs="Arial"/>
          <w:spacing w:val="1"/>
        </w:rPr>
        <w:t>that</w:t>
      </w:r>
      <w:r>
        <w:rPr>
          <w:rFonts w:cs="Arial"/>
          <w:spacing w:val="2"/>
        </w:rPr>
        <w:t xml:space="preserve"> </w:t>
      </w:r>
      <w:r>
        <w:rPr>
          <w:rFonts w:cs="Arial"/>
          <w:spacing w:val="1"/>
        </w:rPr>
        <w:t>have</w:t>
      </w:r>
      <w:r>
        <w:rPr>
          <w:rFonts w:cs="Arial"/>
          <w:spacing w:val="4"/>
        </w:rPr>
        <w:t xml:space="preserve"> </w:t>
      </w:r>
      <w:r>
        <w:rPr>
          <w:rFonts w:cs="Arial"/>
          <w:spacing w:val="2"/>
        </w:rPr>
        <w:t>had</w:t>
      </w:r>
      <w:r>
        <w:rPr>
          <w:rFonts w:cs="Arial"/>
          <w:spacing w:val="4"/>
        </w:rPr>
        <w:t xml:space="preserve"> </w:t>
      </w:r>
      <w:r>
        <w:rPr>
          <w:rFonts w:cs="Arial"/>
          <w:spacing w:val="2"/>
        </w:rPr>
        <w:t>repairs</w:t>
      </w:r>
      <w:r>
        <w:rPr>
          <w:rFonts w:cs="Arial"/>
        </w:rPr>
        <w:t xml:space="preserve"> </w:t>
      </w:r>
      <w:r>
        <w:rPr>
          <w:rFonts w:cs="Arial"/>
          <w:spacing w:val="1"/>
        </w:rPr>
        <w:t>performed</w:t>
      </w:r>
      <w:r>
        <w:rPr>
          <w:rFonts w:cs="Arial"/>
          <w:spacing w:val="4"/>
        </w:rPr>
        <w:t xml:space="preserve"> </w:t>
      </w:r>
      <w:r>
        <w:rPr>
          <w:rFonts w:cs="Arial"/>
          <w:spacing w:val="1"/>
        </w:rPr>
        <w:t>as evidenced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 xml:space="preserve">by </w:t>
      </w:r>
      <w:r>
        <w:rPr>
          <w:rFonts w:cs="Arial"/>
          <w:spacing w:val="2"/>
        </w:rPr>
        <w:t>new</w:t>
      </w:r>
      <w:ins w:id="4" w:author="John Braley" w:date="2018-09-28T15:46:00Z">
        <w:r w:rsidR="001C4194">
          <w:rPr>
            <w:rFonts w:cs="Arial"/>
            <w:spacing w:val="2"/>
          </w:rPr>
          <w:t>er</w:t>
        </w:r>
      </w:ins>
      <w:r>
        <w:rPr>
          <w:rFonts w:cs="Arial"/>
          <w:spacing w:val="-16"/>
        </w:rPr>
        <w:t xml:space="preserve"> </w:t>
      </w:r>
      <w:r>
        <w:rPr>
          <w:rFonts w:cs="Arial"/>
          <w:spacing w:val="2"/>
        </w:rPr>
        <w:t>concrete.</w:t>
      </w:r>
    </w:p>
    <w:p w:rsidR="00754035" w:rsidRDefault="00CA28DF">
      <w:pPr>
        <w:pStyle w:val="BodyText"/>
        <w:spacing w:before="151" w:line="298" w:lineRule="auto"/>
        <w:ind w:left="105" w:right="104"/>
        <w:jc w:val="both"/>
        <w:rPr>
          <w:rFonts w:cs="Arial"/>
        </w:rPr>
      </w:pPr>
      <w:r>
        <w:rPr>
          <w:rFonts w:cs="Arial"/>
          <w:spacing w:val="3"/>
        </w:rPr>
        <w:t>The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1"/>
        </w:rPr>
        <w:t>deck</w:t>
      </w:r>
      <w:r>
        <w:rPr>
          <w:rFonts w:cs="Arial"/>
          <w:spacing w:val="20"/>
        </w:rPr>
        <w:t xml:space="preserve"> </w:t>
      </w:r>
      <w:r>
        <w:rPr>
          <w:rFonts w:cs="Arial"/>
          <w:spacing w:val="-2"/>
        </w:rPr>
        <w:t>showed</w:t>
      </w:r>
      <w:r>
        <w:rPr>
          <w:rFonts w:cs="Arial"/>
          <w:spacing w:val="23"/>
        </w:rPr>
        <w:t xml:space="preserve"> </w:t>
      </w:r>
      <w:r>
        <w:rPr>
          <w:rFonts w:cs="Arial"/>
        </w:rPr>
        <w:t>signs</w:t>
      </w:r>
      <w:r>
        <w:rPr>
          <w:rFonts w:cs="Arial"/>
          <w:spacing w:val="19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1"/>
        </w:rPr>
        <w:t>shear</w:t>
      </w:r>
      <w:r>
        <w:rPr>
          <w:rFonts w:cs="Arial"/>
          <w:spacing w:val="25"/>
        </w:rPr>
        <w:t xml:space="preserve"> </w:t>
      </w:r>
      <w:r>
        <w:rPr>
          <w:rFonts w:cs="Arial"/>
          <w:spacing w:val="1"/>
        </w:rPr>
        <w:t>failure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-2"/>
        </w:rPr>
        <w:t>where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1"/>
        </w:rPr>
        <w:t>concrete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2"/>
        </w:rPr>
        <w:t>had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2"/>
        </w:rPr>
        <w:t>broken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1"/>
        </w:rPr>
        <w:t>off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1"/>
        </w:rPr>
        <w:t>as</w:t>
      </w:r>
      <w:r>
        <w:rPr>
          <w:rFonts w:cs="Arial"/>
          <w:spacing w:val="19"/>
        </w:rPr>
        <w:t xml:space="preserve"> </w:t>
      </w:r>
      <w:r>
        <w:rPr>
          <w:rFonts w:cs="Arial"/>
          <w:spacing w:val="2"/>
        </w:rPr>
        <w:t>deep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1"/>
        </w:rPr>
        <w:t>as</w:t>
      </w:r>
      <w:r>
        <w:rPr>
          <w:rFonts w:cs="Arial"/>
          <w:spacing w:val="20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1"/>
        </w:rPr>
        <w:t>top</w:t>
      </w:r>
      <w:r>
        <w:rPr>
          <w:rFonts w:cs="Arial"/>
          <w:spacing w:val="23"/>
        </w:rPr>
        <w:t xml:space="preserve"> </w:t>
      </w:r>
      <w:r>
        <w:rPr>
          <w:rFonts w:cs="Arial"/>
        </w:rPr>
        <w:t>layer</w:t>
      </w:r>
      <w:r>
        <w:rPr>
          <w:rFonts w:cs="Arial"/>
          <w:spacing w:val="25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80"/>
          <w:w w:val="99"/>
        </w:rPr>
        <w:t xml:space="preserve"> </w:t>
      </w:r>
      <w:r>
        <w:rPr>
          <w:rFonts w:cs="Arial"/>
          <w:spacing w:val="1"/>
        </w:rPr>
        <w:t>reinforcement.</w:t>
      </w:r>
      <w:r>
        <w:rPr>
          <w:rFonts w:cs="Arial"/>
          <w:spacing w:val="16"/>
        </w:rPr>
        <w:t xml:space="preserve"> </w:t>
      </w:r>
      <w:r>
        <w:rPr>
          <w:rFonts w:cs="Arial"/>
          <w:spacing w:val="1"/>
        </w:rPr>
        <w:t>Several</w:t>
      </w:r>
      <w:r>
        <w:rPr>
          <w:rFonts w:cs="Arial"/>
          <w:spacing w:val="13"/>
        </w:rPr>
        <w:t xml:space="preserve"> </w:t>
      </w:r>
      <w:r>
        <w:rPr>
          <w:rFonts w:cs="Arial"/>
          <w:spacing w:val="2"/>
        </w:rPr>
        <w:t>regions</w:t>
      </w:r>
      <w:r>
        <w:rPr>
          <w:rFonts w:cs="Arial"/>
          <w:spacing w:val="15"/>
        </w:rPr>
        <w:t xml:space="preserve"> </w:t>
      </w:r>
      <w:r>
        <w:rPr>
          <w:rFonts w:cs="Arial"/>
        </w:rPr>
        <w:t>also</w:t>
      </w:r>
      <w:r>
        <w:rPr>
          <w:rFonts w:cs="Arial"/>
          <w:spacing w:val="17"/>
        </w:rPr>
        <w:t xml:space="preserve"> </w:t>
      </w:r>
      <w:r>
        <w:rPr>
          <w:rFonts w:cs="Arial"/>
          <w:spacing w:val="1"/>
        </w:rPr>
        <w:t>evidenced</w:t>
      </w:r>
      <w:r>
        <w:rPr>
          <w:rFonts w:cs="Arial"/>
          <w:spacing w:val="18"/>
        </w:rPr>
        <w:t xml:space="preserve"> </w:t>
      </w:r>
      <w:r>
        <w:rPr>
          <w:rFonts w:cs="Arial"/>
          <w:spacing w:val="1"/>
        </w:rPr>
        <w:t>deck</w:t>
      </w:r>
      <w:r>
        <w:rPr>
          <w:rFonts w:cs="Arial"/>
          <w:spacing w:val="14"/>
        </w:rPr>
        <w:t xml:space="preserve"> </w:t>
      </w:r>
      <w:r>
        <w:rPr>
          <w:rFonts w:cs="Arial"/>
          <w:spacing w:val="2"/>
        </w:rPr>
        <w:t>repairs</w:t>
      </w:r>
      <w:r>
        <w:rPr>
          <w:rFonts w:cs="Arial"/>
          <w:spacing w:val="15"/>
        </w:rPr>
        <w:t xml:space="preserve"> </w:t>
      </w:r>
      <w:r>
        <w:rPr>
          <w:rFonts w:cs="Arial"/>
          <w:spacing w:val="2"/>
        </w:rPr>
        <w:t>and</w:t>
      </w:r>
      <w:r>
        <w:rPr>
          <w:rFonts w:cs="Arial"/>
          <w:spacing w:val="17"/>
        </w:rPr>
        <w:t xml:space="preserve"> </w:t>
      </w:r>
      <w:r>
        <w:rPr>
          <w:rFonts w:cs="Arial"/>
          <w:spacing w:val="1"/>
        </w:rPr>
        <w:t>patching.</w:t>
      </w:r>
      <w:r>
        <w:rPr>
          <w:rFonts w:cs="Arial"/>
          <w:spacing w:val="17"/>
        </w:rPr>
        <w:t xml:space="preserve"> </w:t>
      </w:r>
      <w:r>
        <w:rPr>
          <w:rFonts w:cs="Arial"/>
          <w:spacing w:val="-8"/>
        </w:rPr>
        <w:t>It</w:t>
      </w:r>
      <w:r>
        <w:rPr>
          <w:rFonts w:cs="Arial"/>
          <w:spacing w:val="16"/>
        </w:rPr>
        <w:t xml:space="preserve"> </w:t>
      </w:r>
      <w:r>
        <w:rPr>
          <w:rFonts w:cs="Arial"/>
          <w:spacing w:val="-1"/>
        </w:rPr>
        <w:t>is</w:t>
      </w:r>
      <w:r>
        <w:rPr>
          <w:rFonts w:cs="Arial"/>
          <w:spacing w:val="15"/>
        </w:rPr>
        <w:t xml:space="preserve"> </w:t>
      </w:r>
      <w:r>
        <w:rPr>
          <w:rFonts w:cs="Arial"/>
          <w:spacing w:val="1"/>
        </w:rPr>
        <w:t>postulated</w:t>
      </w:r>
      <w:r>
        <w:rPr>
          <w:rFonts w:cs="Arial"/>
          <w:spacing w:val="17"/>
        </w:rPr>
        <w:t xml:space="preserve"> </w:t>
      </w:r>
      <w:r>
        <w:rPr>
          <w:rFonts w:cs="Arial"/>
          <w:spacing w:val="1"/>
        </w:rPr>
        <w:t>that</w:t>
      </w:r>
      <w:r>
        <w:rPr>
          <w:rFonts w:cs="Arial"/>
          <w:spacing w:val="17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17"/>
        </w:rPr>
        <w:t xml:space="preserve"> </w:t>
      </w:r>
      <w:r>
        <w:rPr>
          <w:rFonts w:cs="Arial"/>
          <w:spacing w:val="1"/>
        </w:rPr>
        <w:t>failure</w:t>
      </w:r>
      <w:r>
        <w:rPr>
          <w:rFonts w:cs="Arial"/>
          <w:spacing w:val="17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17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66"/>
        </w:rPr>
        <w:t xml:space="preserve"> </w:t>
      </w:r>
      <w:r>
        <w:rPr>
          <w:rFonts w:cs="Arial"/>
          <w:spacing w:val="1"/>
        </w:rPr>
        <w:t>deck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4"/>
        </w:rPr>
        <w:t>wa</w:t>
      </w:r>
      <w:r>
        <w:rPr>
          <w:rFonts w:cs="Arial"/>
          <w:spacing w:val="-5"/>
        </w:rPr>
        <w:t>s,</w:t>
      </w:r>
      <w:r>
        <w:rPr>
          <w:rFonts w:cs="Arial"/>
          <w:spacing w:val="8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  <w:spacing w:val="8"/>
        </w:rPr>
        <w:t xml:space="preserve"> </w:t>
      </w:r>
      <w:r>
        <w:rPr>
          <w:rFonts w:cs="Arial"/>
          <w:spacing w:val="2"/>
        </w:rPr>
        <w:t>part,</w:t>
      </w:r>
      <w:r>
        <w:rPr>
          <w:rFonts w:cs="Arial"/>
          <w:spacing w:val="8"/>
        </w:rPr>
        <w:t xml:space="preserve"> </w:t>
      </w:r>
      <w:r>
        <w:rPr>
          <w:rFonts w:cs="Arial"/>
          <w:spacing w:val="2"/>
        </w:rPr>
        <w:t>due</w:t>
      </w:r>
      <w:r>
        <w:rPr>
          <w:rFonts w:cs="Arial"/>
          <w:spacing w:val="8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9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8"/>
        </w:rPr>
        <w:t xml:space="preserve"> </w:t>
      </w:r>
      <w:r>
        <w:rPr>
          <w:rFonts w:cs="Arial"/>
          <w:spacing w:val="1"/>
        </w:rPr>
        <w:t>braking</w:t>
      </w:r>
      <w:r>
        <w:rPr>
          <w:rFonts w:cs="Arial"/>
          <w:spacing w:val="9"/>
        </w:rPr>
        <w:t xml:space="preserve"> </w:t>
      </w:r>
      <w:r>
        <w:rPr>
          <w:rFonts w:cs="Arial"/>
          <w:spacing w:val="2"/>
        </w:rPr>
        <w:t>forces</w:t>
      </w:r>
      <w:r>
        <w:rPr>
          <w:rFonts w:cs="Arial"/>
          <w:spacing w:val="5"/>
        </w:rPr>
        <w:t xml:space="preserve"> </w:t>
      </w:r>
      <w:r>
        <w:rPr>
          <w:rFonts w:cs="Arial"/>
          <w:spacing w:val="2"/>
        </w:rPr>
        <w:t>from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1"/>
        </w:rPr>
        <w:t>trucks</w:t>
      </w:r>
      <w:r>
        <w:rPr>
          <w:rFonts w:cs="Arial"/>
          <w:spacing w:val="6"/>
        </w:rPr>
        <w:t xml:space="preserve"> </w:t>
      </w:r>
      <w:r>
        <w:rPr>
          <w:rFonts w:cs="Arial"/>
          <w:spacing w:val="1"/>
        </w:rPr>
        <w:t>as</w:t>
      </w:r>
      <w:r>
        <w:rPr>
          <w:rFonts w:cs="Arial"/>
          <w:spacing w:val="5"/>
        </w:rPr>
        <w:t xml:space="preserve"> </w:t>
      </w:r>
      <w:r>
        <w:rPr>
          <w:rFonts w:cs="Arial"/>
          <w:spacing w:val="1"/>
        </w:rPr>
        <w:t>they</w:t>
      </w:r>
      <w:r>
        <w:rPr>
          <w:rFonts w:cs="Arial"/>
          <w:spacing w:val="6"/>
        </w:rPr>
        <w:t xml:space="preserve"> </w:t>
      </w:r>
      <w:r>
        <w:rPr>
          <w:rFonts w:cs="Arial"/>
          <w:spacing w:val="-2"/>
        </w:rPr>
        <w:t>came</w:t>
      </w:r>
      <w:r>
        <w:rPr>
          <w:rFonts w:cs="Arial"/>
          <w:spacing w:val="8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9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8"/>
        </w:rPr>
        <w:t xml:space="preserve"> </w:t>
      </w:r>
      <w:r>
        <w:rPr>
          <w:rFonts w:cs="Arial"/>
          <w:spacing w:val="1"/>
        </w:rPr>
        <w:t>stop</w:t>
      </w:r>
      <w:r>
        <w:rPr>
          <w:rFonts w:cs="Arial"/>
          <w:spacing w:val="9"/>
        </w:rPr>
        <w:t xml:space="preserve"> </w:t>
      </w:r>
      <w:r>
        <w:rPr>
          <w:rFonts w:cs="Arial"/>
          <w:spacing w:val="1"/>
        </w:rPr>
        <w:t>at</w:t>
      </w:r>
      <w:r>
        <w:rPr>
          <w:rFonts w:cs="Arial"/>
          <w:spacing w:val="8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8"/>
        </w:rPr>
        <w:t xml:space="preserve"> </w:t>
      </w:r>
      <w:r>
        <w:rPr>
          <w:rFonts w:cs="Arial"/>
          <w:spacing w:val="1"/>
        </w:rPr>
        <w:t>stop</w:t>
      </w:r>
      <w:r>
        <w:rPr>
          <w:rFonts w:cs="Arial"/>
          <w:spacing w:val="9"/>
        </w:rPr>
        <w:t xml:space="preserve"> </w:t>
      </w:r>
      <w:r>
        <w:rPr>
          <w:rFonts w:cs="Arial"/>
        </w:rPr>
        <w:t>sign</w:t>
      </w:r>
      <w:r>
        <w:rPr>
          <w:rFonts w:cs="Arial"/>
          <w:spacing w:val="8"/>
        </w:rPr>
        <w:t xml:space="preserve"> </w:t>
      </w:r>
      <w:r>
        <w:rPr>
          <w:rFonts w:cs="Arial"/>
          <w:spacing w:val="1"/>
        </w:rPr>
        <w:t>at</w:t>
      </w:r>
      <w:r>
        <w:rPr>
          <w:rFonts w:cs="Arial"/>
          <w:spacing w:val="8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8"/>
        </w:rPr>
        <w:t xml:space="preserve"> </w:t>
      </w:r>
      <w:r>
        <w:rPr>
          <w:rFonts w:cs="Arial"/>
          <w:spacing w:val="2"/>
        </w:rPr>
        <w:t>end</w:t>
      </w:r>
      <w:r>
        <w:rPr>
          <w:rFonts w:cs="Arial"/>
          <w:spacing w:val="9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7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60"/>
        </w:rPr>
        <w:t xml:space="preserve"> </w:t>
      </w:r>
      <w:r>
        <w:rPr>
          <w:rFonts w:cs="Arial"/>
          <w:spacing w:val="2"/>
        </w:rPr>
        <w:t>bridge.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8"/>
        </w:rPr>
        <w:t>It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1"/>
        </w:rPr>
        <w:t>is</w:t>
      </w:r>
      <w:r>
        <w:rPr>
          <w:rFonts w:cs="Arial"/>
          <w:spacing w:val="3"/>
        </w:rPr>
        <w:t xml:space="preserve"> </w:t>
      </w:r>
      <w:r>
        <w:rPr>
          <w:rFonts w:cs="Arial"/>
        </w:rPr>
        <w:t>also</w:t>
      </w:r>
      <w:r>
        <w:rPr>
          <w:rFonts w:cs="Arial"/>
          <w:spacing w:val="7"/>
        </w:rPr>
        <w:t xml:space="preserve"> </w:t>
      </w:r>
      <w:r>
        <w:rPr>
          <w:rFonts w:cs="Arial"/>
        </w:rPr>
        <w:t>possible</w:t>
      </w:r>
      <w:r>
        <w:rPr>
          <w:rFonts w:cs="Arial"/>
          <w:spacing w:val="6"/>
        </w:rPr>
        <w:t xml:space="preserve"> </w:t>
      </w:r>
      <w:r>
        <w:rPr>
          <w:rFonts w:cs="Arial"/>
          <w:spacing w:val="1"/>
        </w:rPr>
        <w:t>that</w:t>
      </w:r>
      <w:r>
        <w:rPr>
          <w:rFonts w:cs="Arial"/>
          <w:spacing w:val="5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7"/>
        </w:rPr>
        <w:t xml:space="preserve"> </w:t>
      </w:r>
      <w:r>
        <w:rPr>
          <w:rFonts w:cs="Arial"/>
          <w:spacing w:val="1"/>
        </w:rPr>
        <w:t>7”</w:t>
      </w:r>
      <w:r>
        <w:rPr>
          <w:rFonts w:cs="Arial"/>
          <w:spacing w:val="8"/>
        </w:rPr>
        <w:t xml:space="preserve"> </w:t>
      </w:r>
      <w:r>
        <w:rPr>
          <w:rFonts w:cs="Arial"/>
          <w:spacing w:val="1"/>
        </w:rPr>
        <w:t>deck</w:t>
      </w:r>
      <w:r>
        <w:rPr>
          <w:rFonts w:cs="Arial"/>
          <w:spacing w:val="4"/>
        </w:rPr>
        <w:t xml:space="preserve"> </w:t>
      </w:r>
      <w:r>
        <w:rPr>
          <w:rFonts w:cs="Arial"/>
          <w:spacing w:val="1"/>
        </w:rPr>
        <w:t>as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indicated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  <w:spacing w:val="6"/>
        </w:rPr>
        <w:t xml:space="preserve"> </w:t>
      </w:r>
      <w:r>
        <w:rPr>
          <w:rFonts w:cs="Arial"/>
          <w:spacing w:val="1"/>
        </w:rPr>
        <w:t>construction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1"/>
        </w:rPr>
        <w:t>drawings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1"/>
        </w:rPr>
        <w:t>is</w:t>
      </w:r>
      <w:r>
        <w:rPr>
          <w:rFonts w:cs="Arial"/>
          <w:spacing w:val="3"/>
        </w:rPr>
        <w:t xml:space="preserve"> </w:t>
      </w:r>
      <w:r>
        <w:rPr>
          <w:rFonts w:cs="Arial"/>
        </w:rPr>
        <w:t>insufficient</w:t>
      </w:r>
      <w:r>
        <w:rPr>
          <w:rFonts w:cs="Arial"/>
          <w:spacing w:val="5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6"/>
        </w:rPr>
        <w:t xml:space="preserve"> </w:t>
      </w:r>
      <w:r>
        <w:rPr>
          <w:rFonts w:cs="Arial"/>
          <w:spacing w:val="1"/>
        </w:rPr>
        <w:t>provide</w:t>
      </w:r>
      <w:r>
        <w:rPr>
          <w:rFonts w:cs="Arial"/>
          <w:spacing w:val="7"/>
        </w:rPr>
        <w:t xml:space="preserve"> </w:t>
      </w:r>
      <w:r>
        <w:rPr>
          <w:rFonts w:cs="Arial"/>
          <w:spacing w:val="1"/>
        </w:rPr>
        <w:t>durability</w:t>
      </w:r>
      <w:r>
        <w:rPr>
          <w:rFonts w:cs="Arial"/>
          <w:spacing w:val="84"/>
        </w:rPr>
        <w:t xml:space="preserve"> </w:t>
      </w:r>
      <w:r>
        <w:rPr>
          <w:rFonts w:cs="Arial"/>
          <w:spacing w:val="2"/>
        </w:rPr>
        <w:t>and</w:t>
      </w:r>
      <w:r>
        <w:rPr>
          <w:rFonts w:cs="Arial"/>
          <w:spacing w:val="6"/>
        </w:rPr>
        <w:t xml:space="preserve"> </w:t>
      </w:r>
      <w:r>
        <w:rPr>
          <w:rFonts w:cs="Arial"/>
          <w:spacing w:val="2"/>
        </w:rPr>
        <w:t>adequate</w:t>
      </w:r>
      <w:r>
        <w:rPr>
          <w:rFonts w:cs="Arial"/>
          <w:spacing w:val="7"/>
        </w:rPr>
        <w:t xml:space="preserve"> </w:t>
      </w:r>
      <w:r>
        <w:rPr>
          <w:rFonts w:cs="Arial"/>
          <w:spacing w:val="1"/>
        </w:rPr>
        <w:t>reinforcement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1"/>
        </w:rPr>
        <w:t>cover.</w:t>
      </w:r>
      <w:r>
        <w:rPr>
          <w:rFonts w:cs="Arial"/>
          <w:spacing w:val="6"/>
        </w:rPr>
        <w:t xml:space="preserve"> </w:t>
      </w:r>
      <w:r>
        <w:rPr>
          <w:rFonts w:cs="Arial"/>
          <w:spacing w:val="3"/>
        </w:rPr>
        <w:t>The</w:t>
      </w:r>
      <w:r>
        <w:rPr>
          <w:rFonts w:cs="Arial"/>
          <w:spacing w:val="6"/>
        </w:rPr>
        <w:t xml:space="preserve"> </w:t>
      </w:r>
      <w:r>
        <w:rPr>
          <w:rFonts w:cs="Arial"/>
          <w:spacing w:val="2"/>
        </w:rPr>
        <w:t>underside</w:t>
      </w:r>
      <w:r>
        <w:rPr>
          <w:rFonts w:cs="Arial"/>
          <w:spacing w:val="7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5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7"/>
        </w:rPr>
        <w:t xml:space="preserve"> </w:t>
      </w:r>
      <w:r>
        <w:rPr>
          <w:rFonts w:cs="Arial"/>
          <w:spacing w:val="1"/>
        </w:rPr>
        <w:t>deck</w:t>
      </w:r>
      <w:r>
        <w:rPr>
          <w:rFonts w:cs="Arial"/>
          <w:spacing w:val="4"/>
        </w:rPr>
        <w:t xml:space="preserve"> </w:t>
      </w:r>
      <w:r>
        <w:rPr>
          <w:rFonts w:cs="Arial"/>
          <w:spacing w:val="2"/>
        </w:rPr>
        <w:t>had</w:t>
      </w:r>
      <w:r>
        <w:rPr>
          <w:rFonts w:cs="Arial"/>
          <w:spacing w:val="6"/>
        </w:rPr>
        <w:t xml:space="preserve"> </w:t>
      </w:r>
      <w:r>
        <w:rPr>
          <w:rFonts w:cs="Arial"/>
          <w:spacing w:val="1"/>
        </w:rPr>
        <w:t>spider</w:t>
      </w:r>
      <w:r>
        <w:rPr>
          <w:rFonts w:cs="Arial"/>
          <w:spacing w:val="9"/>
        </w:rPr>
        <w:t xml:space="preserve"> </w:t>
      </w:r>
      <w:r>
        <w:rPr>
          <w:rFonts w:cs="Arial"/>
          <w:spacing w:val="-5"/>
        </w:rPr>
        <w:t>web</w:t>
      </w:r>
      <w:r>
        <w:rPr>
          <w:rFonts w:cs="Arial"/>
          <w:spacing w:val="6"/>
        </w:rPr>
        <w:t xml:space="preserve"> </w:t>
      </w:r>
      <w:r>
        <w:rPr>
          <w:rFonts w:cs="Arial"/>
          <w:spacing w:val="1"/>
        </w:rPr>
        <w:t>cracking</w:t>
      </w:r>
      <w:r>
        <w:rPr>
          <w:rFonts w:cs="Arial"/>
          <w:spacing w:val="7"/>
        </w:rPr>
        <w:t xml:space="preserve"> </w:t>
      </w:r>
      <w:r>
        <w:rPr>
          <w:rFonts w:cs="Arial"/>
          <w:spacing w:val="2"/>
        </w:rPr>
        <w:t>and</w:t>
      </w:r>
      <w:r>
        <w:rPr>
          <w:rFonts w:cs="Arial"/>
          <w:spacing w:val="6"/>
        </w:rPr>
        <w:t xml:space="preserve"> </w:t>
      </w:r>
      <w:r>
        <w:rPr>
          <w:rFonts w:cs="Arial"/>
          <w:spacing w:val="-2"/>
        </w:rPr>
        <w:t>some</w:t>
      </w:r>
      <w:r>
        <w:rPr>
          <w:rFonts w:cs="Arial"/>
          <w:spacing w:val="7"/>
        </w:rPr>
        <w:t xml:space="preserve"> </w:t>
      </w:r>
      <w:r>
        <w:rPr>
          <w:rFonts w:cs="Arial"/>
          <w:spacing w:val="1"/>
        </w:rPr>
        <w:t>efflorescence.</w:t>
      </w:r>
    </w:p>
    <w:p w:rsidR="00754035" w:rsidRDefault="00754035">
      <w:pPr>
        <w:spacing w:before="9"/>
        <w:rPr>
          <w:rFonts w:ascii="Arial" w:eastAsia="Arial" w:hAnsi="Arial" w:cs="Arial"/>
          <w:sz w:val="10"/>
          <w:szCs w:val="10"/>
        </w:rPr>
      </w:pPr>
    </w:p>
    <w:p w:rsidR="00754035" w:rsidRDefault="00CA28DF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33162" cy="1517332"/>
            <wp:effectExtent l="0" t="0" r="0" b="0"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3162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35" w:rsidRDefault="00754035">
      <w:pPr>
        <w:spacing w:before="5"/>
        <w:rPr>
          <w:rFonts w:ascii="Arial" w:eastAsia="Arial" w:hAnsi="Arial" w:cs="Arial"/>
          <w:sz w:val="29"/>
          <w:szCs w:val="29"/>
        </w:rPr>
      </w:pPr>
    </w:p>
    <w:p w:rsidR="00754035" w:rsidRDefault="00CA28DF">
      <w:pPr>
        <w:pStyle w:val="BodyText"/>
        <w:spacing w:before="0"/>
        <w:ind w:left="105"/>
        <w:jc w:val="both"/>
        <w:rPr>
          <w:rFonts w:cs="Arial"/>
        </w:rPr>
      </w:pPr>
      <w:proofErr w:type="gramStart"/>
      <w:r>
        <w:rPr>
          <w:spacing w:val="-1"/>
        </w:rPr>
        <w:t>Drexel</w:t>
      </w:r>
      <w:r>
        <w:rPr>
          <w:spacing w:val="-3"/>
        </w:rPr>
        <w:t xml:space="preserve"> University,</w:t>
      </w:r>
      <w:r>
        <w:rPr>
          <w:spacing w:val="2"/>
        </w:rPr>
        <w:t xml:space="preserve"> 3141 </w:t>
      </w:r>
      <w:r>
        <w:rPr>
          <w:spacing w:val="1"/>
        </w:rPr>
        <w:t>Chestnut</w:t>
      </w:r>
      <w:r>
        <w:rPr>
          <w:spacing w:val="2"/>
        </w:rPr>
        <w:t xml:space="preserve"> </w:t>
      </w:r>
      <w:r>
        <w:rPr>
          <w:spacing w:val="1"/>
        </w:rPr>
        <w:t xml:space="preserve">Street, </w:t>
      </w:r>
      <w:r>
        <w:t>Philadelphia,</w:t>
      </w:r>
      <w:r>
        <w:rPr>
          <w:spacing w:val="2"/>
        </w:rPr>
        <w:t xml:space="preserve"> </w:t>
      </w:r>
      <w:r>
        <w:rPr>
          <w:spacing w:val="-12"/>
        </w:rPr>
        <w:t>PA</w:t>
      </w:r>
      <w:r>
        <w:rPr>
          <w:spacing w:val="-5"/>
        </w:rPr>
        <w:t xml:space="preserve"> </w:t>
      </w:r>
      <w:r>
        <w:rPr>
          <w:spacing w:val="2"/>
        </w:rPr>
        <w:t>19104,</w:t>
      </w:r>
      <w:r>
        <w:rPr>
          <w:spacing w:val="1"/>
        </w:rPr>
        <w:t xml:space="preserve"> </w:t>
      </w:r>
      <w:r>
        <w:t>©</w:t>
      </w:r>
      <w:r>
        <w:rPr>
          <w:spacing w:val="-5"/>
        </w:rPr>
        <w:t xml:space="preserve"> </w:t>
      </w:r>
      <w:r>
        <w:rPr>
          <w:spacing w:val="-3"/>
        </w:rPr>
        <w:t>All</w:t>
      </w:r>
      <w:r>
        <w:rPr>
          <w:spacing w:val="-2"/>
        </w:rPr>
        <w:t xml:space="preserve"> </w:t>
      </w:r>
      <w:r>
        <w:t>Rights</w:t>
      </w:r>
      <w:r>
        <w:rPr>
          <w:spacing w:val="-1"/>
        </w:rPr>
        <w:t xml:space="preserve"> </w:t>
      </w:r>
      <w:r>
        <w:rPr>
          <w:spacing w:val="1"/>
        </w:rPr>
        <w:t>Reserved.</w:t>
      </w:r>
      <w:proofErr w:type="gramEnd"/>
      <w:r>
        <w:rPr>
          <w:spacing w:val="2"/>
        </w:rPr>
        <w:t xml:space="preserve"> </w:t>
      </w:r>
      <w:r>
        <w:rPr>
          <w:b/>
          <w:spacing w:val="-22"/>
        </w:rPr>
        <w:t>V</w:t>
      </w:r>
      <w:r>
        <w:rPr>
          <w:b/>
          <w:spacing w:val="18"/>
        </w:rPr>
        <w:t>e</w:t>
      </w:r>
      <w:r>
        <w:rPr>
          <w:b/>
          <w:spacing w:val="8"/>
        </w:rPr>
        <w:t>r</w:t>
      </w:r>
      <w:r>
        <w:rPr>
          <w:b/>
          <w:spacing w:val="3"/>
        </w:rPr>
        <w:t>s</w:t>
      </w:r>
      <w:r>
        <w:rPr>
          <w:b/>
          <w:spacing w:val="1"/>
        </w:rPr>
        <w:t>i</w:t>
      </w:r>
      <w:r>
        <w:rPr>
          <w:b/>
          <w:spacing w:val="6"/>
        </w:rPr>
        <w:t>o</w:t>
      </w:r>
      <w:r>
        <w:rPr>
          <w:b/>
        </w:rPr>
        <w:t>n</w:t>
      </w:r>
      <w:r>
        <w:rPr>
          <w:b/>
          <w:spacing w:val="6"/>
        </w:rPr>
        <w:t xml:space="preserve"> </w:t>
      </w:r>
      <w:r>
        <w:rPr>
          <w:b/>
          <w:spacing w:val="1"/>
        </w:rPr>
        <w:t>3.0</w:t>
      </w:r>
    </w:p>
    <w:p w:rsidR="00754035" w:rsidRDefault="00754035">
      <w:pPr>
        <w:jc w:val="both"/>
        <w:rPr>
          <w:rFonts w:ascii="Arial" w:eastAsia="Arial" w:hAnsi="Arial" w:cs="Arial"/>
        </w:rPr>
        <w:sectPr w:rsidR="00754035">
          <w:headerReference w:type="even" r:id="rId11"/>
          <w:pgSz w:w="12240" w:h="15840"/>
          <w:pgMar w:top="500" w:right="680" w:bottom="280" w:left="700" w:header="0" w:footer="0" w:gutter="0"/>
          <w:cols w:space="720"/>
        </w:sectPr>
      </w:pPr>
    </w:p>
    <w:p w:rsidR="00754035" w:rsidRDefault="00754035">
      <w:pPr>
        <w:rPr>
          <w:rFonts w:ascii="Arial" w:eastAsia="Arial" w:hAnsi="Arial" w:cs="Arial"/>
          <w:b/>
          <w:bCs/>
          <w:sz w:val="20"/>
          <w:szCs w:val="20"/>
        </w:rPr>
      </w:pPr>
    </w:p>
    <w:p w:rsidR="00754035" w:rsidRDefault="00754035">
      <w:pPr>
        <w:spacing w:before="5"/>
        <w:rPr>
          <w:rFonts w:ascii="Arial" w:eastAsia="Arial" w:hAnsi="Arial" w:cs="Arial"/>
          <w:b/>
          <w:bCs/>
          <w:sz w:val="16"/>
          <w:szCs w:val="16"/>
        </w:rPr>
      </w:pPr>
    </w:p>
    <w:p w:rsidR="00754035" w:rsidRDefault="00754035">
      <w:pPr>
        <w:rPr>
          <w:rFonts w:ascii="Arial" w:eastAsia="Arial" w:hAnsi="Arial" w:cs="Arial"/>
          <w:sz w:val="16"/>
          <w:szCs w:val="16"/>
        </w:rPr>
        <w:sectPr w:rsidR="00754035">
          <w:headerReference w:type="default" r:id="rId12"/>
          <w:pgSz w:w="12240" w:h="15840"/>
          <w:pgMar w:top="2060" w:right="660" w:bottom="280" w:left="680" w:header="1222" w:footer="0" w:gutter="0"/>
          <w:cols w:space="720"/>
        </w:sectPr>
      </w:pPr>
    </w:p>
    <w:p w:rsidR="00754035" w:rsidRDefault="00CA28DF">
      <w:pPr>
        <w:pStyle w:val="BodyText"/>
        <w:ind w:left="365"/>
      </w:pPr>
      <w:bookmarkStart w:id="5" w:name="wv_2"/>
      <w:bookmarkEnd w:id="5"/>
      <w:r>
        <w:lastRenderedPageBreak/>
        <w:t>Bridge</w:t>
      </w:r>
      <w:r>
        <w:rPr>
          <w:spacing w:val="-1"/>
        </w:rPr>
        <w:t xml:space="preserve"> </w:t>
      </w:r>
      <w:r>
        <w:t>Introduction</w:t>
      </w:r>
    </w:p>
    <w:p w:rsidR="00754035" w:rsidRDefault="00CA28DF">
      <w:pPr>
        <w:pStyle w:val="BodyText"/>
        <w:ind w:left="365"/>
      </w:pPr>
      <w:r>
        <w:br w:type="column"/>
      </w:r>
      <w:r>
        <w:lastRenderedPageBreak/>
        <w:t xml:space="preserve">Results </w:t>
      </w:r>
      <w:r>
        <w:rPr>
          <w:spacing w:val="2"/>
        </w:rPr>
        <w:t>and</w:t>
      </w:r>
      <w:r>
        <w:rPr>
          <w:spacing w:val="4"/>
        </w:rPr>
        <w:t xml:space="preserve"> </w:t>
      </w:r>
      <w:r>
        <w:t>Conclusions</w:t>
      </w:r>
    </w:p>
    <w:p w:rsidR="00754035" w:rsidRDefault="00754035">
      <w:pPr>
        <w:sectPr w:rsidR="00754035">
          <w:type w:val="continuous"/>
          <w:pgSz w:w="12240" w:h="15840"/>
          <w:pgMar w:top="2060" w:right="660" w:bottom="280" w:left="680" w:header="720" w:footer="720" w:gutter="0"/>
          <w:cols w:num="2" w:space="720" w:equalWidth="0">
            <w:col w:w="2147" w:space="3223"/>
            <w:col w:w="5530"/>
          </w:cols>
        </w:sectPr>
      </w:pPr>
    </w:p>
    <w:p w:rsidR="00754035" w:rsidRDefault="00754035">
      <w:pPr>
        <w:spacing w:before="1"/>
        <w:rPr>
          <w:rFonts w:ascii="Arial" w:eastAsia="Arial" w:hAnsi="Arial" w:cs="Arial"/>
          <w:sz w:val="26"/>
          <w:szCs w:val="26"/>
        </w:rPr>
      </w:pPr>
    </w:p>
    <w:p w:rsidR="00754035" w:rsidRDefault="00CA28DF">
      <w:pPr>
        <w:pStyle w:val="BodyText"/>
        <w:ind w:left="365"/>
      </w:pPr>
      <w:r>
        <w:pict>
          <v:group id="_x0000_s1049" style="position:absolute;left:0;text-align:left;margin-left:154.95pt;margin-top:-36.8pt;width:152.35pt;height:32.35pt;z-index:1168;mso-position-horizontal-relative:page" coordorigin="3099,-736" coordsize="3047,647">
            <v:group id="_x0000_s1055" style="position:absolute;left:3118;top:-721;width:3006;height:2" coordorigin="3118,-721" coordsize="3006,2">
              <v:shape id="_x0000_s1056" style="position:absolute;left:3118;top:-721;width:3006;height:2" coordorigin="3118,-721" coordsize="3006,0" path="m3118,-721r3005,e" filled="f" strokecolor="#ddd" strokeweight=".53233mm">
                <v:path arrowok="t"/>
              </v:shape>
            </v:group>
            <v:group id="_x0000_s1053" style="position:absolute;left:6131;top:-718;width:2;height:614" coordorigin="6131,-718" coordsize="2,614">
              <v:shape id="_x0000_s1054" style="position:absolute;left:6131;top:-718;width:2;height:614" coordorigin="6131,-718" coordsize="0,614" path="m6131,-718r,613e" filled="f" strokecolor="#ddd" strokeweight=".54572mm">
                <v:path arrowok="t"/>
              </v:shape>
            </v:group>
            <v:group id="_x0000_s1050" style="position:absolute;left:3114;top:-713;width:2;height:608" coordorigin="3114,-713" coordsize="2,608">
              <v:shape id="_x0000_s1052" style="position:absolute;left:3114;top:-713;width:2;height:608" coordorigin="3114,-713" coordsize="0,608" path="m3114,-713r,608e" filled="f" strokecolor="#ddd" strokeweight=".54572mm">
                <v:path arrowok="t"/>
              </v:shape>
              <v:shape id="_x0000_s1051" type="#_x0000_t202" style="position:absolute;left:3114;top:-721;width:3017;height:616" filled="f" stroked="f">
                <v:textbox inset="0,0,0,0">
                  <w:txbxContent>
                    <w:p w:rsidR="00754035" w:rsidRDefault="00CA28DF">
                      <w:pPr>
                        <w:spacing w:before="179"/>
                        <w:ind w:left="225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spacing w:val="-25"/>
                          <w:sz w:val="21"/>
                        </w:rPr>
                        <w:t>T</w:t>
                      </w:r>
                      <w:r>
                        <w:rPr>
                          <w:rFonts w:ascii="Arial"/>
                          <w:spacing w:val="3"/>
                          <w:sz w:val="21"/>
                        </w:rPr>
                        <w:t>e</w:t>
                      </w:r>
                      <w:r>
                        <w:rPr>
                          <w:rFonts w:ascii="Arial"/>
                          <w:sz w:val="21"/>
                        </w:rPr>
                        <w:t>c</w:t>
                      </w:r>
                      <w:r>
                        <w:rPr>
                          <w:rFonts w:ascii="Arial"/>
                          <w:spacing w:val="3"/>
                          <w:sz w:val="21"/>
                        </w:rPr>
                        <w:t>hno</w:t>
                      </w:r>
                      <w:r>
                        <w:rPr>
                          <w:rFonts w:ascii="Arial"/>
                          <w:spacing w:val="-2"/>
                          <w:sz w:val="21"/>
                        </w:rPr>
                        <w:t>l</w:t>
                      </w:r>
                      <w:r>
                        <w:rPr>
                          <w:rFonts w:ascii="Arial"/>
                          <w:spacing w:val="3"/>
                          <w:sz w:val="21"/>
                        </w:rPr>
                        <w:t>og</w:t>
                      </w:r>
                      <w:r>
                        <w:rPr>
                          <w:rFonts w:ascii="Arial"/>
                          <w:sz w:val="21"/>
                        </w:rPr>
                        <w:t>y</w:t>
                      </w:r>
                      <w:r>
                        <w:rPr>
                          <w:rFonts w:ascii="Arial"/>
                          <w:spacing w:val="-2"/>
                          <w:sz w:val="21"/>
                        </w:rPr>
                        <w:t xml:space="preserve"> Implementation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t>Additional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</w:p>
    <w:p w:rsidR="00754035" w:rsidRDefault="00754035">
      <w:pPr>
        <w:spacing w:before="7"/>
        <w:rPr>
          <w:rFonts w:ascii="Arial" w:eastAsia="Arial" w:hAnsi="Arial" w:cs="Arial"/>
          <w:sz w:val="15"/>
          <w:szCs w:val="15"/>
        </w:rPr>
      </w:pPr>
    </w:p>
    <w:p w:rsidR="00754035" w:rsidRDefault="00CA28DF">
      <w:pPr>
        <w:spacing w:line="20" w:lineRule="atLeast"/>
        <w:ind w:left="11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6" style="width:533.35pt;height:.85pt;mso-position-horizontal-relative:char;mso-position-vertical-relative:line" coordsize="10667,17">
            <v:group id="_x0000_s1047" style="position:absolute;left:9;top:9;width:10650;height:2" coordorigin="9,9" coordsize="10650,2">
              <v:shape id="_x0000_s1048" style="position:absolute;left:9;top:9;width:10650;height:2" coordorigin="9,9" coordsize="10650,0" path="m9,9r10650,e" filled="f" strokecolor="#ddd" strokeweight=".85pt">
                <v:path arrowok="t"/>
              </v:shape>
            </v:group>
            <w10:wrap type="none"/>
            <w10:anchorlock/>
          </v:group>
        </w:pict>
      </w:r>
    </w:p>
    <w:p w:rsidR="00754035" w:rsidRDefault="00754035">
      <w:pPr>
        <w:spacing w:before="9"/>
        <w:rPr>
          <w:rFonts w:ascii="Arial" w:eastAsia="Arial" w:hAnsi="Arial" w:cs="Arial"/>
          <w:sz w:val="19"/>
          <w:szCs w:val="19"/>
        </w:rPr>
      </w:pPr>
    </w:p>
    <w:p w:rsidR="00754035" w:rsidRDefault="00CA28DF">
      <w:pPr>
        <w:pStyle w:val="Heading2"/>
        <w:jc w:val="both"/>
      </w:pPr>
      <w:r>
        <w:rPr>
          <w:spacing w:val="-2"/>
        </w:rPr>
        <w:t>Case</w:t>
      </w:r>
      <w:r>
        <w:rPr>
          <w:spacing w:val="-19"/>
        </w:rPr>
        <w:t xml:space="preserve"> </w:t>
      </w:r>
      <w:r>
        <w:t>Study:</w:t>
      </w:r>
      <w:r>
        <w:rPr>
          <w:spacing w:val="-14"/>
        </w:rPr>
        <w:t xml:space="preserve"> </w:t>
      </w:r>
      <w:r>
        <w:rPr>
          <w:spacing w:val="-4"/>
        </w:rPr>
        <w:t>De</w:t>
      </w:r>
      <w:r>
        <w:rPr>
          <w:spacing w:val="-5"/>
        </w:rPr>
        <w:t>t</w:t>
      </w:r>
      <w:r>
        <w:rPr>
          <w:spacing w:val="-4"/>
        </w:rPr>
        <w:t>eriora</w:t>
      </w:r>
      <w:r>
        <w:rPr>
          <w:spacing w:val="-5"/>
        </w:rPr>
        <w:t>t</w:t>
      </w:r>
      <w:r>
        <w:rPr>
          <w:spacing w:val="-4"/>
        </w:rPr>
        <w:t xml:space="preserve">ion </w:t>
      </w:r>
      <w:r>
        <w:rPr>
          <w:spacing w:val="2"/>
        </w:rPr>
        <w:t>due</w:t>
      </w:r>
      <w:r>
        <w:rPr>
          <w:spacing w:val="-19"/>
        </w:rPr>
        <w:t xml:space="preserve"> </w:t>
      </w:r>
      <w:r>
        <w:rPr>
          <w:spacing w:val="-3"/>
        </w:rPr>
        <w:t>to</w:t>
      </w:r>
      <w:r>
        <w:rPr>
          <w:spacing w:val="-19"/>
        </w:rPr>
        <w:t xml:space="preserve"> </w:t>
      </w:r>
      <w:r>
        <w:rPr>
          <w:spacing w:val="-2"/>
        </w:rPr>
        <w:t>Structural</w:t>
      </w:r>
      <w:r>
        <w:rPr>
          <w:spacing w:val="-4"/>
        </w:rPr>
        <w:t xml:space="preserve"> </w:t>
      </w:r>
      <w:r>
        <w:rPr>
          <w:spacing w:val="-2"/>
        </w:rPr>
        <w:t>Response</w:t>
      </w:r>
    </w:p>
    <w:p w:rsidR="00754035" w:rsidRDefault="00CA28DF">
      <w:pPr>
        <w:pStyle w:val="Heading3"/>
        <w:jc w:val="both"/>
      </w:pPr>
      <w:r>
        <w:rPr>
          <w:spacing w:val="-56"/>
        </w:rPr>
        <w:t>T</w:t>
      </w:r>
      <w:r>
        <w:rPr>
          <w:spacing w:val="-6"/>
        </w:rPr>
        <w:t>e</w:t>
      </w:r>
      <w:r>
        <w:t>c</w:t>
      </w:r>
      <w:r>
        <w:rPr>
          <w:spacing w:val="9"/>
        </w:rPr>
        <w:t>hn</w:t>
      </w:r>
      <w:r>
        <w:rPr>
          <w:spacing w:val="-6"/>
        </w:rPr>
        <w:t>o</w:t>
      </w:r>
      <w:r>
        <w:rPr>
          <w:spacing w:val="10"/>
        </w:rPr>
        <w:t>l</w:t>
      </w:r>
      <w:r>
        <w:rPr>
          <w:spacing w:val="-6"/>
        </w:rPr>
        <w:t>o</w:t>
      </w:r>
      <w:r>
        <w:rPr>
          <w:spacing w:val="9"/>
        </w:rPr>
        <w:t>g</w:t>
      </w:r>
      <w:r>
        <w:t xml:space="preserve">y </w:t>
      </w:r>
      <w:r>
        <w:rPr>
          <w:spacing w:val="-11"/>
        </w:rPr>
        <w:t>I</w:t>
      </w:r>
      <w:r>
        <w:t>m</w:t>
      </w:r>
      <w:r>
        <w:rPr>
          <w:spacing w:val="9"/>
        </w:rPr>
        <w:t>p</w:t>
      </w:r>
      <w:r>
        <w:rPr>
          <w:spacing w:val="10"/>
        </w:rPr>
        <w:t>l</w:t>
      </w:r>
      <w:r>
        <w:rPr>
          <w:spacing w:val="-6"/>
        </w:rPr>
        <w:t>e</w:t>
      </w:r>
      <w:r>
        <w:t>m</w:t>
      </w:r>
      <w:r>
        <w:rPr>
          <w:spacing w:val="-6"/>
        </w:rPr>
        <w:t>e</w:t>
      </w:r>
      <w:r>
        <w:rPr>
          <w:spacing w:val="9"/>
        </w:rPr>
        <w:t>n</w:t>
      </w:r>
      <w:r>
        <w:rPr>
          <w:spacing w:val="5"/>
        </w:rPr>
        <w:t>t</w:t>
      </w:r>
      <w:r>
        <w:rPr>
          <w:spacing w:val="-6"/>
        </w:rPr>
        <w:t>a</w:t>
      </w:r>
      <w:r>
        <w:rPr>
          <w:spacing w:val="5"/>
        </w:rPr>
        <w:t>t</w:t>
      </w:r>
      <w:r>
        <w:rPr>
          <w:spacing w:val="-5"/>
        </w:rPr>
        <w:t>i</w:t>
      </w:r>
      <w:r>
        <w:rPr>
          <w:spacing w:val="-6"/>
        </w:rPr>
        <w:t>o</w:t>
      </w:r>
      <w:r>
        <w:t>n</w:t>
      </w:r>
    </w:p>
    <w:p w:rsidR="00754035" w:rsidRDefault="00CA28DF">
      <w:pPr>
        <w:pStyle w:val="Heading4"/>
        <w:spacing w:before="150"/>
        <w:jc w:val="both"/>
        <w:rPr>
          <w:rFonts w:cs="Arial"/>
        </w:rPr>
      </w:pPr>
      <w:r>
        <w:rPr>
          <w:spacing w:val="-1"/>
        </w:rPr>
        <w:t>Description</w:t>
      </w:r>
    </w:p>
    <w:p w:rsidR="00754035" w:rsidRDefault="00CA28DF">
      <w:pPr>
        <w:pStyle w:val="BodyText"/>
        <w:spacing w:before="166" w:line="298" w:lineRule="auto"/>
        <w:ind w:right="126"/>
        <w:jc w:val="both"/>
      </w:pPr>
      <w:r>
        <w:rPr>
          <w:spacing w:val="3"/>
        </w:rPr>
        <w:t>The</w:t>
      </w:r>
      <w:r>
        <w:rPr>
          <w:spacing w:val="17"/>
        </w:rPr>
        <w:t xml:space="preserve"> </w:t>
      </w:r>
      <w:r>
        <w:rPr>
          <w:spacing w:val="2"/>
        </w:rPr>
        <w:t>bridge</w:t>
      </w:r>
      <w:r>
        <w:rPr>
          <w:spacing w:val="17"/>
        </w:rPr>
        <w:t xml:space="preserve"> </w:t>
      </w:r>
      <w:r>
        <w:rPr>
          <w:spacing w:val="-5"/>
        </w:rPr>
        <w:t>was</w:t>
      </w:r>
      <w:r>
        <w:rPr>
          <w:spacing w:val="14"/>
        </w:rPr>
        <w:t xml:space="preserve"> </w:t>
      </w:r>
      <w:r>
        <w:rPr>
          <w:spacing w:val="1"/>
        </w:rPr>
        <w:t>evaluated</w:t>
      </w:r>
      <w:r>
        <w:rPr>
          <w:spacing w:val="18"/>
        </w:rPr>
        <w:t xml:space="preserve"> </w:t>
      </w:r>
      <w:r>
        <w:t>using</w:t>
      </w:r>
      <w:r>
        <w:rPr>
          <w:spacing w:val="17"/>
        </w:rPr>
        <w:t xml:space="preserve"> </w:t>
      </w:r>
      <w:r>
        <w:rPr>
          <w:spacing w:val="2"/>
        </w:rPr>
        <w:t>proof-level</w:t>
      </w:r>
      <w:r>
        <w:rPr>
          <w:spacing w:val="13"/>
        </w:rPr>
        <w:t xml:space="preserve"> </w:t>
      </w:r>
      <w:r>
        <w:t>static</w:t>
      </w:r>
      <w:r>
        <w:rPr>
          <w:spacing w:val="15"/>
        </w:rPr>
        <w:t xml:space="preserve"> </w:t>
      </w:r>
      <w:r>
        <w:rPr>
          <w:spacing w:val="1"/>
        </w:rPr>
        <w:t>load</w:t>
      </w:r>
      <w:r>
        <w:rPr>
          <w:spacing w:val="17"/>
        </w:rPr>
        <w:t xml:space="preserve"> </w:t>
      </w:r>
      <w:r>
        <w:t>testing</w:t>
      </w:r>
      <w:r>
        <w:rPr>
          <w:spacing w:val="17"/>
        </w:rPr>
        <w:t xml:space="preserve"> </w:t>
      </w:r>
      <w:r>
        <w:rPr>
          <w:spacing w:val="3"/>
        </w:rPr>
        <w:t>The</w:t>
      </w:r>
      <w:r>
        <w:rPr>
          <w:spacing w:val="18"/>
        </w:rPr>
        <w:t xml:space="preserve"> </w:t>
      </w:r>
      <w:r>
        <w:rPr>
          <w:spacing w:val="2"/>
        </w:rPr>
        <w:t>proof-level</w:t>
      </w:r>
      <w:r>
        <w:rPr>
          <w:spacing w:val="13"/>
        </w:rPr>
        <w:t xml:space="preserve"> </w:t>
      </w:r>
      <w:r>
        <w:rPr>
          <w:spacing w:val="1"/>
        </w:rPr>
        <w:t>load</w:t>
      </w:r>
      <w:r>
        <w:rPr>
          <w:spacing w:val="17"/>
        </w:rPr>
        <w:t xml:space="preserve"> </w:t>
      </w:r>
      <w:r>
        <w:rPr>
          <w:spacing w:val="1"/>
        </w:rPr>
        <w:t>test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rPr>
          <w:spacing w:val="1"/>
        </w:rPr>
        <w:t>performed</w:t>
      </w:r>
      <w:r>
        <w:rPr>
          <w:spacing w:val="17"/>
        </w:rPr>
        <w:t xml:space="preserve"> </w:t>
      </w:r>
      <w:r>
        <w:rPr>
          <w:spacing w:val="1"/>
        </w:rPr>
        <w:t>by</w:t>
      </w:r>
      <w:r>
        <w:rPr>
          <w:spacing w:val="15"/>
        </w:rPr>
        <w:t xml:space="preserve"> </w:t>
      </w:r>
      <w:r>
        <w:t>placing</w:t>
      </w:r>
      <w:r>
        <w:rPr>
          <w:spacing w:val="66"/>
        </w:rPr>
        <w:t xml:space="preserve"> </w:t>
      </w:r>
      <w:r>
        <w:rPr>
          <w:spacing w:val="1"/>
        </w:rPr>
        <w:t>loaded</w:t>
      </w:r>
      <w:r>
        <w:rPr>
          <w:spacing w:val="29"/>
        </w:rPr>
        <w:t xml:space="preserve"> </w:t>
      </w:r>
      <w:r>
        <w:rPr>
          <w:spacing w:val="1"/>
        </w:rPr>
        <w:t>trucks</w:t>
      </w:r>
      <w:r>
        <w:rPr>
          <w:spacing w:val="25"/>
        </w:rPr>
        <w:t xml:space="preserve"> </w:t>
      </w:r>
      <w:r>
        <w:rPr>
          <w:spacing w:val="1"/>
        </w:rPr>
        <w:t>on</w:t>
      </w:r>
      <w:r>
        <w:rPr>
          <w:spacing w:val="29"/>
        </w:rPr>
        <w:t xml:space="preserve"> </w:t>
      </w:r>
      <w:r>
        <w:rPr>
          <w:spacing w:val="1"/>
        </w:rPr>
        <w:t>the</w:t>
      </w:r>
      <w:r>
        <w:rPr>
          <w:spacing w:val="29"/>
        </w:rPr>
        <w:t xml:space="preserve"> </w:t>
      </w:r>
      <w:r>
        <w:rPr>
          <w:spacing w:val="2"/>
        </w:rPr>
        <w:t>bridge</w:t>
      </w:r>
      <w:r>
        <w:rPr>
          <w:spacing w:val="29"/>
        </w:rPr>
        <w:t xml:space="preserve"> </w:t>
      </w:r>
      <w:r>
        <w:t>such</w:t>
      </w:r>
      <w:r>
        <w:rPr>
          <w:spacing w:val="29"/>
        </w:rPr>
        <w:t xml:space="preserve"> </w:t>
      </w:r>
      <w:r>
        <w:rPr>
          <w:spacing w:val="1"/>
        </w:rPr>
        <w:t>that</w:t>
      </w:r>
      <w:r>
        <w:rPr>
          <w:spacing w:val="28"/>
        </w:rPr>
        <w:t xml:space="preserve"> </w:t>
      </w:r>
      <w:r>
        <w:rPr>
          <w:spacing w:val="1"/>
        </w:rPr>
        <w:t>the</w:t>
      </w:r>
      <w:r>
        <w:rPr>
          <w:spacing w:val="29"/>
        </w:rPr>
        <w:t xml:space="preserve"> </w:t>
      </w:r>
      <w:r>
        <w:rPr>
          <w:spacing w:val="1"/>
        </w:rPr>
        <w:t>total</w:t>
      </w:r>
      <w:r>
        <w:rPr>
          <w:spacing w:val="24"/>
        </w:rPr>
        <w:t xml:space="preserve"> </w:t>
      </w:r>
      <w:r>
        <w:rPr>
          <w:spacing w:val="-1"/>
        </w:rPr>
        <w:t>imposed</w:t>
      </w:r>
      <w:r>
        <w:rPr>
          <w:spacing w:val="29"/>
        </w:rPr>
        <w:t xml:space="preserve"> </w:t>
      </w:r>
      <w:r>
        <w:rPr>
          <w:spacing w:val="-2"/>
        </w:rPr>
        <w:t>weight</w:t>
      </w:r>
      <w:r>
        <w:rPr>
          <w:spacing w:val="27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rPr>
          <w:spacing w:val="1"/>
        </w:rPr>
        <w:t>at</w:t>
      </w:r>
      <w:r>
        <w:rPr>
          <w:spacing w:val="28"/>
        </w:rPr>
        <w:t xml:space="preserve"> </w:t>
      </w:r>
      <w:r>
        <w:rPr>
          <w:spacing w:val="1"/>
        </w:rPr>
        <w:t>or</w:t>
      </w:r>
      <w:r>
        <w:rPr>
          <w:spacing w:val="31"/>
        </w:rPr>
        <w:t xml:space="preserve"> </w:t>
      </w:r>
      <w:r>
        <w:rPr>
          <w:spacing w:val="1"/>
        </w:rPr>
        <w:t>above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2"/>
        </w:rPr>
        <w:t>proof-level</w:t>
      </w:r>
      <w:r>
        <w:rPr>
          <w:spacing w:val="24"/>
        </w:rPr>
        <w:t xml:space="preserve"> </w:t>
      </w:r>
      <w:r>
        <w:rPr>
          <w:spacing w:val="1"/>
        </w:rPr>
        <w:t>as</w:t>
      </w:r>
      <w:r>
        <w:rPr>
          <w:spacing w:val="25"/>
        </w:rPr>
        <w:t xml:space="preserve"> </w:t>
      </w:r>
      <w:r>
        <w:rPr>
          <w:spacing w:val="1"/>
        </w:rPr>
        <w:t>defined</w:t>
      </w:r>
      <w:r>
        <w:rPr>
          <w:spacing w:val="29"/>
        </w:rPr>
        <w:t xml:space="preserve"> </w:t>
      </w:r>
      <w:r>
        <w:rPr>
          <w:spacing w:val="1"/>
        </w:rPr>
        <w:t>by</w:t>
      </w:r>
      <w:r>
        <w:rPr>
          <w:spacing w:val="26"/>
        </w:rPr>
        <w:t xml:space="preserve"> </w:t>
      </w:r>
      <w:r>
        <w:rPr>
          <w:spacing w:val="1"/>
        </w:rPr>
        <w:t>the</w:t>
      </w:r>
      <w:r>
        <w:rPr>
          <w:spacing w:val="80"/>
        </w:rPr>
        <w:t xml:space="preserve"> </w:t>
      </w:r>
      <w:r>
        <w:rPr>
          <w:spacing w:val="-6"/>
        </w:rPr>
        <w:t>AAS</w:t>
      </w:r>
      <w:r>
        <w:rPr>
          <w:spacing w:val="-5"/>
        </w:rPr>
        <w:t>H</w:t>
      </w:r>
      <w:r>
        <w:rPr>
          <w:spacing w:val="-6"/>
        </w:rPr>
        <w:t>TO</w:t>
      </w:r>
      <w:r>
        <w:rPr>
          <w:spacing w:val="57"/>
        </w:rPr>
        <w:t xml:space="preserve"> </w:t>
      </w:r>
      <w:r>
        <w:t>Manual</w:t>
      </w:r>
      <w:r>
        <w:rPr>
          <w:spacing w:val="54"/>
        </w:rPr>
        <w:t xml:space="preserve"> </w:t>
      </w:r>
      <w:r>
        <w:rPr>
          <w:spacing w:val="1"/>
        </w:rPr>
        <w:t>for</w:t>
      </w:r>
      <w:r>
        <w:rPr>
          <w:spacing w:val="2"/>
        </w:rPr>
        <w:t xml:space="preserve"> </w:t>
      </w:r>
      <w:r>
        <w:t>Bridge Evaluation,</w:t>
      </w:r>
      <w:r>
        <w:rPr>
          <w:spacing w:val="58"/>
        </w:rPr>
        <w:t xml:space="preserve"> </w:t>
      </w:r>
      <w:r>
        <w:rPr>
          <w:spacing w:val="2"/>
        </w:rPr>
        <w:t>and</w:t>
      </w:r>
      <w:r>
        <w:t xml:space="preserve"> </w:t>
      </w:r>
      <w:r>
        <w:rPr>
          <w:spacing w:val="2"/>
        </w:rPr>
        <w:t>recording</w:t>
      </w:r>
      <w:r>
        <w:t xml:space="preserve"> </w:t>
      </w:r>
      <w:r>
        <w:rPr>
          <w:spacing w:val="1"/>
        </w:rPr>
        <w:t xml:space="preserve">the </w:t>
      </w:r>
      <w:r>
        <w:rPr>
          <w:spacing w:val="2"/>
        </w:rPr>
        <w:t>subsequent</w:t>
      </w:r>
      <w:r>
        <w:rPr>
          <w:spacing w:val="57"/>
        </w:rPr>
        <w:t xml:space="preserve"> </w:t>
      </w:r>
      <w:r>
        <w:rPr>
          <w:spacing w:val="2"/>
        </w:rPr>
        <w:t>bridge</w:t>
      </w:r>
      <w:r>
        <w:t xml:space="preserve"> </w:t>
      </w:r>
      <w:r>
        <w:rPr>
          <w:spacing w:val="2"/>
        </w:rPr>
        <w:t>response</w:t>
      </w:r>
      <w:r>
        <w:rPr>
          <w:spacing w:val="1"/>
        </w:rPr>
        <w:t xml:space="preserve"> (strain</w:t>
      </w:r>
      <w:r>
        <w:t xml:space="preserve"> </w:t>
      </w:r>
      <w:r>
        <w:rPr>
          <w:spacing w:val="2"/>
        </w:rPr>
        <w:t>and</w:t>
      </w:r>
      <w:r>
        <w:rPr>
          <w:spacing w:val="46"/>
        </w:rPr>
        <w:t xml:space="preserve"> </w:t>
      </w:r>
      <w:r>
        <w:t>displacement).</w:t>
      </w:r>
      <w:r>
        <w:rPr>
          <w:spacing w:val="6"/>
        </w:rPr>
        <w:t xml:space="preserve"> </w:t>
      </w:r>
      <w:r>
        <w:rPr>
          <w:spacing w:val="2"/>
        </w:rPr>
        <w:t>These</w:t>
      </w:r>
      <w:r>
        <w:rPr>
          <w:spacing w:val="7"/>
        </w:rPr>
        <w:t xml:space="preserve"> </w:t>
      </w:r>
      <w:r>
        <w:rPr>
          <w:spacing w:val="2"/>
        </w:rPr>
        <w:t>responses</w:t>
      </w:r>
      <w:r>
        <w:rPr>
          <w:spacing w:val="5"/>
        </w:rPr>
        <w:t xml:space="preserve"> </w:t>
      </w:r>
      <w:r>
        <w:rPr>
          <w:spacing w:val="1"/>
        </w:rPr>
        <w:t>can</w:t>
      </w:r>
      <w:r>
        <w:rPr>
          <w:spacing w:val="7"/>
        </w:rPr>
        <w:t xml:space="preserve"> </w:t>
      </w:r>
      <w:r>
        <w:rPr>
          <w:spacing w:val="1"/>
        </w:rPr>
        <w:t>be</w:t>
      </w:r>
      <w:r>
        <w:rPr>
          <w:spacing w:val="8"/>
        </w:rPr>
        <w:t xml:space="preserve"> </w:t>
      </w:r>
      <w:r>
        <w:rPr>
          <w:spacing w:val="1"/>
        </w:rPr>
        <w:t>used</w:t>
      </w:r>
      <w:r>
        <w:rPr>
          <w:spacing w:val="7"/>
        </w:rPr>
        <w:t xml:space="preserve"> </w:t>
      </w:r>
      <w:r>
        <w:rPr>
          <w:spacing w:val="1"/>
        </w:rPr>
        <w:t>directly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1"/>
        </w:rPr>
        <w:t>describe</w:t>
      </w:r>
      <w:r>
        <w:rPr>
          <w:spacing w:val="8"/>
        </w:rPr>
        <w:t xml:space="preserve"> </w:t>
      </w:r>
      <w:r>
        <w:rPr>
          <w:spacing w:val="1"/>
        </w:rPr>
        <w:t>the</w:t>
      </w:r>
      <w:r>
        <w:rPr>
          <w:spacing w:val="7"/>
        </w:rPr>
        <w:t xml:space="preserve"> </w:t>
      </w:r>
      <w:r>
        <w:rPr>
          <w:spacing w:val="1"/>
        </w:rPr>
        <w:t>bridge’s</w:t>
      </w:r>
      <w:r>
        <w:rPr>
          <w:spacing w:val="5"/>
        </w:rPr>
        <w:t xml:space="preserve"> </w:t>
      </w:r>
      <w:r>
        <w:rPr>
          <w:spacing w:val="1"/>
        </w:rPr>
        <w:t>capacity</w:t>
      </w:r>
      <w:r>
        <w:rPr>
          <w:spacing w:val="4"/>
        </w:rPr>
        <w:t xml:space="preserve"> </w:t>
      </w:r>
      <w:r>
        <w:rPr>
          <w:spacing w:val="2"/>
        </w:rPr>
        <w:t>and</w:t>
      </w:r>
      <w:r>
        <w:rPr>
          <w:spacing w:val="8"/>
        </w:rPr>
        <w:t xml:space="preserve"> </w:t>
      </w:r>
      <w:r>
        <w:t>behavior.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8"/>
        </w:rPr>
        <w:t xml:space="preserve"> </w:t>
      </w:r>
      <w:r>
        <w:rPr>
          <w:spacing w:val="2"/>
        </w:rPr>
        <w:t>proof-</w:t>
      </w:r>
      <w:r>
        <w:rPr>
          <w:spacing w:val="68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2"/>
        </w:rPr>
        <w:t>greater</w:t>
      </w:r>
      <w:r>
        <w:rPr>
          <w:spacing w:val="5"/>
        </w:rPr>
        <w:t xml:space="preserve"> </w:t>
      </w:r>
      <w:r>
        <w:rPr>
          <w:spacing w:val="1"/>
        </w:rPr>
        <w:t>than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1"/>
        </w:rPr>
        <w:t>design</w:t>
      </w:r>
      <w:r>
        <w:rPr>
          <w:spacing w:val="4"/>
        </w:rPr>
        <w:t xml:space="preserve"> </w:t>
      </w:r>
      <w:r>
        <w:rPr>
          <w:spacing w:val="1"/>
        </w:rPr>
        <w:t>load</w:t>
      </w:r>
      <w:r>
        <w:rPr>
          <w:spacing w:val="3"/>
        </w:rPr>
        <w:t xml:space="preserve"> </w:t>
      </w:r>
      <w:r>
        <w:t>so</w:t>
      </w:r>
      <w:r>
        <w:rPr>
          <w:spacing w:val="4"/>
        </w:rPr>
        <w:t xml:space="preserve"> </w:t>
      </w:r>
      <w:r>
        <w:rPr>
          <w:spacing w:val="1"/>
        </w:rPr>
        <w:t xml:space="preserve">as </w:t>
      </w:r>
      <w:r>
        <w:t>to</w:t>
      </w:r>
      <w:r>
        <w:rPr>
          <w:spacing w:val="3"/>
        </w:rPr>
        <w:t xml:space="preserve"> </w:t>
      </w:r>
      <w:r>
        <w:rPr>
          <w:spacing w:val="1"/>
        </w:rPr>
        <w:t>provide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same</w:t>
      </w:r>
      <w:r>
        <w:rPr>
          <w:spacing w:val="4"/>
        </w:rPr>
        <w:t xml:space="preserve"> </w:t>
      </w:r>
      <w:r>
        <w:rPr>
          <w:spacing w:val="1"/>
        </w:rPr>
        <w:t>safety</w:t>
      </w:r>
      <w:r>
        <w:t xml:space="preserve"> </w:t>
      </w:r>
      <w:r>
        <w:rPr>
          <w:spacing w:val="2"/>
        </w:rPr>
        <w:t>targets</w:t>
      </w:r>
      <w:r>
        <w:rPr>
          <w:spacing w:val="1"/>
        </w:rPr>
        <w:t xml:space="preserve"> </w:t>
      </w:r>
      <w:r>
        <w:rPr>
          <w:spacing w:val="-2"/>
        </w:rPr>
        <w:t>implicit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1"/>
        </w:rPr>
        <w:t>LRFR</w:t>
      </w:r>
      <w:r>
        <w:rPr>
          <w:spacing w:val="-1"/>
        </w:rPr>
        <w:t xml:space="preserve"> </w:t>
      </w:r>
      <w:r>
        <w:rPr>
          <w:spacing w:val="1"/>
        </w:rPr>
        <w:t>rating</w:t>
      </w:r>
      <w:r>
        <w:rPr>
          <w:spacing w:val="3"/>
        </w:rPr>
        <w:t xml:space="preserve"> </w:t>
      </w:r>
      <w:r>
        <w:rPr>
          <w:spacing w:val="2"/>
        </w:rPr>
        <w:t>procedure.</w:t>
      </w:r>
    </w:p>
    <w:p w:rsidR="00754035" w:rsidRDefault="00CA28DF">
      <w:pPr>
        <w:pStyle w:val="BodyText"/>
        <w:spacing w:before="151" w:line="298" w:lineRule="auto"/>
        <w:ind w:right="124"/>
        <w:jc w:val="both"/>
      </w:pPr>
      <w:r>
        <w:rPr>
          <w:spacing w:val="1"/>
        </w:rPr>
        <w:t>Structural</w:t>
      </w:r>
      <w:r>
        <w:rPr>
          <w:spacing w:val="6"/>
        </w:rPr>
        <w:t xml:space="preserve"> </w:t>
      </w:r>
      <w:r>
        <w:t>identification</w:t>
      </w:r>
      <w:r>
        <w:rPr>
          <w:spacing w:val="11"/>
        </w:rPr>
        <w:t xml:space="preserve"> </w:t>
      </w:r>
      <w:r>
        <w:rPr>
          <w:spacing w:val="-5"/>
        </w:rPr>
        <w:t>was</w:t>
      </w:r>
      <w:r>
        <w:rPr>
          <w:spacing w:val="8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rPr>
          <w:spacing w:val="1"/>
        </w:rPr>
        <w:t>performed</w:t>
      </w:r>
      <w:r>
        <w:rPr>
          <w:spacing w:val="11"/>
        </w:rPr>
        <w:t xml:space="preserve"> </w:t>
      </w:r>
      <w:r>
        <w:rPr>
          <w:spacing w:val="-2"/>
        </w:rPr>
        <w:t>utilizing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12"/>
        </w:rPr>
        <w:t xml:space="preserve"> </w:t>
      </w:r>
      <w:r>
        <w:rPr>
          <w:spacing w:val="1"/>
        </w:rPr>
        <w:t>data</w:t>
      </w:r>
      <w:r>
        <w:rPr>
          <w:spacing w:val="11"/>
        </w:rPr>
        <w:t xml:space="preserve"> </w:t>
      </w:r>
      <w:r>
        <w:rPr>
          <w:spacing w:val="2"/>
        </w:rPr>
        <w:t>gathered</w:t>
      </w:r>
      <w:r>
        <w:rPr>
          <w:spacing w:val="11"/>
        </w:rPr>
        <w:t xml:space="preserve"> </w:t>
      </w:r>
      <w:r>
        <w:rPr>
          <w:spacing w:val="2"/>
        </w:rPr>
        <w:t>during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11"/>
        </w:rPr>
        <w:t xml:space="preserve"> </w:t>
      </w:r>
      <w:r>
        <w:t>static</w:t>
      </w:r>
      <w:r>
        <w:rPr>
          <w:spacing w:val="8"/>
        </w:rPr>
        <w:t xml:space="preserve"> </w:t>
      </w:r>
      <w:r>
        <w:rPr>
          <w:spacing w:val="1"/>
        </w:rPr>
        <w:t>load</w:t>
      </w:r>
      <w:r>
        <w:rPr>
          <w:spacing w:val="11"/>
        </w:rPr>
        <w:t xml:space="preserve"> </w:t>
      </w:r>
      <w:r>
        <w:rPr>
          <w:spacing w:val="1"/>
        </w:rPr>
        <w:t>test</w:t>
      </w:r>
      <w:r>
        <w:rPr>
          <w:spacing w:val="10"/>
        </w:rPr>
        <w:t xml:space="preserve"> </w:t>
      </w:r>
      <w:r>
        <w:rPr>
          <w:spacing w:val="2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72"/>
        </w:rPr>
        <w:t xml:space="preserve"> </w:t>
      </w:r>
      <w:r>
        <w:rPr>
          <w:spacing w:val="1"/>
        </w:rPr>
        <w:t>conjunction</w:t>
      </w:r>
      <w:r>
        <w:rPr>
          <w:spacing w:val="16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16"/>
        </w:rPr>
        <w:t xml:space="preserve"> </w:t>
      </w:r>
      <w:r>
        <w:t>finite</w:t>
      </w:r>
      <w:r>
        <w:rPr>
          <w:spacing w:val="17"/>
        </w:rPr>
        <w:t xml:space="preserve"> </w:t>
      </w:r>
      <w:r>
        <w:t>element</w:t>
      </w:r>
      <w:r>
        <w:rPr>
          <w:spacing w:val="15"/>
        </w:rPr>
        <w:t xml:space="preserve"> </w:t>
      </w:r>
      <w:r>
        <w:t>modeling.</w:t>
      </w:r>
      <w:r>
        <w:rPr>
          <w:spacing w:val="15"/>
        </w:rPr>
        <w:t xml:space="preserve"> </w:t>
      </w:r>
      <w:r>
        <w:rPr>
          <w:spacing w:val="3"/>
        </w:rPr>
        <w:t>The</w:t>
      </w:r>
      <w:r>
        <w:rPr>
          <w:spacing w:val="17"/>
        </w:rPr>
        <w:t xml:space="preserve"> </w:t>
      </w:r>
      <w:r>
        <w:rPr>
          <w:spacing w:val="3"/>
        </w:rPr>
        <w:t>FE</w:t>
      </w:r>
      <w:r>
        <w:rPr>
          <w:spacing w:val="8"/>
        </w:rPr>
        <w:t xml:space="preserve"> </w:t>
      </w:r>
      <w:r>
        <w:rPr>
          <w:spacing w:val="-1"/>
        </w:rPr>
        <w:t>models</w:t>
      </w:r>
      <w:r>
        <w:rPr>
          <w:spacing w:val="13"/>
        </w:rPr>
        <w:t xml:space="preserve"> </w:t>
      </w:r>
      <w:r>
        <w:rPr>
          <w:spacing w:val="2"/>
        </w:rPr>
        <w:t>are</w:t>
      </w:r>
      <w:r>
        <w:rPr>
          <w:spacing w:val="17"/>
        </w:rPr>
        <w:t xml:space="preserve"> </w:t>
      </w:r>
      <w:r>
        <w:rPr>
          <w:spacing w:val="1"/>
        </w:rPr>
        <w:t>able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1"/>
        </w:rPr>
        <w:t>provide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more</w:t>
      </w:r>
      <w:r>
        <w:rPr>
          <w:spacing w:val="17"/>
        </w:rPr>
        <w:t xml:space="preserve"> </w:t>
      </w:r>
      <w:r>
        <w:rPr>
          <w:spacing w:val="-1"/>
        </w:rPr>
        <w:t>complete</w:t>
      </w:r>
      <w:r>
        <w:rPr>
          <w:spacing w:val="16"/>
        </w:rPr>
        <w:t xml:space="preserve"> </w:t>
      </w:r>
      <w:r>
        <w:rPr>
          <w:spacing w:val="2"/>
        </w:rPr>
        <w:t>understanding</w:t>
      </w:r>
      <w:r>
        <w:rPr>
          <w:spacing w:val="16"/>
        </w:rPr>
        <w:t xml:space="preserve"> </w:t>
      </w:r>
      <w:r>
        <w:rPr>
          <w:spacing w:val="1"/>
        </w:rPr>
        <w:t>of</w:t>
      </w:r>
      <w:r>
        <w:rPr>
          <w:spacing w:val="54"/>
          <w:w w:val="99"/>
        </w:rPr>
        <w:t xml:space="preserve"> </w:t>
      </w:r>
      <w:r>
        <w:rPr>
          <w:spacing w:val="1"/>
        </w:rPr>
        <w:t>the</w:t>
      </w:r>
      <w:r>
        <w:rPr>
          <w:spacing w:val="5"/>
        </w:rPr>
        <w:t xml:space="preserve"> </w:t>
      </w:r>
      <w:r>
        <w:rPr>
          <w:spacing w:val="1"/>
        </w:rPr>
        <w:t>behavior</w:t>
      </w:r>
      <w:r>
        <w:rPr>
          <w:spacing w:val="7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5"/>
        </w:rPr>
        <w:t xml:space="preserve"> </w:t>
      </w:r>
      <w:r>
        <w:rPr>
          <w:spacing w:val="2"/>
        </w:rPr>
        <w:t>bridge</w:t>
      </w:r>
      <w:r>
        <w:rPr>
          <w:spacing w:val="5"/>
        </w:rPr>
        <w:t xml:space="preserve"> </w:t>
      </w:r>
      <w:r>
        <w:rPr>
          <w:spacing w:val="2"/>
        </w:rPr>
        <w:t>and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identify</w:t>
      </w:r>
      <w:r>
        <w:rPr>
          <w:spacing w:val="2"/>
        </w:rPr>
        <w:t xml:space="preserve"> </w:t>
      </w:r>
      <w:r>
        <w:rPr>
          <w:spacing w:val="1"/>
        </w:rPr>
        <w:t xml:space="preserve">influential </w:t>
      </w:r>
      <w:r>
        <w:rPr>
          <w:spacing w:val="-1"/>
        </w:rPr>
        <w:t>mechanisms.</w:t>
      </w:r>
      <w:r>
        <w:rPr>
          <w:spacing w:val="3"/>
        </w:rPr>
        <w:t xml:space="preserve"> The</w:t>
      </w:r>
      <w:r>
        <w:rPr>
          <w:spacing w:val="6"/>
        </w:rPr>
        <w:t xml:space="preserve"> </w:t>
      </w:r>
      <w:r>
        <w:rPr>
          <w:spacing w:val="1"/>
        </w:rPr>
        <w:t>accuracy</w:t>
      </w:r>
      <w:r>
        <w:rPr>
          <w:spacing w:val="2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3"/>
        </w:rPr>
        <w:t>FE</w:t>
      </w:r>
      <w:r>
        <w:rPr>
          <w:spacing w:val="-3"/>
        </w:rPr>
        <w:t xml:space="preserve"> </w:t>
      </w:r>
      <w:r>
        <w:rPr>
          <w:spacing w:val="-1"/>
        </w:rPr>
        <w:t>model</w:t>
      </w:r>
      <w:r>
        <w:rPr>
          <w:spacing w:val="1"/>
        </w:rPr>
        <w:t xml:space="preserve"> can</w:t>
      </w:r>
      <w:r>
        <w:rPr>
          <w:spacing w:val="5"/>
        </w:rPr>
        <w:t xml:space="preserve"> </w:t>
      </w:r>
      <w:r>
        <w:rPr>
          <w:spacing w:val="1"/>
        </w:rPr>
        <w:t>be</w:t>
      </w:r>
      <w:r>
        <w:rPr>
          <w:spacing w:val="5"/>
        </w:rPr>
        <w:t xml:space="preserve"> </w:t>
      </w:r>
      <w:r>
        <w:rPr>
          <w:spacing w:val="1"/>
        </w:rPr>
        <w:t>validated</w:t>
      </w:r>
      <w:r>
        <w:rPr>
          <w:spacing w:val="60"/>
        </w:rPr>
        <w:t xml:space="preserve"> </w:t>
      </w:r>
      <w:r>
        <w:rPr>
          <w:spacing w:val="1"/>
        </w:rPr>
        <w:t>by</w:t>
      </w:r>
      <w:r>
        <w:rPr>
          <w:spacing w:val="17"/>
        </w:rPr>
        <w:t xml:space="preserve"> </w:t>
      </w:r>
      <w:r>
        <w:t>comparing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20"/>
        </w:rPr>
        <w:t xml:space="preserve"> </w:t>
      </w:r>
      <w:r>
        <w:rPr>
          <w:spacing w:val="2"/>
        </w:rPr>
        <w:t>recorded</w:t>
      </w:r>
      <w:r>
        <w:rPr>
          <w:spacing w:val="21"/>
        </w:rPr>
        <w:t xml:space="preserve"> </w:t>
      </w:r>
      <w:r>
        <w:rPr>
          <w:spacing w:val="2"/>
        </w:rPr>
        <w:t>bridge</w:t>
      </w:r>
      <w:r>
        <w:rPr>
          <w:spacing w:val="20"/>
        </w:rPr>
        <w:t xml:space="preserve"> </w:t>
      </w:r>
      <w:r>
        <w:rPr>
          <w:spacing w:val="2"/>
        </w:rPr>
        <w:t>responses</w:t>
      </w:r>
      <w:r>
        <w:rPr>
          <w:spacing w:val="18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model</w:t>
      </w:r>
      <w:r>
        <w:rPr>
          <w:spacing w:val="16"/>
        </w:rPr>
        <w:t xml:space="preserve"> </w:t>
      </w:r>
      <w:r>
        <w:rPr>
          <w:spacing w:val="1"/>
        </w:rPr>
        <w:t>predictions</w:t>
      </w:r>
      <w:del w:id="6" w:author="John Braley" w:date="2018-09-28T15:48:00Z">
        <w:r w:rsidDel="001C4194">
          <w:rPr>
            <w:spacing w:val="1"/>
          </w:rPr>
          <w:delText>,</w:delText>
        </w:r>
      </w:del>
      <w:r>
        <w:rPr>
          <w:spacing w:val="18"/>
        </w:rPr>
        <w:t xml:space="preserve"> </w:t>
      </w:r>
      <w:r>
        <w:rPr>
          <w:spacing w:val="2"/>
        </w:rPr>
        <w:t>and</w:t>
      </w:r>
      <w:r>
        <w:rPr>
          <w:spacing w:val="21"/>
        </w:rPr>
        <w:t xml:space="preserve"> </w:t>
      </w:r>
      <w:r>
        <w:rPr>
          <w:spacing w:val="1"/>
        </w:rPr>
        <w:t>adjusting</w:t>
      </w:r>
      <w:r>
        <w:rPr>
          <w:spacing w:val="20"/>
        </w:rPr>
        <w:t xml:space="preserve"> </w:t>
      </w:r>
      <w:r>
        <w:rPr>
          <w:spacing w:val="-1"/>
        </w:rPr>
        <w:t>model</w:t>
      </w:r>
      <w:r>
        <w:rPr>
          <w:spacing w:val="16"/>
        </w:rPr>
        <w:t xml:space="preserve"> </w:t>
      </w:r>
      <w:r>
        <w:rPr>
          <w:spacing w:val="1"/>
        </w:rPr>
        <w:t>parameters</w:t>
      </w:r>
      <w:r>
        <w:rPr>
          <w:spacing w:val="17"/>
        </w:rPr>
        <w:t xml:space="preserve"> </w:t>
      </w:r>
      <w:r>
        <w:rPr>
          <w:spacing w:val="1"/>
        </w:rPr>
        <w:t>as</w:t>
      </w:r>
      <w:r>
        <w:rPr>
          <w:spacing w:val="72"/>
        </w:rPr>
        <w:t xml:space="preserve"> </w:t>
      </w:r>
      <w:r>
        <w:rPr>
          <w:spacing w:val="1"/>
        </w:rPr>
        <w:t>necessary</w:t>
      </w:r>
      <w:r>
        <w:t xml:space="preserve"> to</w:t>
      </w:r>
      <w:r>
        <w:rPr>
          <w:spacing w:val="4"/>
        </w:rPr>
        <w:t xml:space="preserve"> </w:t>
      </w:r>
      <w:r>
        <w:rPr>
          <w:spacing w:val="1"/>
        </w:rPr>
        <w:t>bring</w:t>
      </w:r>
      <w:r>
        <w:rPr>
          <w:spacing w:val="3"/>
        </w:rPr>
        <w:t xml:space="preserve"> </w:t>
      </w:r>
      <w:r>
        <w:rPr>
          <w:spacing w:val="-1"/>
        </w:rPr>
        <w:t xml:space="preserve">model </w:t>
      </w:r>
      <w:r>
        <w:rPr>
          <w:spacing w:val="1"/>
        </w:rPr>
        <w:t xml:space="preserve">predictions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line</w:t>
      </w:r>
      <w:r>
        <w:rPr>
          <w:spacing w:val="4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3"/>
        </w:rPr>
        <w:t xml:space="preserve"> </w:t>
      </w:r>
      <w:r>
        <w:t>measured</w:t>
      </w:r>
      <w:r>
        <w:rPr>
          <w:spacing w:val="4"/>
        </w:rPr>
        <w:t xml:space="preserve"> </w:t>
      </w:r>
      <w:r>
        <w:rPr>
          <w:spacing w:val="2"/>
        </w:rPr>
        <w:t>responses.</w:t>
      </w:r>
    </w:p>
    <w:p w:rsidR="00754035" w:rsidRDefault="00CA28DF">
      <w:pPr>
        <w:pStyle w:val="BodyText"/>
        <w:spacing w:before="151" w:line="298" w:lineRule="auto"/>
        <w:ind w:right="124"/>
        <w:jc w:val="both"/>
      </w:pPr>
      <w:r>
        <w:rPr>
          <w:spacing w:val="-3"/>
        </w:rPr>
        <w:t>Impact</w:t>
      </w:r>
      <w:r>
        <w:rPr>
          <w:spacing w:val="35"/>
        </w:rPr>
        <w:t xml:space="preserve"> </w:t>
      </w:r>
      <w:r>
        <w:t>testing</w:t>
      </w:r>
      <w:r>
        <w:rPr>
          <w:spacing w:val="37"/>
        </w:rPr>
        <w:t xml:space="preserve"> </w:t>
      </w:r>
      <w:r>
        <w:rPr>
          <w:spacing w:val="-5"/>
        </w:rPr>
        <w:t>was</w:t>
      </w:r>
      <w:r>
        <w:rPr>
          <w:spacing w:val="35"/>
        </w:rPr>
        <w:t xml:space="preserve"> </w:t>
      </w:r>
      <w:r>
        <w:t>also</w:t>
      </w:r>
      <w:r>
        <w:rPr>
          <w:spacing w:val="37"/>
        </w:rPr>
        <w:t xml:space="preserve"> </w:t>
      </w:r>
      <w:r>
        <w:rPr>
          <w:spacing w:val="1"/>
        </w:rPr>
        <w:t>performed</w:t>
      </w:r>
      <w:r>
        <w:rPr>
          <w:spacing w:val="37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1"/>
        </w:rPr>
        <w:t>provide</w:t>
      </w:r>
      <w:r>
        <w:rPr>
          <w:spacing w:val="37"/>
        </w:rPr>
        <w:t xml:space="preserve"> </w:t>
      </w:r>
      <w:r>
        <w:rPr>
          <w:spacing w:val="2"/>
        </w:rPr>
        <w:t>further</w:t>
      </w:r>
      <w:r>
        <w:rPr>
          <w:spacing w:val="39"/>
        </w:rPr>
        <w:t xml:space="preserve"> </w:t>
      </w:r>
      <w:r>
        <w:t>information</w:t>
      </w:r>
      <w:r>
        <w:rPr>
          <w:spacing w:val="37"/>
        </w:rPr>
        <w:t xml:space="preserve"> </w:t>
      </w:r>
      <w:r>
        <w:rPr>
          <w:spacing w:val="1"/>
        </w:rPr>
        <w:t>for</w:t>
      </w:r>
      <w:r>
        <w:rPr>
          <w:spacing w:val="40"/>
        </w:rPr>
        <w:t xml:space="preserve"> </w:t>
      </w:r>
      <w:r>
        <w:rPr>
          <w:spacing w:val="3"/>
        </w:rPr>
        <w:t>FE</w:t>
      </w:r>
      <w:r>
        <w:rPr>
          <w:spacing w:val="28"/>
        </w:rPr>
        <w:t xml:space="preserve"> </w:t>
      </w:r>
      <w:r>
        <w:rPr>
          <w:spacing w:val="-1"/>
        </w:rPr>
        <w:t>model</w:t>
      </w:r>
      <w:r>
        <w:rPr>
          <w:spacing w:val="33"/>
        </w:rPr>
        <w:t xml:space="preserve"> </w:t>
      </w:r>
      <w:r>
        <w:rPr>
          <w:spacing w:val="1"/>
        </w:rPr>
        <w:t>calibration.</w:t>
      </w:r>
      <w:r>
        <w:rPr>
          <w:spacing w:val="35"/>
        </w:rPr>
        <w:t xml:space="preserve"> </w:t>
      </w:r>
      <w:r>
        <w:rPr>
          <w:spacing w:val="3"/>
        </w:rPr>
        <w:t>The</w:t>
      </w:r>
      <w:r>
        <w:rPr>
          <w:spacing w:val="37"/>
        </w:rPr>
        <w:t xml:space="preserve"> </w:t>
      </w:r>
      <w:r>
        <w:rPr>
          <w:spacing w:val="-1"/>
        </w:rPr>
        <w:t>impact</w:t>
      </w:r>
      <w:r>
        <w:rPr>
          <w:spacing w:val="36"/>
        </w:rPr>
        <w:t xml:space="preserve"> </w:t>
      </w:r>
      <w:r>
        <w:rPr>
          <w:spacing w:val="1"/>
        </w:rPr>
        <w:t>test</w:t>
      </w:r>
      <w:r>
        <w:rPr>
          <w:spacing w:val="35"/>
        </w:rPr>
        <w:t xml:space="preserve"> </w:t>
      </w:r>
      <w:r>
        <w:rPr>
          <w:spacing w:val="-1"/>
        </w:rPr>
        <w:t>is</w:t>
      </w:r>
      <w:r>
        <w:rPr>
          <w:spacing w:val="66"/>
        </w:rPr>
        <w:t xml:space="preserve"> </w:t>
      </w:r>
      <w:r>
        <w:rPr>
          <w:spacing w:val="1"/>
        </w:rPr>
        <w:t>performed</w:t>
      </w:r>
      <w:r>
        <w:rPr>
          <w:spacing w:val="45"/>
        </w:rPr>
        <w:t xml:space="preserve"> </w:t>
      </w:r>
      <w:r>
        <w:rPr>
          <w:spacing w:val="1"/>
        </w:rPr>
        <w:t>by</w:t>
      </w:r>
      <w:r>
        <w:rPr>
          <w:spacing w:val="42"/>
        </w:rPr>
        <w:t xml:space="preserve"> </w:t>
      </w:r>
      <w:r>
        <w:rPr>
          <w:spacing w:val="-1"/>
        </w:rPr>
        <w:t>impacting</w:t>
      </w:r>
      <w:r>
        <w:rPr>
          <w:spacing w:val="46"/>
        </w:rPr>
        <w:t xml:space="preserve"> </w:t>
      </w:r>
      <w:r>
        <w:rPr>
          <w:spacing w:val="1"/>
        </w:rPr>
        <w:t>the</w:t>
      </w:r>
      <w:r>
        <w:rPr>
          <w:spacing w:val="46"/>
        </w:rPr>
        <w:t xml:space="preserve"> </w:t>
      </w:r>
      <w:r>
        <w:rPr>
          <w:spacing w:val="1"/>
        </w:rPr>
        <w:t>deck</w:t>
      </w:r>
      <w:r>
        <w:rPr>
          <w:spacing w:val="42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46"/>
        </w:rPr>
        <w:t xml:space="preserve"> </w:t>
      </w:r>
      <w:r>
        <w:rPr>
          <w:spacing w:val="1"/>
        </w:rPr>
        <w:t>an</w:t>
      </w:r>
      <w:r>
        <w:rPr>
          <w:spacing w:val="46"/>
        </w:rPr>
        <w:t xml:space="preserve"> </w:t>
      </w:r>
      <w:r>
        <w:t>instrumented</w:t>
      </w:r>
      <w:r>
        <w:rPr>
          <w:spacing w:val="46"/>
        </w:rPr>
        <w:t xml:space="preserve"> </w:t>
      </w:r>
      <w:r>
        <w:rPr>
          <w:spacing w:val="-1"/>
        </w:rPr>
        <w:t>sledgehammer,</w:t>
      </w:r>
      <w:r>
        <w:rPr>
          <w:spacing w:val="44"/>
        </w:rPr>
        <w:t xml:space="preserve"> </w:t>
      </w:r>
      <w:r>
        <w:rPr>
          <w:spacing w:val="-4"/>
        </w:rPr>
        <w:t>while</w:t>
      </w:r>
      <w:r>
        <w:rPr>
          <w:spacing w:val="46"/>
        </w:rPr>
        <w:t xml:space="preserve"> </w:t>
      </w:r>
      <w:r>
        <w:rPr>
          <w:spacing w:val="2"/>
        </w:rPr>
        <w:t>recording</w:t>
      </w:r>
      <w:r>
        <w:rPr>
          <w:spacing w:val="46"/>
        </w:rPr>
        <w:t xml:space="preserve"> </w:t>
      </w:r>
      <w:r>
        <w:rPr>
          <w:spacing w:val="1"/>
        </w:rPr>
        <w:t>acceleration</w:t>
      </w:r>
      <w:r>
        <w:rPr>
          <w:spacing w:val="45"/>
        </w:rPr>
        <w:t xml:space="preserve"> </w:t>
      </w:r>
      <w:r>
        <w:rPr>
          <w:spacing w:val="1"/>
        </w:rPr>
        <w:t>at</w:t>
      </w:r>
      <w:r>
        <w:rPr>
          <w:spacing w:val="44"/>
        </w:rPr>
        <w:t xml:space="preserve"> </w:t>
      </w:r>
      <w:r>
        <w:rPr>
          <w:spacing w:val="-1"/>
        </w:rPr>
        <w:t>many</w:t>
      </w:r>
      <w:r>
        <w:rPr>
          <w:spacing w:val="76"/>
        </w:rPr>
        <w:t xml:space="preserve"> </w:t>
      </w:r>
      <w:r>
        <w:rPr>
          <w:spacing w:val="1"/>
        </w:rPr>
        <w:t>distributed</w:t>
      </w:r>
      <w:r>
        <w:rPr>
          <w:spacing w:val="10"/>
        </w:rPr>
        <w:t xml:space="preserve"> </w:t>
      </w:r>
      <w:r>
        <w:t>locations.</w:t>
      </w:r>
      <w:r>
        <w:rPr>
          <w:spacing w:val="8"/>
        </w:rPr>
        <w:t xml:space="preserve"> </w:t>
      </w:r>
      <w:r>
        <w:rPr>
          <w:spacing w:val="3"/>
        </w:rPr>
        <w:t>The</w:t>
      </w:r>
      <w:r>
        <w:rPr>
          <w:spacing w:val="10"/>
        </w:rPr>
        <w:t xml:space="preserve"> </w:t>
      </w:r>
      <w:r>
        <w:rPr>
          <w:spacing w:val="1"/>
        </w:rPr>
        <w:t>data</w:t>
      </w:r>
      <w:r>
        <w:rPr>
          <w:spacing w:val="10"/>
        </w:rPr>
        <w:t xml:space="preserve"> </w:t>
      </w:r>
      <w:r>
        <w:rPr>
          <w:spacing w:val="1"/>
        </w:rPr>
        <w:t>obtained</w:t>
      </w:r>
      <w:r>
        <w:rPr>
          <w:spacing w:val="10"/>
        </w:rPr>
        <w:t xml:space="preserve"> </w:t>
      </w:r>
      <w:r>
        <w:rPr>
          <w:spacing w:val="2"/>
        </w:rPr>
        <w:t>from</w:t>
      </w:r>
      <w:r>
        <w:rPr>
          <w:spacing w:val="56"/>
        </w:rPr>
        <w:t xml:space="preserve"> </w:t>
      </w:r>
      <w:r>
        <w:rPr>
          <w:spacing w:val="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dynamic</w:t>
      </w:r>
      <w:r>
        <w:rPr>
          <w:spacing w:val="7"/>
        </w:rPr>
        <w:t xml:space="preserve"> </w:t>
      </w:r>
      <w:r>
        <w:rPr>
          <w:spacing w:val="1"/>
        </w:rPr>
        <w:t>tests</w:t>
      </w:r>
      <w:r>
        <w:rPr>
          <w:spacing w:val="8"/>
        </w:rPr>
        <w:t xml:space="preserve"> </w:t>
      </w:r>
      <w:r>
        <w:rPr>
          <w:spacing w:val="1"/>
        </w:rPr>
        <w:t>can</w:t>
      </w:r>
      <w:r>
        <w:rPr>
          <w:spacing w:val="10"/>
        </w:rPr>
        <w:t xml:space="preserve"> </w:t>
      </w:r>
      <w:r>
        <w:rPr>
          <w:spacing w:val="1"/>
        </w:rPr>
        <w:t>be</w:t>
      </w:r>
      <w:r>
        <w:rPr>
          <w:spacing w:val="10"/>
        </w:rPr>
        <w:t xml:space="preserve"> </w:t>
      </w:r>
      <w:r>
        <w:rPr>
          <w:spacing w:val="-1"/>
        </w:rPr>
        <w:t>analyzed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extract</w:t>
      </w:r>
      <w:r>
        <w:rPr>
          <w:spacing w:val="9"/>
        </w:rPr>
        <w:t xml:space="preserve"> </w:t>
      </w:r>
      <w:r>
        <w:rPr>
          <w:spacing w:val="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dynamic</w:t>
      </w:r>
      <w:r>
        <w:rPr>
          <w:spacing w:val="84"/>
        </w:rPr>
        <w:t xml:space="preserve"> </w:t>
      </w:r>
      <w:r>
        <w:rPr>
          <w:spacing w:val="2"/>
        </w:rPr>
        <w:t>properties</w:t>
      </w:r>
      <w:r>
        <w:rPr>
          <w:spacing w:val="1"/>
        </w:rPr>
        <w:t xml:space="preserve"> of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2"/>
        </w:rPr>
        <w:t>structure</w:t>
      </w:r>
      <w:r>
        <w:rPr>
          <w:spacing w:val="5"/>
        </w:rPr>
        <w:t xml:space="preserve"> </w:t>
      </w:r>
      <w:r>
        <w:rPr>
          <w:spacing w:val="2"/>
        </w:rPr>
        <w:t>(shapes</w:t>
      </w:r>
      <w:r>
        <w:rPr>
          <w:spacing w:val="1"/>
        </w:rPr>
        <w:t xml:space="preserve"> </w:t>
      </w:r>
      <w:r>
        <w:rPr>
          <w:spacing w:val="2"/>
        </w:rPr>
        <w:t>and</w:t>
      </w:r>
      <w:r>
        <w:rPr>
          <w:spacing w:val="5"/>
        </w:rPr>
        <w:t xml:space="preserve"> </w:t>
      </w:r>
      <w:r>
        <w:rPr>
          <w:spacing w:val="2"/>
        </w:rPr>
        <w:t>frequencies</w:t>
      </w:r>
      <w:r>
        <w:rPr>
          <w:spacing w:val="1"/>
        </w:rPr>
        <w:t xml:space="preserve"> of</w:t>
      </w:r>
      <w:r>
        <w:rPr>
          <w:spacing w:val="4"/>
        </w:rPr>
        <w:t xml:space="preserve"> </w:t>
      </w:r>
      <w:r>
        <w:rPr>
          <w:spacing w:val="2"/>
        </w:rPr>
        <w:t>natural</w:t>
      </w:r>
      <w:r>
        <w:rPr>
          <w:spacing w:val="-1"/>
        </w:rPr>
        <w:t xml:space="preserve"> modes</w:t>
      </w:r>
      <w:r>
        <w:rPr>
          <w:spacing w:val="2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1"/>
        </w:rPr>
        <w:t>vibration)</w:t>
      </w:r>
      <w:r>
        <w:rPr>
          <w:spacing w:val="7"/>
        </w:rPr>
        <w:t xml:space="preserve"> </w:t>
      </w:r>
      <w:r>
        <w:rPr>
          <w:spacing w:val="-4"/>
        </w:rPr>
        <w:t>which</w:t>
      </w:r>
      <w:r>
        <w:rPr>
          <w:spacing w:val="4"/>
        </w:rPr>
        <w:t xml:space="preserve"> </w:t>
      </w:r>
      <w:r>
        <w:rPr>
          <w:spacing w:val="1"/>
        </w:rPr>
        <w:t>can</w:t>
      </w:r>
      <w:r>
        <w:rPr>
          <w:spacing w:val="5"/>
        </w:rPr>
        <w:t xml:space="preserve"> </w:t>
      </w:r>
      <w:r>
        <w:rPr>
          <w:spacing w:val="1"/>
        </w:rPr>
        <w:t>be</w:t>
      </w:r>
      <w:r>
        <w:rPr>
          <w:spacing w:val="4"/>
        </w:rPr>
        <w:t xml:space="preserve"> </w:t>
      </w:r>
      <w:r>
        <w:rPr>
          <w:spacing w:val="1"/>
        </w:rPr>
        <w:t>used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1"/>
        </w:rPr>
        <w:t>calibrate</w:t>
      </w:r>
      <w:r>
        <w:rPr>
          <w:spacing w:val="66"/>
        </w:rPr>
        <w:t xml:space="preserve"> </w:t>
      </w:r>
      <w:r>
        <w:t>a</w:t>
      </w:r>
      <w:ins w:id="7" w:author="John Braley" w:date="2018-09-28T15:48:00Z">
        <w:r w:rsidR="001C4194">
          <w:t>n</w:t>
        </w:r>
      </w:ins>
      <w:r>
        <w:rPr>
          <w:spacing w:val="2"/>
        </w:rPr>
        <w:t xml:space="preserve"> </w:t>
      </w:r>
      <w:r>
        <w:rPr>
          <w:spacing w:val="3"/>
        </w:rPr>
        <w:t>FE</w:t>
      </w:r>
      <w:r>
        <w:rPr>
          <w:spacing w:val="-6"/>
        </w:rPr>
        <w:t xml:space="preserve"> </w:t>
      </w:r>
      <w:r>
        <w:rPr>
          <w:spacing w:val="-1"/>
        </w:rPr>
        <w:t>model.</w:t>
      </w:r>
    </w:p>
    <w:p w:rsidR="00754035" w:rsidRDefault="00CA28DF">
      <w:pPr>
        <w:pStyle w:val="Heading4"/>
        <w:jc w:val="both"/>
        <w:rPr>
          <w:rFonts w:cs="Arial"/>
        </w:rPr>
      </w:pPr>
      <w:r>
        <w:rPr>
          <w:spacing w:val="-1"/>
        </w:rPr>
        <w:t>Methods</w:t>
      </w:r>
    </w:p>
    <w:p w:rsidR="00754035" w:rsidRDefault="00CA28DF">
      <w:pPr>
        <w:pStyle w:val="BodyText"/>
        <w:spacing w:before="166" w:line="298" w:lineRule="auto"/>
        <w:ind w:right="126"/>
        <w:jc w:val="both"/>
      </w:pPr>
      <w:r>
        <w:t>Instrumentation</w:t>
      </w:r>
      <w:r>
        <w:rPr>
          <w:spacing w:val="6"/>
        </w:rPr>
        <w:t xml:space="preserve"> </w:t>
      </w:r>
      <w:r>
        <w:rPr>
          <w:spacing w:val="2"/>
        </w:rPr>
        <w:t>efforts</w:t>
      </w:r>
      <w:r>
        <w:rPr>
          <w:spacing w:val="3"/>
        </w:rPr>
        <w:t xml:space="preserve"> </w:t>
      </w:r>
      <w:r>
        <w:rPr>
          <w:spacing w:val="1"/>
        </w:rPr>
        <w:t>focused</w:t>
      </w:r>
      <w:r>
        <w:rPr>
          <w:spacing w:val="6"/>
        </w:rPr>
        <w:t xml:space="preserve"> </w:t>
      </w:r>
      <w:r>
        <w:rPr>
          <w:spacing w:val="1"/>
        </w:rPr>
        <w:t>on</w:t>
      </w:r>
      <w:r>
        <w:rPr>
          <w:spacing w:val="7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1"/>
        </w:rPr>
        <w:t>center</w:t>
      </w:r>
      <w:r>
        <w:rPr>
          <w:spacing w:val="8"/>
        </w:rPr>
        <w:t xml:space="preserve"> </w:t>
      </w:r>
      <w:r>
        <w:rPr>
          <w:spacing w:val="1"/>
        </w:rPr>
        <w:t>span</w:t>
      </w:r>
      <w:del w:id="8" w:author="John Braley" w:date="2018-09-28T15:48:00Z">
        <w:r w:rsidDel="001C4194">
          <w:rPr>
            <w:spacing w:val="7"/>
          </w:rPr>
          <w:delText xml:space="preserve"> </w:delText>
        </w:r>
      </w:del>
      <w:r>
        <w:t>,</w:t>
      </w:r>
      <w:r>
        <w:rPr>
          <w:spacing w:val="5"/>
        </w:rPr>
        <w:t xml:space="preserve"> </w:t>
      </w:r>
      <w:r>
        <w:rPr>
          <w:spacing w:val="-2"/>
        </w:rPr>
        <w:t>where</w:t>
      </w:r>
      <w:r>
        <w:rPr>
          <w:spacing w:val="6"/>
        </w:rPr>
        <w:t xml:space="preserve"> </w:t>
      </w:r>
      <w:r>
        <w:rPr>
          <w:spacing w:val="1"/>
        </w:rPr>
        <w:t>strain</w:t>
      </w:r>
      <w:r>
        <w:rPr>
          <w:spacing w:val="7"/>
        </w:rPr>
        <w:t xml:space="preserve"> </w:t>
      </w:r>
      <w:r>
        <w:rPr>
          <w:spacing w:val="2"/>
        </w:rPr>
        <w:t>and</w:t>
      </w:r>
      <w:r>
        <w:rPr>
          <w:spacing w:val="6"/>
        </w:rPr>
        <w:t xml:space="preserve"> </w:t>
      </w:r>
      <w:r>
        <w:t>displacement</w:t>
      </w:r>
      <w:r>
        <w:rPr>
          <w:spacing w:val="5"/>
        </w:rPr>
        <w:t xml:space="preserve"> </w:t>
      </w:r>
      <w:r>
        <w:rPr>
          <w:spacing w:val="2"/>
        </w:rPr>
        <w:t>gauges</w:t>
      </w:r>
      <w:r>
        <w:rPr>
          <w:spacing w:val="4"/>
        </w:rPr>
        <w:t xml:space="preserve"> </w:t>
      </w:r>
      <w:r>
        <w:rPr>
          <w:spacing w:val="-3"/>
        </w:rPr>
        <w:t>were</w:t>
      </w:r>
      <w:r>
        <w:rPr>
          <w:spacing w:val="6"/>
        </w:rPr>
        <w:t xml:space="preserve"> </w:t>
      </w:r>
      <w:r>
        <w:t>installed</w:t>
      </w:r>
      <w:r>
        <w:rPr>
          <w:spacing w:val="6"/>
        </w:rPr>
        <w:t xml:space="preserve"> </w:t>
      </w:r>
      <w:r>
        <w:rPr>
          <w:spacing w:val="1"/>
        </w:rPr>
        <w:t>on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64"/>
        </w:rPr>
        <w:t xml:space="preserve"> </w:t>
      </w:r>
      <w:r>
        <w:rPr>
          <w:spacing w:val="2"/>
        </w:rPr>
        <w:t>underside</w:t>
      </w:r>
      <w:r>
        <w:rPr>
          <w:spacing w:val="3"/>
        </w:rPr>
        <w:t xml:space="preserve"> </w:t>
      </w:r>
      <w:r>
        <w:rPr>
          <w:spacing w:val="1"/>
        </w:rPr>
        <w:t>of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2"/>
        </w:rPr>
        <w:t>bridge</w:t>
      </w:r>
      <w:r>
        <w:rPr>
          <w:spacing w:val="3"/>
        </w:rPr>
        <w:t xml:space="preserve"> </w:t>
      </w:r>
      <w:r>
        <w:rPr>
          <w:spacing w:val="1"/>
        </w:rPr>
        <w:t>at</w:t>
      </w:r>
      <w:r>
        <w:rPr>
          <w:spacing w:val="2"/>
        </w:rPr>
        <w:t xml:space="preserve"> </w:t>
      </w:r>
      <w:r>
        <w:rPr>
          <w:spacing w:val="1"/>
        </w:rPr>
        <w:t>17</w:t>
      </w:r>
      <w:r>
        <w:rPr>
          <w:spacing w:val="4"/>
        </w:rPr>
        <w:t xml:space="preserve"> </w:t>
      </w:r>
      <w:r>
        <w:t>locations.</w:t>
      </w:r>
    </w:p>
    <w:p w:rsidR="00754035" w:rsidRDefault="00754035">
      <w:pPr>
        <w:spacing w:line="298" w:lineRule="auto"/>
        <w:jc w:val="both"/>
        <w:sectPr w:rsidR="00754035">
          <w:type w:val="continuous"/>
          <w:pgSz w:w="12240" w:h="15840"/>
          <w:pgMar w:top="2060" w:right="660" w:bottom="280" w:left="680" w:header="720" w:footer="720" w:gutter="0"/>
          <w:cols w:space="720"/>
        </w:sectPr>
      </w:pPr>
    </w:p>
    <w:p w:rsidR="00754035" w:rsidRDefault="00754035">
      <w:pPr>
        <w:spacing w:before="11"/>
        <w:rPr>
          <w:rFonts w:ascii="Arial" w:eastAsia="Arial" w:hAnsi="Arial" w:cs="Arial"/>
          <w:sz w:val="6"/>
          <w:szCs w:val="6"/>
        </w:rPr>
      </w:pPr>
    </w:p>
    <w:p w:rsidR="00754035" w:rsidRDefault="00CA28DF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62750" cy="3057525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35" w:rsidRDefault="00CA28DF">
      <w:pPr>
        <w:pStyle w:val="BodyText"/>
        <w:spacing w:before="28" w:line="298" w:lineRule="auto"/>
        <w:ind w:left="105" w:right="108"/>
        <w:jc w:val="both"/>
      </w:pPr>
      <w:r>
        <w:rPr>
          <w:spacing w:val="3"/>
        </w:rPr>
        <w:t>The</w:t>
      </w:r>
      <w:r>
        <w:rPr>
          <w:spacing w:val="20"/>
        </w:rPr>
        <w:t xml:space="preserve"> </w:t>
      </w:r>
      <w:r>
        <w:rPr>
          <w:spacing w:val="1"/>
        </w:rPr>
        <w:t>strain</w:t>
      </w:r>
      <w:r>
        <w:rPr>
          <w:spacing w:val="20"/>
        </w:rPr>
        <w:t xml:space="preserve"> </w:t>
      </w:r>
      <w:r>
        <w:rPr>
          <w:spacing w:val="2"/>
        </w:rPr>
        <w:t>gauges</w:t>
      </w:r>
      <w:r>
        <w:rPr>
          <w:spacing w:val="17"/>
        </w:rPr>
        <w:t xml:space="preserve"> </w:t>
      </w:r>
      <w:r>
        <w:rPr>
          <w:spacing w:val="-3"/>
        </w:rPr>
        <w:t>were</w:t>
      </w:r>
      <w:r>
        <w:rPr>
          <w:spacing w:val="21"/>
        </w:rPr>
        <w:t xml:space="preserve"> </w:t>
      </w:r>
      <w:r>
        <w:rPr>
          <w:spacing w:val="-2"/>
        </w:rPr>
        <w:t>welded</w:t>
      </w:r>
      <w:r>
        <w:rPr>
          <w:spacing w:val="20"/>
        </w:rPr>
        <w:t xml:space="preserve"> </w:t>
      </w:r>
      <w:r>
        <w:rPr>
          <w:spacing w:val="1"/>
        </w:rPr>
        <w:t>onto</w:t>
      </w:r>
      <w:r>
        <w:rPr>
          <w:spacing w:val="20"/>
        </w:rPr>
        <w:t xml:space="preserve"> </w:t>
      </w:r>
      <w:r>
        <w:rPr>
          <w:spacing w:val="1"/>
        </w:rPr>
        <w:t>the</w:t>
      </w:r>
      <w:r>
        <w:rPr>
          <w:spacing w:val="21"/>
        </w:rPr>
        <w:t xml:space="preserve"> </w:t>
      </w:r>
      <w:r>
        <w:rPr>
          <w:spacing w:val="1"/>
        </w:rPr>
        <w:t>bottom</w:t>
      </w:r>
      <w:r>
        <w:rPr>
          <w:spacing w:val="7"/>
        </w:rPr>
        <w:t xml:space="preserve"> </w:t>
      </w:r>
      <w:r>
        <w:rPr>
          <w:spacing w:val="1"/>
        </w:rPr>
        <w:t>flanges</w:t>
      </w:r>
      <w:r>
        <w:rPr>
          <w:spacing w:val="17"/>
        </w:rPr>
        <w:t xml:space="preserve"> </w:t>
      </w:r>
      <w:r>
        <w:rPr>
          <w:spacing w:val="-4"/>
        </w:rPr>
        <w:t>while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20"/>
        </w:rPr>
        <w:t xml:space="preserve"> </w:t>
      </w:r>
      <w:r>
        <w:t>displacement</w:t>
      </w:r>
      <w:r>
        <w:rPr>
          <w:spacing w:val="19"/>
        </w:rPr>
        <w:t xml:space="preserve"> </w:t>
      </w:r>
      <w:r>
        <w:rPr>
          <w:spacing w:val="2"/>
        </w:rPr>
        <w:t>gauges</w:t>
      </w:r>
      <w:r>
        <w:rPr>
          <w:spacing w:val="18"/>
        </w:rPr>
        <w:t xml:space="preserve"> </w:t>
      </w:r>
      <w:r>
        <w:rPr>
          <w:spacing w:val="1"/>
        </w:rPr>
        <w:t>(string</w:t>
      </w:r>
      <w:r>
        <w:rPr>
          <w:spacing w:val="20"/>
        </w:rPr>
        <w:t xml:space="preserve"> </w:t>
      </w:r>
      <w:r>
        <w:rPr>
          <w:spacing w:val="1"/>
        </w:rPr>
        <w:t>potentiometers)</w:t>
      </w:r>
      <w:r>
        <w:rPr>
          <w:spacing w:val="78"/>
        </w:rPr>
        <w:t xml:space="preserve"> </w:t>
      </w:r>
      <w:r>
        <w:rPr>
          <w:spacing w:val="-3"/>
        </w:rPr>
        <w:t>were</w:t>
      </w:r>
      <w:r>
        <w:rPr>
          <w:spacing w:val="3"/>
        </w:rPr>
        <w:t xml:space="preserve"> </w:t>
      </w:r>
      <w:r>
        <w:rPr>
          <w:spacing w:val="-1"/>
        </w:rPr>
        <w:t>clamped</w:t>
      </w:r>
      <w:r>
        <w:rPr>
          <w:spacing w:val="3"/>
        </w:rPr>
        <w:t xml:space="preserve"> </w:t>
      </w:r>
      <w:r>
        <w:rPr>
          <w:spacing w:val="1"/>
        </w:rPr>
        <w:t>onto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1"/>
        </w:rPr>
        <w:t>bottom</w:t>
      </w:r>
      <w:r>
        <w:rPr>
          <w:spacing w:val="-10"/>
        </w:rPr>
        <w:t xml:space="preserve"> </w:t>
      </w:r>
      <w:r>
        <w:rPr>
          <w:spacing w:val="1"/>
        </w:rPr>
        <w:t>flange.</w:t>
      </w:r>
      <w:r>
        <w:rPr>
          <w:spacing w:val="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1"/>
        </w:rPr>
        <w:t>total</w:t>
      </w:r>
      <w:r>
        <w:rPr>
          <w:spacing w:val="-2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1"/>
        </w:rPr>
        <w:t>36</w:t>
      </w:r>
      <w:r>
        <w:rPr>
          <w:spacing w:val="3"/>
        </w:rPr>
        <w:t xml:space="preserve"> </w:t>
      </w:r>
      <w:r>
        <w:rPr>
          <w:spacing w:val="1"/>
        </w:rPr>
        <w:t>strain</w:t>
      </w:r>
      <w:r>
        <w:rPr>
          <w:spacing w:val="3"/>
        </w:rPr>
        <w:t xml:space="preserve"> </w:t>
      </w:r>
      <w:r>
        <w:rPr>
          <w:spacing w:val="2"/>
        </w:rPr>
        <w:t>gauges</w:t>
      </w:r>
      <w:r>
        <w:rPr>
          <w:spacing w:val="1"/>
        </w:rPr>
        <w:t xml:space="preserve"> </w:t>
      </w:r>
      <w:r>
        <w:rPr>
          <w:spacing w:val="2"/>
        </w:rPr>
        <w:t>and</w:t>
      </w:r>
      <w:r>
        <w:rPr>
          <w:spacing w:val="3"/>
        </w:rPr>
        <w:t xml:space="preserve"> </w:t>
      </w:r>
      <w:r>
        <w:rPr>
          <w:spacing w:val="1"/>
        </w:rPr>
        <w:t>15</w:t>
      </w:r>
      <w:r>
        <w:rPr>
          <w:spacing w:val="3"/>
        </w:rPr>
        <w:t xml:space="preserve"> </w:t>
      </w:r>
      <w:r>
        <w:t>displacement</w:t>
      </w:r>
      <w:r>
        <w:rPr>
          <w:spacing w:val="3"/>
        </w:rPr>
        <w:t xml:space="preserve"> </w:t>
      </w:r>
      <w:r>
        <w:rPr>
          <w:spacing w:val="2"/>
        </w:rPr>
        <w:t>gauges</w:t>
      </w:r>
      <w:r>
        <w:t xml:space="preserve"> </w:t>
      </w:r>
      <w:r>
        <w:rPr>
          <w:spacing w:val="-3"/>
        </w:rPr>
        <w:t>were</w:t>
      </w:r>
      <w:r>
        <w:rPr>
          <w:spacing w:val="3"/>
        </w:rPr>
        <w:t xml:space="preserve"> </w:t>
      </w:r>
      <w:r>
        <w:t>installed.</w:t>
      </w:r>
    </w:p>
    <w:p w:rsidR="00754035" w:rsidRDefault="00754035">
      <w:pPr>
        <w:spacing w:before="9"/>
        <w:rPr>
          <w:rFonts w:ascii="Arial" w:eastAsia="Arial" w:hAnsi="Arial" w:cs="Arial"/>
          <w:sz w:val="10"/>
          <w:szCs w:val="10"/>
        </w:rPr>
      </w:pPr>
    </w:p>
    <w:p w:rsidR="00754035" w:rsidRDefault="00CA28DF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86554" cy="2389632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6554" cy="238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35" w:rsidRDefault="00CA28DF">
      <w:pPr>
        <w:pStyle w:val="BodyText"/>
        <w:spacing w:before="15" w:line="298" w:lineRule="auto"/>
        <w:ind w:left="105" w:right="106"/>
        <w:jc w:val="both"/>
      </w:pPr>
      <w:r>
        <w:rPr>
          <w:spacing w:val="3"/>
        </w:rPr>
        <w:t>The</w:t>
      </w:r>
      <w:r>
        <w:rPr>
          <w:spacing w:val="39"/>
        </w:rPr>
        <w:t xml:space="preserve"> </w:t>
      </w:r>
      <w:r>
        <w:rPr>
          <w:spacing w:val="1"/>
        </w:rPr>
        <w:t>trucks</w:t>
      </w:r>
      <w:r>
        <w:rPr>
          <w:spacing w:val="37"/>
        </w:rPr>
        <w:t xml:space="preserve"> </w:t>
      </w:r>
      <w:r>
        <w:rPr>
          <w:spacing w:val="-3"/>
        </w:rPr>
        <w:t>were</w:t>
      </w:r>
      <w:r>
        <w:rPr>
          <w:spacing w:val="40"/>
        </w:rPr>
        <w:t xml:space="preserve"> </w:t>
      </w:r>
      <w:r>
        <w:rPr>
          <w:spacing w:val="-1"/>
        </w:rPr>
        <w:t>filled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1"/>
        </w:rPr>
        <w:t>varying</w:t>
      </w:r>
      <w:r>
        <w:rPr>
          <w:spacing w:val="39"/>
        </w:rPr>
        <w:t xml:space="preserve"> </w:t>
      </w:r>
      <w:r>
        <w:t>levels</w:t>
      </w:r>
      <w:r>
        <w:rPr>
          <w:spacing w:val="37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1"/>
        </w:rPr>
        <w:t>provide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1"/>
        </w:rPr>
        <w:t>variety</w:t>
      </w:r>
      <w:r>
        <w:rPr>
          <w:spacing w:val="36"/>
        </w:rPr>
        <w:t xml:space="preserve"> </w:t>
      </w:r>
      <w:r>
        <w:rPr>
          <w:spacing w:val="1"/>
        </w:rPr>
        <w:t>of</w:t>
      </w:r>
      <w:r>
        <w:rPr>
          <w:spacing w:val="38"/>
        </w:rPr>
        <w:t xml:space="preserve"> </w:t>
      </w:r>
      <w:r>
        <w:rPr>
          <w:spacing w:val="1"/>
        </w:rPr>
        <w:t>load</w:t>
      </w:r>
      <w:r>
        <w:rPr>
          <w:spacing w:val="40"/>
        </w:rPr>
        <w:t xml:space="preserve"> </w:t>
      </w:r>
      <w:r>
        <w:t>levels.</w:t>
      </w:r>
      <w:r>
        <w:rPr>
          <w:spacing w:val="38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1"/>
        </w:rPr>
        <w:t>total</w:t>
      </w:r>
      <w:r>
        <w:rPr>
          <w:spacing w:val="35"/>
        </w:rPr>
        <w:t xml:space="preserve"> </w:t>
      </w:r>
      <w:r>
        <w:rPr>
          <w:spacing w:val="1"/>
        </w:rPr>
        <w:t>of</w:t>
      </w:r>
      <w:r>
        <w:rPr>
          <w:spacing w:val="37"/>
        </w:rPr>
        <w:t xml:space="preserve"> </w:t>
      </w:r>
      <w:r>
        <w:rPr>
          <w:spacing w:val="1"/>
        </w:rPr>
        <w:t>eight</w:t>
      </w:r>
      <w:r>
        <w:rPr>
          <w:spacing w:val="38"/>
        </w:rPr>
        <w:t xml:space="preserve"> </w:t>
      </w:r>
      <w:r>
        <w:rPr>
          <w:spacing w:val="1"/>
        </w:rPr>
        <w:t>load</w:t>
      </w:r>
      <w:r>
        <w:rPr>
          <w:spacing w:val="40"/>
        </w:rPr>
        <w:t xml:space="preserve"> </w:t>
      </w:r>
      <w:r>
        <w:rPr>
          <w:spacing w:val="1"/>
        </w:rPr>
        <w:t>stages</w:t>
      </w:r>
      <w:r>
        <w:rPr>
          <w:spacing w:val="37"/>
        </w:rPr>
        <w:t xml:space="preserve"> </w:t>
      </w:r>
      <w:r>
        <w:rPr>
          <w:spacing w:val="-3"/>
        </w:rPr>
        <w:t>were</w:t>
      </w:r>
      <w:r>
        <w:rPr>
          <w:spacing w:val="80"/>
        </w:rPr>
        <w:t xml:space="preserve"> </w:t>
      </w:r>
      <w:r>
        <w:rPr>
          <w:spacing w:val="1"/>
        </w:rPr>
        <w:t>performed</w:t>
      </w:r>
      <w:r>
        <w:rPr>
          <w:spacing w:val="48"/>
        </w:rPr>
        <w:t xml:space="preserve"> </w:t>
      </w:r>
      <w:r>
        <w:rPr>
          <w:spacing w:val="2"/>
        </w:rPr>
        <w:t>ranging</w:t>
      </w:r>
      <w:r>
        <w:rPr>
          <w:spacing w:val="49"/>
        </w:rPr>
        <w:t xml:space="preserve"> </w:t>
      </w:r>
      <w:r>
        <w:rPr>
          <w:spacing w:val="2"/>
        </w:rPr>
        <w:t>from</w:t>
      </w:r>
      <w:r>
        <w:rPr>
          <w:spacing w:val="36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single</w:t>
      </w:r>
      <w:r>
        <w:rPr>
          <w:spacing w:val="49"/>
        </w:rPr>
        <w:t xml:space="preserve"> </w:t>
      </w:r>
      <w:r>
        <w:rPr>
          <w:spacing w:val="-1"/>
        </w:rPr>
        <w:t>empty</w:t>
      </w:r>
      <w:r>
        <w:rPr>
          <w:spacing w:val="46"/>
        </w:rPr>
        <w:t xml:space="preserve"> </w:t>
      </w:r>
      <w:r>
        <w:rPr>
          <w:spacing w:val="1"/>
        </w:rPr>
        <w:t>truck</w:t>
      </w:r>
      <w:r>
        <w:rPr>
          <w:spacing w:val="46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rPr>
          <w:spacing w:val="1"/>
        </w:rPr>
        <w:t>four</w:t>
      </w:r>
      <w:r>
        <w:rPr>
          <w:spacing w:val="51"/>
        </w:rPr>
        <w:t xml:space="preserve"> </w:t>
      </w:r>
      <w:r>
        <w:t>fully</w:t>
      </w:r>
      <w:r>
        <w:rPr>
          <w:spacing w:val="46"/>
        </w:rPr>
        <w:t xml:space="preserve"> </w:t>
      </w:r>
      <w:r>
        <w:rPr>
          <w:spacing w:val="1"/>
        </w:rPr>
        <w:t>loaded</w:t>
      </w:r>
      <w:r>
        <w:rPr>
          <w:spacing w:val="49"/>
        </w:rPr>
        <w:t xml:space="preserve"> </w:t>
      </w:r>
      <w:r>
        <w:rPr>
          <w:spacing w:val="1"/>
        </w:rPr>
        <w:t>trucks</w:t>
      </w:r>
      <w:r>
        <w:rPr>
          <w:spacing w:val="46"/>
        </w:rPr>
        <w:t xml:space="preserve"> </w:t>
      </w:r>
      <w:r>
        <w:t>totaling</w:t>
      </w:r>
      <w:r>
        <w:rPr>
          <w:spacing w:val="49"/>
        </w:rPr>
        <w:t xml:space="preserve"> </w:t>
      </w:r>
      <w:r>
        <w:rPr>
          <w:spacing w:val="2"/>
        </w:rPr>
        <w:t>299</w:t>
      </w:r>
      <w:r>
        <w:rPr>
          <w:spacing w:val="49"/>
        </w:rPr>
        <w:t xml:space="preserve"> </w:t>
      </w:r>
      <w:r>
        <w:t>kips.</w:t>
      </w:r>
      <w:r>
        <w:rPr>
          <w:spacing w:val="46"/>
        </w:rPr>
        <w:t xml:space="preserve"> </w:t>
      </w:r>
      <w:r>
        <w:rPr>
          <w:spacing w:val="1"/>
        </w:rPr>
        <w:t>This</w:t>
      </w:r>
      <w:r>
        <w:rPr>
          <w:spacing w:val="46"/>
        </w:rPr>
        <w:t xml:space="preserve"> </w:t>
      </w:r>
      <w:del w:id="9" w:author="John Braley" w:date="2018-09-28T15:48:00Z">
        <w:r w:rsidDel="001C4194">
          <w:rPr>
            <w:spacing w:val="1"/>
          </w:rPr>
          <w:delText>progressive</w:delText>
        </w:r>
        <w:r w:rsidDel="001C4194">
          <w:rPr>
            <w:spacing w:val="90"/>
          </w:rPr>
          <w:delText xml:space="preserve"> </w:delText>
        </w:r>
      </w:del>
      <w:ins w:id="10" w:author="John Braley" w:date="2018-09-28T15:48:00Z">
        <w:r w:rsidR="001C4194">
          <w:rPr>
            <w:spacing w:val="1"/>
          </w:rPr>
          <w:t>incremental</w:t>
        </w:r>
        <w:r w:rsidR="001C4194">
          <w:rPr>
            <w:spacing w:val="90"/>
          </w:rPr>
          <w:t xml:space="preserve"> </w:t>
        </w:r>
      </w:ins>
      <w:r>
        <w:rPr>
          <w:spacing w:val="1"/>
        </w:rPr>
        <w:t>loading</w:t>
      </w:r>
      <w:r>
        <w:rPr>
          <w:spacing w:val="23"/>
        </w:rPr>
        <w:t xml:space="preserve"> </w:t>
      </w:r>
      <w:r>
        <w:rPr>
          <w:spacing w:val="2"/>
        </w:rPr>
        <w:t>ensures</w:t>
      </w:r>
      <w:r>
        <w:rPr>
          <w:spacing w:val="20"/>
        </w:rPr>
        <w:t xml:space="preserve"> </w:t>
      </w:r>
      <w:r>
        <w:rPr>
          <w:spacing w:val="1"/>
        </w:rPr>
        <w:t>that</w:t>
      </w:r>
      <w:r>
        <w:rPr>
          <w:spacing w:val="23"/>
        </w:rPr>
        <w:t xml:space="preserve"> </w:t>
      </w:r>
      <w:r>
        <w:rPr>
          <w:spacing w:val="1"/>
        </w:rPr>
        <w:t>the</w:t>
      </w:r>
      <w:r>
        <w:rPr>
          <w:spacing w:val="23"/>
        </w:rPr>
        <w:t xml:space="preserve"> </w:t>
      </w:r>
      <w:r>
        <w:rPr>
          <w:spacing w:val="2"/>
        </w:rPr>
        <w:t>structure</w:t>
      </w:r>
      <w:r>
        <w:rPr>
          <w:spacing w:val="24"/>
        </w:rPr>
        <w:t xml:space="preserve"> </w:t>
      </w:r>
      <w:r>
        <w:rPr>
          <w:spacing w:val="1"/>
        </w:rPr>
        <w:t>can</w:t>
      </w:r>
      <w:r>
        <w:rPr>
          <w:spacing w:val="23"/>
        </w:rPr>
        <w:t xml:space="preserve"> </w:t>
      </w:r>
      <w:r>
        <w:rPr>
          <w:spacing w:val="1"/>
        </w:rPr>
        <w:t>be</w:t>
      </w:r>
      <w:r>
        <w:rPr>
          <w:spacing w:val="23"/>
        </w:rPr>
        <w:t xml:space="preserve"> </w:t>
      </w:r>
      <w:r>
        <w:t>safely</w:t>
      </w:r>
      <w:r>
        <w:rPr>
          <w:spacing w:val="21"/>
        </w:rPr>
        <w:t xml:space="preserve"> </w:t>
      </w:r>
      <w:r>
        <w:t>monitored</w:t>
      </w:r>
      <w:r>
        <w:rPr>
          <w:spacing w:val="23"/>
        </w:rPr>
        <w:t xml:space="preserve"> </w:t>
      </w:r>
      <w:r>
        <w:rPr>
          <w:spacing w:val="1"/>
        </w:rPr>
        <w:t>for</w:t>
      </w:r>
      <w:r>
        <w:rPr>
          <w:spacing w:val="26"/>
        </w:rPr>
        <w:t xml:space="preserve"> </w:t>
      </w:r>
      <w:r>
        <w:rPr>
          <w:spacing w:val="2"/>
        </w:rPr>
        <w:t>any</w:t>
      </w:r>
      <w:r>
        <w:rPr>
          <w:spacing w:val="20"/>
        </w:rPr>
        <w:t xml:space="preserve"> </w:t>
      </w:r>
      <w:r>
        <w:t>unexpected</w:t>
      </w:r>
      <w:r>
        <w:rPr>
          <w:spacing w:val="24"/>
        </w:rPr>
        <w:t xml:space="preserve"> </w:t>
      </w:r>
      <w:r>
        <w:rPr>
          <w:spacing w:val="1"/>
        </w:rPr>
        <w:t>behavior</w:t>
      </w:r>
      <w:r>
        <w:rPr>
          <w:spacing w:val="25"/>
        </w:rPr>
        <w:t xml:space="preserve"> </w:t>
      </w:r>
      <w:r>
        <w:rPr>
          <w:spacing w:val="1"/>
        </w:rPr>
        <w:t>or</w:t>
      </w:r>
      <w:r>
        <w:rPr>
          <w:spacing w:val="25"/>
        </w:rPr>
        <w:t xml:space="preserve"> </w:t>
      </w:r>
      <w:r>
        <w:rPr>
          <w:spacing w:val="1"/>
        </w:rPr>
        <w:t>non-linear</w:t>
      </w:r>
      <w:r>
        <w:rPr>
          <w:spacing w:val="80"/>
        </w:rPr>
        <w:t xml:space="preserve"> </w:t>
      </w:r>
      <w:r>
        <w:rPr>
          <w:spacing w:val="1"/>
        </w:rPr>
        <w:t>deformation.</w:t>
      </w:r>
    </w:p>
    <w:p w:rsidR="00754035" w:rsidRDefault="00754035">
      <w:pPr>
        <w:spacing w:before="9"/>
        <w:rPr>
          <w:rFonts w:ascii="Arial" w:eastAsia="Arial" w:hAnsi="Arial" w:cs="Arial"/>
          <w:sz w:val="10"/>
          <w:szCs w:val="10"/>
        </w:rPr>
      </w:pPr>
    </w:p>
    <w:p w:rsidR="00754035" w:rsidRDefault="00CA28DF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24757" cy="1685925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4757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35" w:rsidRDefault="00CA28DF">
      <w:pPr>
        <w:pStyle w:val="BodyText"/>
        <w:spacing w:before="43" w:line="298" w:lineRule="auto"/>
        <w:ind w:left="105" w:right="104"/>
        <w:jc w:val="both"/>
      </w:pPr>
      <w:r>
        <w:rPr>
          <w:spacing w:val="3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impact</w:t>
      </w:r>
      <w:r>
        <w:rPr>
          <w:spacing w:val="14"/>
        </w:rPr>
        <w:t xml:space="preserve"> </w:t>
      </w:r>
      <w:r>
        <w:rPr>
          <w:spacing w:val="1"/>
        </w:rPr>
        <w:t>test</w:t>
      </w:r>
      <w:r>
        <w:rPr>
          <w:spacing w:val="14"/>
        </w:rPr>
        <w:t xml:space="preserve"> </w:t>
      </w:r>
      <w:r>
        <w:rPr>
          <w:spacing w:val="-5"/>
        </w:rPr>
        <w:t>was</w:t>
      </w:r>
      <w:r>
        <w:rPr>
          <w:spacing w:val="13"/>
        </w:rPr>
        <w:t xml:space="preserve"> </w:t>
      </w:r>
      <w:r>
        <w:rPr>
          <w:spacing w:val="1"/>
        </w:rPr>
        <w:t>performed</w:t>
      </w:r>
      <w:r>
        <w:rPr>
          <w:spacing w:val="16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16"/>
        </w:rPr>
        <w:t xml:space="preserve"> </w:t>
      </w:r>
      <w:r>
        <w:rPr>
          <w:spacing w:val="1"/>
        </w:rPr>
        <w:t>the</w:t>
      </w:r>
      <w:r>
        <w:rPr>
          <w:spacing w:val="16"/>
        </w:rPr>
        <w:t xml:space="preserve"> </w:t>
      </w:r>
      <w:r>
        <w:rPr>
          <w:spacing w:val="-7"/>
        </w:rPr>
        <w:t>T</w:t>
      </w:r>
      <w:r>
        <w:rPr>
          <w:spacing w:val="-6"/>
        </w:rPr>
        <w:t>HM</w:t>
      </w:r>
      <w:r>
        <w:rPr>
          <w:spacing w:val="-7"/>
        </w:rPr>
        <w:t>P</w:t>
      </w:r>
      <w:r>
        <w:rPr>
          <w:spacing w:val="-6"/>
        </w:rPr>
        <w:t>R</w:t>
      </w:r>
      <w:r>
        <w:rPr>
          <w:spacing w:val="12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rPr>
          <w:spacing w:val="-4"/>
        </w:rPr>
        <w:t>which</w:t>
      </w:r>
      <w:r>
        <w:rPr>
          <w:spacing w:val="16"/>
        </w:rPr>
        <w:t xml:space="preserve"> </w:t>
      </w:r>
      <w:r>
        <w:rPr>
          <w:spacing w:val="1"/>
        </w:rPr>
        <w:t>provided</w:t>
      </w:r>
      <w:r>
        <w:rPr>
          <w:spacing w:val="16"/>
        </w:rPr>
        <w:t xml:space="preserve"> </w:t>
      </w:r>
      <w:r>
        <w:rPr>
          <w:spacing w:val="-1"/>
        </w:rPr>
        <w:t>impacts</w:t>
      </w:r>
      <w:r>
        <w:rPr>
          <w:spacing w:val="13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16"/>
        </w:rPr>
        <w:t xml:space="preserve"> </w:t>
      </w:r>
      <w:r>
        <w:rPr>
          <w:spacing w:val="1"/>
        </w:rPr>
        <w:t>force</w:t>
      </w:r>
      <w:r>
        <w:rPr>
          <w:spacing w:val="16"/>
        </w:rPr>
        <w:t xml:space="preserve"> </w:t>
      </w:r>
      <w:r>
        <w:t>levels</w:t>
      </w:r>
      <w:r>
        <w:rPr>
          <w:spacing w:val="12"/>
        </w:rPr>
        <w:t xml:space="preserve"> </w:t>
      </w:r>
      <w:r>
        <w:rPr>
          <w:spacing w:val="2"/>
        </w:rPr>
        <w:t>around</w:t>
      </w:r>
      <w:r>
        <w:rPr>
          <w:spacing w:val="17"/>
        </w:rPr>
        <w:t xml:space="preserve"> </w:t>
      </w:r>
      <w:r>
        <w:rPr>
          <w:spacing w:val="2"/>
        </w:rPr>
        <w:t>25,000</w:t>
      </w:r>
      <w:r>
        <w:rPr>
          <w:spacing w:val="84"/>
        </w:rPr>
        <w:t xml:space="preserve"> </w:t>
      </w:r>
      <w:r>
        <w:t>lbs.</w:t>
      </w:r>
      <w:r>
        <w:rPr>
          <w:spacing w:val="21"/>
        </w:rPr>
        <w:t xml:space="preserve"> </w:t>
      </w:r>
      <w:r>
        <w:rPr>
          <w:spacing w:val="2"/>
        </w:rPr>
        <w:t>and</w:t>
      </w:r>
      <w:r>
        <w:rPr>
          <w:spacing w:val="23"/>
        </w:rPr>
        <w:t xml:space="preserve"> </w:t>
      </w:r>
      <w:r>
        <w:rPr>
          <w:spacing w:val="1"/>
        </w:rPr>
        <w:t>contained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1"/>
        </w:rPr>
        <w:t>usable</w:t>
      </w:r>
      <w:r>
        <w:rPr>
          <w:spacing w:val="22"/>
        </w:rPr>
        <w:t xml:space="preserve"> </w:t>
      </w:r>
      <w:r>
        <w:rPr>
          <w:spacing w:val="2"/>
        </w:rPr>
        <w:t>frequency</w:t>
      </w:r>
      <w:r>
        <w:rPr>
          <w:spacing w:val="20"/>
        </w:rPr>
        <w:t xml:space="preserve"> </w:t>
      </w:r>
      <w:r>
        <w:rPr>
          <w:spacing w:val="2"/>
        </w:rPr>
        <w:t>band</w:t>
      </w:r>
      <w:r>
        <w:rPr>
          <w:spacing w:val="22"/>
        </w:rPr>
        <w:t xml:space="preserve"> </w:t>
      </w:r>
      <w:r>
        <w:rPr>
          <w:spacing w:val="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approximately</w:t>
      </w:r>
      <w:r>
        <w:rPr>
          <w:spacing w:val="20"/>
        </w:rPr>
        <w:t xml:space="preserve"> </w:t>
      </w:r>
      <w:r>
        <w:rPr>
          <w:spacing w:val="2"/>
        </w:rPr>
        <w:t>0-65</w:t>
      </w:r>
      <w:r>
        <w:rPr>
          <w:spacing w:val="22"/>
        </w:rPr>
        <w:t xml:space="preserve"> </w:t>
      </w:r>
      <w:r>
        <w:rPr>
          <w:spacing w:val="-11"/>
        </w:rPr>
        <w:t>Hz</w:t>
      </w:r>
      <w:r>
        <w:rPr>
          <w:spacing w:val="-12"/>
        </w:rPr>
        <w:t>.</w:t>
      </w:r>
      <w:r>
        <w:rPr>
          <w:spacing w:val="22"/>
        </w:rPr>
        <w:t xml:space="preserve"> </w:t>
      </w:r>
      <w:r>
        <w:rPr>
          <w:spacing w:val="-3"/>
        </w:rPr>
        <w:t>Impacts</w:t>
      </w:r>
      <w:r>
        <w:rPr>
          <w:spacing w:val="19"/>
        </w:rPr>
        <w:t xml:space="preserve"> </w:t>
      </w:r>
      <w:r>
        <w:rPr>
          <w:spacing w:val="-3"/>
        </w:rPr>
        <w:t>were</w:t>
      </w:r>
      <w:r>
        <w:rPr>
          <w:spacing w:val="23"/>
        </w:rPr>
        <w:t xml:space="preserve"> </w:t>
      </w:r>
      <w:r>
        <w:rPr>
          <w:spacing w:val="1"/>
        </w:rPr>
        <w:t>performed</w:t>
      </w:r>
      <w:r>
        <w:rPr>
          <w:spacing w:val="22"/>
        </w:rPr>
        <w:t xml:space="preserve"> </w:t>
      </w:r>
      <w:r>
        <w:rPr>
          <w:spacing w:val="1"/>
        </w:rPr>
        <w:t>at</w:t>
      </w:r>
      <w:r>
        <w:rPr>
          <w:spacing w:val="22"/>
        </w:rPr>
        <w:t xml:space="preserve"> </w:t>
      </w:r>
      <w:r>
        <w:rPr>
          <w:spacing w:val="-6"/>
        </w:rPr>
        <w:t>11</w:t>
      </w:r>
      <w:r>
        <w:rPr>
          <w:spacing w:val="22"/>
        </w:rPr>
        <w:t xml:space="preserve"> </w:t>
      </w:r>
      <w:r>
        <w:rPr>
          <w:spacing w:val="1"/>
        </w:rPr>
        <w:t>locations</w:t>
      </w:r>
      <w:r>
        <w:rPr>
          <w:spacing w:val="72"/>
        </w:rPr>
        <w:t xml:space="preserve"> </w:t>
      </w:r>
      <w:r>
        <w:rPr>
          <w:spacing w:val="-4"/>
        </w:rPr>
        <w:t>while</w:t>
      </w:r>
      <w:r>
        <w:rPr>
          <w:spacing w:val="3"/>
        </w:rPr>
        <w:t xml:space="preserve"> </w:t>
      </w:r>
      <w:r>
        <w:rPr>
          <w:spacing w:val="1"/>
        </w:rPr>
        <w:t>acceleration</w:t>
      </w:r>
      <w:r>
        <w:rPr>
          <w:spacing w:val="3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2"/>
        </w:rPr>
        <w:t>bridge</w:t>
      </w:r>
      <w:r>
        <w:rPr>
          <w:spacing w:val="3"/>
        </w:rPr>
        <w:t xml:space="preserve"> </w:t>
      </w:r>
      <w:r>
        <w:rPr>
          <w:spacing w:val="-5"/>
        </w:rPr>
        <w:t>was</w:t>
      </w:r>
      <w:r>
        <w:rPr>
          <w:spacing w:val="1"/>
        </w:rPr>
        <w:t xml:space="preserve"> </w:t>
      </w:r>
      <w:r>
        <w:rPr>
          <w:spacing w:val="2"/>
        </w:rPr>
        <w:t>recorded</w:t>
      </w:r>
      <w:r>
        <w:rPr>
          <w:spacing w:val="3"/>
        </w:rPr>
        <w:t xml:space="preserve"> </w:t>
      </w:r>
      <w:r>
        <w:rPr>
          <w:spacing w:val="1"/>
        </w:rPr>
        <w:t>at</w:t>
      </w:r>
      <w:r>
        <w:rPr>
          <w:spacing w:val="3"/>
        </w:rPr>
        <w:t xml:space="preserve"> </w:t>
      </w:r>
      <w:r>
        <w:rPr>
          <w:spacing w:val="1"/>
        </w:rPr>
        <w:t>19</w:t>
      </w:r>
      <w:r>
        <w:rPr>
          <w:spacing w:val="3"/>
        </w:rPr>
        <w:t xml:space="preserve"> </w:t>
      </w:r>
      <w:r>
        <w:rPr>
          <w:spacing w:val="1"/>
        </w:rPr>
        <w:t>evenly</w:t>
      </w:r>
      <w:r>
        <w:t xml:space="preserve"> </w:t>
      </w:r>
      <w:r>
        <w:rPr>
          <w:spacing w:val="1"/>
        </w:rPr>
        <w:t>distributed</w:t>
      </w:r>
      <w:r>
        <w:rPr>
          <w:spacing w:val="4"/>
        </w:rPr>
        <w:t xml:space="preserve"> </w:t>
      </w:r>
      <w:r>
        <w:t>locations.</w:t>
      </w:r>
    </w:p>
    <w:p w:rsidR="00754035" w:rsidRDefault="00754035">
      <w:pPr>
        <w:spacing w:line="298" w:lineRule="auto"/>
        <w:jc w:val="both"/>
        <w:sectPr w:rsidR="00754035">
          <w:headerReference w:type="even" r:id="rId16"/>
          <w:pgSz w:w="12240" w:h="15840"/>
          <w:pgMar w:top="500" w:right="680" w:bottom="280" w:left="700" w:header="0" w:footer="0" w:gutter="0"/>
          <w:cols w:space="720"/>
        </w:sectPr>
      </w:pPr>
    </w:p>
    <w:p w:rsidR="00754035" w:rsidRDefault="00CA28DF">
      <w:pPr>
        <w:pStyle w:val="BodyText"/>
        <w:spacing w:before="48" w:line="298" w:lineRule="auto"/>
        <w:ind w:left="105" w:right="104"/>
        <w:jc w:val="both"/>
      </w:pPr>
      <w:r>
        <w:rPr>
          <w:spacing w:val="-3"/>
        </w:rPr>
        <w:lastRenderedPageBreak/>
        <w:t>An</w:t>
      </w:r>
      <w:r>
        <w:rPr>
          <w:spacing w:val="7"/>
        </w:rPr>
        <w:t xml:space="preserve"> </w:t>
      </w:r>
      <w:r>
        <w:t>element-level</w:t>
      </w:r>
      <w:r>
        <w:rPr>
          <w:spacing w:val="2"/>
        </w:rPr>
        <w:t xml:space="preserve"> </w:t>
      </w:r>
      <w:r>
        <w:rPr>
          <w:spacing w:val="3"/>
        </w:rPr>
        <w:t>FE</w:t>
      </w:r>
      <w:r>
        <w:rPr>
          <w:spacing w:val="58"/>
        </w:rPr>
        <w:t xml:space="preserve"> </w:t>
      </w:r>
      <w:r>
        <w:rPr>
          <w:spacing w:val="-1"/>
        </w:rPr>
        <w:t>model</w:t>
      </w:r>
      <w:r>
        <w:rPr>
          <w:spacing w:val="2"/>
        </w:rPr>
        <w:t xml:space="preserve"> </w:t>
      </w:r>
      <w:r>
        <w:rPr>
          <w:spacing w:val="-5"/>
        </w:rPr>
        <w:t>was</w:t>
      </w:r>
      <w:r>
        <w:rPr>
          <w:spacing w:val="4"/>
        </w:rPr>
        <w:t xml:space="preserve"> </w:t>
      </w:r>
      <w:r>
        <w:rPr>
          <w:spacing w:val="1"/>
        </w:rPr>
        <w:t>constructed</w:t>
      </w:r>
      <w:r>
        <w:rPr>
          <w:spacing w:val="8"/>
        </w:rPr>
        <w:t xml:space="preserve"> </w:t>
      </w:r>
      <w:r>
        <w:rPr>
          <w:spacing w:val="1"/>
        </w:rPr>
        <w:t>based</w:t>
      </w:r>
      <w:r>
        <w:rPr>
          <w:spacing w:val="7"/>
        </w:rPr>
        <w:t xml:space="preserve"> </w:t>
      </w:r>
      <w:r>
        <w:rPr>
          <w:spacing w:val="1"/>
        </w:rPr>
        <w:t>on</w:t>
      </w:r>
      <w:r>
        <w:rPr>
          <w:spacing w:val="7"/>
        </w:rPr>
        <w:t xml:space="preserve"> </w:t>
      </w:r>
      <w:r>
        <w:rPr>
          <w:spacing w:val="2"/>
        </w:rPr>
        <w:t>bridge</w:t>
      </w:r>
      <w:r>
        <w:rPr>
          <w:spacing w:val="8"/>
        </w:rPr>
        <w:t xml:space="preserve"> </w:t>
      </w:r>
      <w:r>
        <w:rPr>
          <w:spacing w:val="1"/>
        </w:rPr>
        <w:t>geometry</w:t>
      </w:r>
      <w:r>
        <w:rPr>
          <w:spacing w:val="4"/>
        </w:rPr>
        <w:t xml:space="preserve"> </w:t>
      </w:r>
      <w:r>
        <w:rPr>
          <w:spacing w:val="2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assumed</w:t>
      </w:r>
      <w:r>
        <w:rPr>
          <w:spacing w:val="7"/>
        </w:rPr>
        <w:t xml:space="preserve"> </w:t>
      </w:r>
      <w:r>
        <w:t>material</w:t>
      </w:r>
      <w:r>
        <w:rPr>
          <w:spacing w:val="3"/>
        </w:rPr>
        <w:t xml:space="preserve"> </w:t>
      </w:r>
      <w:r>
        <w:rPr>
          <w:spacing w:val="2"/>
        </w:rPr>
        <w:t>properties</w:t>
      </w:r>
      <w:r>
        <w:rPr>
          <w:spacing w:val="82"/>
        </w:rPr>
        <w:t xml:space="preserve"> </w:t>
      </w:r>
      <w:r>
        <w:rPr>
          <w:spacing w:val="1"/>
        </w:rPr>
        <w:t>provided</w:t>
      </w:r>
      <w:r>
        <w:rPr>
          <w:spacing w:val="31"/>
        </w:rPr>
        <w:t xml:space="preserve"> </w:t>
      </w:r>
      <w:r>
        <w:rPr>
          <w:spacing w:val="1"/>
        </w:rPr>
        <w:t>by</w:t>
      </w:r>
      <w:r>
        <w:rPr>
          <w:spacing w:val="28"/>
        </w:rPr>
        <w:t xml:space="preserve"> </w:t>
      </w:r>
      <w:r>
        <w:rPr>
          <w:spacing w:val="1"/>
        </w:rPr>
        <w:t>construction</w:t>
      </w:r>
      <w:r>
        <w:rPr>
          <w:spacing w:val="32"/>
        </w:rPr>
        <w:t xml:space="preserve"> </w:t>
      </w:r>
      <w:r>
        <w:t>documents.</w:t>
      </w:r>
      <w:r>
        <w:rPr>
          <w:spacing w:val="29"/>
        </w:rPr>
        <w:t xml:space="preserve"> </w:t>
      </w:r>
      <w:r>
        <w:rPr>
          <w:spacing w:val="1"/>
        </w:rPr>
        <w:t>This</w:t>
      </w:r>
      <w:r>
        <w:rPr>
          <w:spacing w:val="28"/>
        </w:rPr>
        <w:t xml:space="preserve"> </w:t>
      </w:r>
      <w:r>
        <w:rPr>
          <w:spacing w:val="1"/>
        </w:rPr>
        <w:t>type</w:t>
      </w:r>
      <w:r>
        <w:rPr>
          <w:spacing w:val="32"/>
        </w:rPr>
        <w:t xml:space="preserve"> </w:t>
      </w:r>
      <w:r>
        <w:rPr>
          <w:spacing w:val="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model</w:t>
      </w:r>
      <w:r>
        <w:rPr>
          <w:spacing w:val="26"/>
        </w:rPr>
        <w:t xml:space="preserve"> </w:t>
      </w:r>
      <w:r>
        <w:rPr>
          <w:spacing w:val="-1"/>
        </w:rPr>
        <w:t>employs</w:t>
      </w:r>
      <w:r>
        <w:rPr>
          <w:spacing w:val="28"/>
        </w:rPr>
        <w:t xml:space="preserve"> </w:t>
      </w:r>
      <w:r>
        <w:rPr>
          <w:spacing w:val="1"/>
        </w:rPr>
        <w:t>both</w:t>
      </w:r>
      <w:r>
        <w:rPr>
          <w:spacing w:val="31"/>
        </w:rPr>
        <w:t xml:space="preserve"> </w:t>
      </w:r>
      <w:r>
        <w:rPr>
          <w:spacing w:val="1"/>
        </w:rPr>
        <w:t>one-dimensional</w:t>
      </w:r>
      <w:r>
        <w:rPr>
          <w:spacing w:val="27"/>
        </w:rPr>
        <w:t xml:space="preserve"> </w:t>
      </w:r>
      <w:r>
        <w:rPr>
          <w:spacing w:val="2"/>
        </w:rPr>
        <w:t>(beam</w:t>
      </w:r>
      <w:r>
        <w:rPr>
          <w:spacing w:val="18"/>
        </w:rPr>
        <w:t xml:space="preserve"> </w:t>
      </w:r>
      <w:r>
        <w:t>elements)</w:t>
      </w:r>
      <w:r>
        <w:rPr>
          <w:spacing w:val="34"/>
        </w:rPr>
        <w:t xml:space="preserve"> </w:t>
      </w:r>
      <w:r>
        <w:rPr>
          <w:spacing w:val="2"/>
        </w:rPr>
        <w:t>and</w:t>
      </w:r>
      <w:r>
        <w:rPr>
          <w:spacing w:val="84"/>
        </w:rPr>
        <w:t xml:space="preserve"> </w:t>
      </w:r>
      <w:r>
        <w:rPr>
          <w:spacing w:val="-1"/>
        </w:rPr>
        <w:t>two-dimensional</w:t>
      </w:r>
      <w:r>
        <w:rPr>
          <w:spacing w:val="38"/>
        </w:rPr>
        <w:t xml:space="preserve"> </w:t>
      </w:r>
      <w:r>
        <w:t>elements</w:t>
      </w:r>
      <w:r>
        <w:rPr>
          <w:spacing w:val="41"/>
        </w:rPr>
        <w:t xml:space="preserve"> </w:t>
      </w:r>
      <w:r>
        <w:rPr>
          <w:spacing w:val="2"/>
        </w:rPr>
        <w:t>(e.g.</w:t>
      </w:r>
      <w:r>
        <w:rPr>
          <w:spacing w:val="41"/>
        </w:rPr>
        <w:t xml:space="preserve"> </w:t>
      </w:r>
      <w:r>
        <w:rPr>
          <w:spacing w:val="1"/>
        </w:rPr>
        <w:t>plate</w:t>
      </w:r>
      <w:r>
        <w:rPr>
          <w:spacing w:val="44"/>
        </w:rPr>
        <w:t xml:space="preserve"> </w:t>
      </w:r>
      <w:r>
        <w:rPr>
          <w:spacing w:val="1"/>
        </w:rPr>
        <w:t>or</w:t>
      </w:r>
      <w:r>
        <w:rPr>
          <w:spacing w:val="45"/>
        </w:rPr>
        <w:t xml:space="preserve"> </w:t>
      </w:r>
      <w:r>
        <w:t>shell</w:t>
      </w:r>
      <w:r>
        <w:rPr>
          <w:spacing w:val="39"/>
        </w:rPr>
        <w:t xml:space="preserve"> </w:t>
      </w:r>
      <w:r>
        <w:t>elements)</w:t>
      </w:r>
      <w:r>
        <w:rPr>
          <w:spacing w:val="45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1"/>
        </w:rPr>
        <w:t>model</w:t>
      </w:r>
      <w:r>
        <w:rPr>
          <w:spacing w:val="39"/>
        </w:rPr>
        <w:t xml:space="preserve"> </w:t>
      </w:r>
      <w:r>
        <w:rPr>
          <w:spacing w:val="1"/>
        </w:rPr>
        <w:t>girders/diaphragms</w:t>
      </w:r>
      <w:r>
        <w:rPr>
          <w:spacing w:val="40"/>
        </w:rPr>
        <w:t xml:space="preserve"> </w:t>
      </w:r>
      <w:r>
        <w:rPr>
          <w:spacing w:val="2"/>
        </w:rPr>
        <w:t>and</w:t>
      </w:r>
      <w:r>
        <w:rPr>
          <w:spacing w:val="44"/>
        </w:rPr>
        <w:t xml:space="preserve"> </w:t>
      </w:r>
      <w:r>
        <w:rPr>
          <w:spacing w:val="1"/>
        </w:rPr>
        <w:t>deck,</w:t>
      </w:r>
      <w:r>
        <w:rPr>
          <w:spacing w:val="41"/>
        </w:rPr>
        <w:t xml:space="preserve"> </w:t>
      </w:r>
      <w:r>
        <w:rPr>
          <w:spacing w:val="-1"/>
        </w:rPr>
        <w:t>respectively.</w:t>
      </w:r>
      <w:r>
        <w:rPr>
          <w:spacing w:val="98"/>
          <w:w w:val="99"/>
        </w:rPr>
        <w:t xml:space="preserve"> </w:t>
      </w:r>
      <w:r>
        <w:t xml:space="preserve">Rigid-links </w:t>
      </w:r>
      <w:r>
        <w:rPr>
          <w:spacing w:val="2"/>
        </w:rPr>
        <w:t>are</w:t>
      </w:r>
      <w:r>
        <w:rPr>
          <w:spacing w:val="3"/>
        </w:rPr>
        <w:t xml:space="preserve"> </w:t>
      </w:r>
      <w:r>
        <w:rPr>
          <w:spacing w:val="1"/>
        </w:rPr>
        <w:t>use</w:t>
      </w:r>
      <w:ins w:id="11" w:author="John Braley" w:date="2018-09-28T15:49:00Z">
        <w:r w:rsidR="001C4194">
          <w:rPr>
            <w:spacing w:val="1"/>
          </w:rPr>
          <w:t>d</w:t>
        </w:r>
      </w:ins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2"/>
        </w:rPr>
        <w:t>enforce</w:t>
      </w:r>
      <w:r>
        <w:rPr>
          <w:spacing w:val="4"/>
        </w:rPr>
        <w:t xml:space="preserve"> </w:t>
      </w:r>
      <w:r>
        <w:rPr>
          <w:spacing w:val="-1"/>
        </w:rPr>
        <w:t>compatibility</w:t>
      </w:r>
      <w:r>
        <w:t xml:space="preserve"> </w:t>
      </w:r>
      <w:r>
        <w:rPr>
          <w:spacing w:val="-1"/>
        </w:rPr>
        <w:t>between</w:t>
      </w:r>
      <w:r>
        <w:rPr>
          <w:spacing w:val="4"/>
        </w:rPr>
        <w:t xml:space="preserve"> </w:t>
      </w:r>
      <w:r>
        <w:t xml:space="preserve">elements </w:t>
      </w:r>
      <w:r>
        <w:rPr>
          <w:spacing w:val="-4"/>
        </w:rPr>
        <w:t>while</w:t>
      </w:r>
      <w:r>
        <w:rPr>
          <w:spacing w:val="4"/>
        </w:rPr>
        <w:t xml:space="preserve"> </w:t>
      </w:r>
      <w:r>
        <w:t>maintaining</w:t>
      </w:r>
      <w:r>
        <w:rPr>
          <w:spacing w:val="3"/>
        </w:rPr>
        <w:t xml:space="preserve"> </w:t>
      </w:r>
      <w:r>
        <w:rPr>
          <w:spacing w:val="1"/>
        </w:rPr>
        <w:t>accurate</w:t>
      </w:r>
      <w:r>
        <w:rPr>
          <w:spacing w:val="4"/>
        </w:rPr>
        <w:t xml:space="preserve"> </w:t>
      </w:r>
      <w:r>
        <w:rPr>
          <w:spacing w:val="-1"/>
        </w:rPr>
        <w:t>geometry.</w:t>
      </w:r>
    </w:p>
    <w:p w:rsidR="00754035" w:rsidRDefault="00754035">
      <w:pPr>
        <w:spacing w:before="9"/>
        <w:rPr>
          <w:rFonts w:ascii="Arial" w:eastAsia="Arial" w:hAnsi="Arial" w:cs="Arial"/>
          <w:sz w:val="10"/>
          <w:szCs w:val="10"/>
        </w:rPr>
      </w:pPr>
    </w:p>
    <w:p w:rsidR="00754035" w:rsidRDefault="00CA28DF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36776" cy="1309401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6776" cy="130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35" w:rsidRDefault="00754035">
      <w:pPr>
        <w:spacing w:before="3"/>
        <w:rPr>
          <w:rFonts w:ascii="Arial" w:eastAsia="Arial" w:hAnsi="Arial" w:cs="Arial"/>
          <w:sz w:val="29"/>
          <w:szCs w:val="29"/>
        </w:rPr>
      </w:pPr>
    </w:p>
    <w:p w:rsidR="00754035" w:rsidRDefault="00CA28DF">
      <w:pPr>
        <w:pStyle w:val="BodyText"/>
        <w:spacing w:before="0"/>
        <w:ind w:left="105"/>
        <w:jc w:val="both"/>
        <w:rPr>
          <w:rFonts w:cs="Arial"/>
        </w:rPr>
      </w:pPr>
      <w:proofErr w:type="gramStart"/>
      <w:r>
        <w:rPr>
          <w:spacing w:val="-1"/>
        </w:rPr>
        <w:t>Drexel</w:t>
      </w:r>
      <w:r>
        <w:rPr>
          <w:spacing w:val="-3"/>
        </w:rPr>
        <w:t xml:space="preserve"> University,</w:t>
      </w:r>
      <w:r>
        <w:rPr>
          <w:spacing w:val="2"/>
        </w:rPr>
        <w:t xml:space="preserve"> 3141 </w:t>
      </w:r>
      <w:r>
        <w:rPr>
          <w:spacing w:val="1"/>
        </w:rPr>
        <w:t>Chestnut</w:t>
      </w:r>
      <w:r>
        <w:rPr>
          <w:spacing w:val="2"/>
        </w:rPr>
        <w:t xml:space="preserve"> </w:t>
      </w:r>
      <w:r>
        <w:rPr>
          <w:spacing w:val="1"/>
        </w:rPr>
        <w:t xml:space="preserve">Street, </w:t>
      </w:r>
      <w:r>
        <w:t>Philadelphia,</w:t>
      </w:r>
      <w:r>
        <w:rPr>
          <w:spacing w:val="2"/>
        </w:rPr>
        <w:t xml:space="preserve"> </w:t>
      </w:r>
      <w:r>
        <w:rPr>
          <w:spacing w:val="-12"/>
        </w:rPr>
        <w:t>PA</w:t>
      </w:r>
      <w:r>
        <w:rPr>
          <w:spacing w:val="-5"/>
        </w:rPr>
        <w:t xml:space="preserve"> </w:t>
      </w:r>
      <w:r>
        <w:rPr>
          <w:spacing w:val="2"/>
        </w:rPr>
        <w:t>19104,</w:t>
      </w:r>
      <w:r>
        <w:rPr>
          <w:spacing w:val="1"/>
        </w:rPr>
        <w:t xml:space="preserve"> </w:t>
      </w:r>
      <w:r>
        <w:t>©</w:t>
      </w:r>
      <w:r>
        <w:rPr>
          <w:spacing w:val="-5"/>
        </w:rPr>
        <w:t xml:space="preserve"> </w:t>
      </w:r>
      <w:r>
        <w:rPr>
          <w:spacing w:val="-3"/>
        </w:rPr>
        <w:t>All</w:t>
      </w:r>
      <w:r>
        <w:rPr>
          <w:spacing w:val="-2"/>
        </w:rPr>
        <w:t xml:space="preserve"> </w:t>
      </w:r>
      <w:r>
        <w:t>Rights</w:t>
      </w:r>
      <w:r>
        <w:rPr>
          <w:spacing w:val="-1"/>
        </w:rPr>
        <w:t xml:space="preserve"> </w:t>
      </w:r>
      <w:r>
        <w:rPr>
          <w:spacing w:val="1"/>
        </w:rPr>
        <w:t>Reserved.</w:t>
      </w:r>
      <w:proofErr w:type="gramEnd"/>
      <w:r>
        <w:rPr>
          <w:spacing w:val="2"/>
        </w:rPr>
        <w:t xml:space="preserve"> </w:t>
      </w:r>
      <w:r>
        <w:rPr>
          <w:b/>
          <w:spacing w:val="-22"/>
        </w:rPr>
        <w:t>V</w:t>
      </w:r>
      <w:r>
        <w:rPr>
          <w:b/>
          <w:spacing w:val="18"/>
        </w:rPr>
        <w:t>e</w:t>
      </w:r>
      <w:r>
        <w:rPr>
          <w:b/>
          <w:spacing w:val="8"/>
        </w:rPr>
        <w:t>r</w:t>
      </w:r>
      <w:r>
        <w:rPr>
          <w:b/>
          <w:spacing w:val="3"/>
        </w:rPr>
        <w:t>s</w:t>
      </w:r>
      <w:r>
        <w:rPr>
          <w:b/>
          <w:spacing w:val="1"/>
        </w:rPr>
        <w:t>i</w:t>
      </w:r>
      <w:r>
        <w:rPr>
          <w:b/>
          <w:spacing w:val="6"/>
        </w:rPr>
        <w:t>o</w:t>
      </w:r>
      <w:r>
        <w:rPr>
          <w:b/>
        </w:rPr>
        <w:t>n</w:t>
      </w:r>
      <w:r>
        <w:rPr>
          <w:b/>
          <w:spacing w:val="6"/>
        </w:rPr>
        <w:t xml:space="preserve"> </w:t>
      </w:r>
      <w:r>
        <w:rPr>
          <w:b/>
          <w:spacing w:val="1"/>
        </w:rPr>
        <w:t>3.0</w:t>
      </w:r>
    </w:p>
    <w:p w:rsidR="00754035" w:rsidRDefault="00754035">
      <w:pPr>
        <w:jc w:val="both"/>
        <w:rPr>
          <w:rFonts w:ascii="Arial" w:eastAsia="Arial" w:hAnsi="Arial" w:cs="Arial"/>
        </w:rPr>
        <w:sectPr w:rsidR="00754035">
          <w:headerReference w:type="default" r:id="rId18"/>
          <w:pgSz w:w="12240" w:h="15840"/>
          <w:pgMar w:top="560" w:right="680" w:bottom="280" w:left="700" w:header="0" w:footer="0" w:gutter="0"/>
          <w:cols w:space="720"/>
        </w:sectPr>
      </w:pPr>
    </w:p>
    <w:bookmarkStart w:id="12" w:name="wv_3"/>
    <w:bookmarkEnd w:id="12"/>
    <w:p w:rsidR="00754035" w:rsidRDefault="00CA28DF">
      <w:pPr>
        <w:pStyle w:val="Heading1"/>
        <w:spacing w:before="13"/>
        <w:ind w:left="125"/>
        <w:rPr>
          <w:rFonts w:cs="Arial"/>
        </w:rPr>
      </w:pPr>
      <w:r>
        <w:lastRenderedPageBreak/>
        <w:fldChar w:fldCharType="begin"/>
      </w:r>
      <w:r>
        <w:instrText xml:space="preserve"> HYPERLINK "http://vlab.asklab.tk/VirtualLab/index.html" \h </w:instrText>
      </w:r>
      <w:r>
        <w:fldChar w:fldCharType="separate"/>
      </w:r>
      <w:r>
        <w:rPr>
          <w:spacing w:val="-17"/>
        </w:rPr>
        <w:t>V</w:t>
      </w:r>
      <w:r>
        <w:rPr>
          <w:spacing w:val="-15"/>
        </w:rPr>
        <w:t>i</w:t>
      </w:r>
      <w:r>
        <w:t>r</w:t>
      </w:r>
      <w:r>
        <w:rPr>
          <w:spacing w:val="-1"/>
        </w:rPr>
        <w:t>t</w:t>
      </w:r>
      <w:r>
        <w:rPr>
          <w:spacing w:val="-16"/>
        </w:rPr>
        <w:t>u</w:t>
      </w:r>
      <w:r>
        <w:rPr>
          <w:spacing w:val="-1"/>
        </w:rPr>
        <w:t>a</w:t>
      </w:r>
      <w:r>
        <w:t>l</w:t>
      </w:r>
      <w:r>
        <w:rPr>
          <w:spacing w:val="-22"/>
        </w:rPr>
        <w:t xml:space="preserve"> </w:t>
      </w:r>
      <w:r>
        <w:rPr>
          <w:spacing w:val="-1"/>
        </w:rPr>
        <w:t>La</w:t>
      </w:r>
      <w:r>
        <w:t>b</w:t>
      </w:r>
      <w:r>
        <w:rPr>
          <w:spacing w:val="-7"/>
        </w:rPr>
        <w:t xml:space="preserve"> </w:t>
      </w:r>
      <w:r>
        <w:t>(</w:t>
      </w:r>
      <w:proofErr w:type="gramStart"/>
      <w:r>
        <w:rPr>
          <w:spacing w:val="-1"/>
        </w:rPr>
        <w:t>..</w:t>
      </w:r>
      <w:proofErr w:type="gramEnd"/>
      <w:r>
        <w:rPr>
          <w:spacing w:val="-1"/>
        </w:rPr>
        <w:t>/</w:t>
      </w:r>
      <w:r>
        <w:rPr>
          <w:spacing w:val="-15"/>
        </w:rPr>
        <w:t>i</w:t>
      </w:r>
      <w:r>
        <w:rPr>
          <w:spacing w:val="-16"/>
        </w:rPr>
        <w:t>n</w:t>
      </w:r>
      <w:r>
        <w:rPr>
          <w:spacing w:val="-1"/>
        </w:rPr>
        <w:t>de</w:t>
      </w:r>
      <w:r>
        <w:rPr>
          <w:spacing w:val="-30"/>
        </w:rPr>
        <w:t>x</w:t>
      </w:r>
      <w:r>
        <w:rPr>
          <w:spacing w:val="-1"/>
        </w:rPr>
        <w:t>.</w:t>
      </w:r>
      <w:r>
        <w:rPr>
          <w:spacing w:val="-16"/>
        </w:rPr>
        <w:t>h</w:t>
      </w:r>
      <w:r>
        <w:rPr>
          <w:spacing w:val="-1"/>
        </w:rPr>
        <w:t>t</w:t>
      </w:r>
      <w:r>
        <w:rPr>
          <w:spacing w:val="15"/>
        </w:rPr>
        <w:t>m</w:t>
      </w:r>
      <w:r>
        <w:rPr>
          <w:spacing w:val="-15"/>
        </w:rPr>
        <w:t>l</w:t>
      </w:r>
      <w:r>
        <w:t>)</w:t>
      </w:r>
      <w:r>
        <w:fldChar w:fldCharType="end"/>
      </w:r>
    </w:p>
    <w:p w:rsidR="00754035" w:rsidRDefault="00754035">
      <w:pPr>
        <w:spacing w:before="10"/>
        <w:rPr>
          <w:rFonts w:ascii="Arial" w:eastAsia="Arial" w:hAnsi="Arial" w:cs="Arial"/>
          <w:sz w:val="23"/>
          <w:szCs w:val="23"/>
        </w:rPr>
      </w:pPr>
    </w:p>
    <w:p w:rsidR="00754035" w:rsidRDefault="00CA28DF">
      <w:pPr>
        <w:spacing w:line="20" w:lineRule="atLeast"/>
        <w:ind w:left="11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3" style="width:533.35pt;height:.85pt;mso-position-horizontal-relative:char;mso-position-vertical-relative:line" coordsize="10667,17">
            <v:group id="_x0000_s1044" style="position:absolute;left:9;top:9;width:10650;height:2" coordorigin="9,9" coordsize="10650,2">
              <v:shape id="_x0000_s1045" style="position:absolute;left:9;top:9;width:10650;height:2" coordorigin="9,9" coordsize="10650,0" path="m9,9r10650,e" filled="f" strokecolor="#ededed" strokeweight=".85pt">
                <v:path arrowok="t"/>
              </v:shape>
            </v:group>
            <w10:wrap type="none"/>
            <w10:anchorlock/>
          </v:group>
        </w:pict>
      </w:r>
    </w:p>
    <w:p w:rsidR="00754035" w:rsidRDefault="00754035">
      <w:pPr>
        <w:rPr>
          <w:rFonts w:ascii="Arial" w:eastAsia="Arial" w:hAnsi="Arial" w:cs="Arial"/>
          <w:sz w:val="20"/>
          <w:szCs w:val="20"/>
        </w:rPr>
      </w:pPr>
    </w:p>
    <w:p w:rsidR="00754035" w:rsidRDefault="00754035">
      <w:pPr>
        <w:spacing w:before="9"/>
        <w:rPr>
          <w:rFonts w:ascii="Arial" w:eastAsia="Arial" w:hAnsi="Arial" w:cs="Arial"/>
          <w:sz w:val="21"/>
          <w:szCs w:val="21"/>
        </w:rPr>
      </w:pPr>
    </w:p>
    <w:p w:rsidR="00754035" w:rsidRDefault="00CA28DF">
      <w:pPr>
        <w:pStyle w:val="BodyText"/>
        <w:tabs>
          <w:tab w:val="left" w:pos="2659"/>
        </w:tabs>
        <w:spacing w:before="0"/>
        <w:ind w:left="365"/>
        <w:rPr>
          <w:rFonts w:cs="Arial"/>
        </w:rPr>
      </w:pPr>
      <w:r>
        <w:pict>
          <v:group id="_x0000_s1035" style="position:absolute;left:0;text-align:left;margin-left:308.7pt;margin-top:-9.7pt;width:141.1pt;height:32.35pt;z-index:1264;mso-position-horizontal-relative:page" coordorigin="6174,-194" coordsize="2822,647">
            <v:group id="_x0000_s1041" style="position:absolute;left:6193;top:-179;width:2781;height:2" coordorigin="6193,-179" coordsize="2781,2">
              <v:shape id="_x0000_s1042" style="position:absolute;left:6193;top:-179;width:2781;height:2" coordorigin="6193,-179" coordsize="2781,0" path="m6193,-179r2780,e" filled="f" strokecolor="#ddd" strokeweight=".53233mm">
                <v:path arrowok="t"/>
              </v:shape>
            </v:group>
            <v:group id="_x0000_s1039" style="position:absolute;left:8981;top:-176;width:2;height:614" coordorigin="8981,-176" coordsize="2,614">
              <v:shape id="_x0000_s1040" style="position:absolute;left:8981;top:-176;width:2;height:614" coordorigin="8981,-176" coordsize="0,614" path="m8981,-176r,613e" filled="f" strokecolor="#ddd" strokeweight=".54572mm">
                <v:path arrowok="t"/>
              </v:shape>
            </v:group>
            <v:group id="_x0000_s1036" style="position:absolute;left:6189;top:-171;width:2;height:608" coordorigin="6189,-171" coordsize="2,608">
              <v:shape id="_x0000_s1038" style="position:absolute;left:6189;top:-171;width:2;height:608" coordorigin="6189,-171" coordsize="0,608" path="m6189,-171r,608e" filled="f" strokecolor="#ddd" strokeweight=".54572mm">
                <v:path arrowok="t"/>
              </v:shape>
              <v:shape id="_x0000_s1037" type="#_x0000_t202" style="position:absolute;left:6189;top:-179;width:2792;height:616" filled="f" stroked="f">
                <v:textbox inset="0,0,0,0">
                  <w:txbxContent>
                    <w:p w:rsidR="00754035" w:rsidRDefault="00CA28DF">
                      <w:pPr>
                        <w:spacing w:before="179"/>
                        <w:ind w:left="225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sz w:val="21"/>
                        </w:rPr>
                        <w:t xml:space="preserve">Results </w:t>
                      </w:r>
                      <w:r>
                        <w:rPr>
                          <w:rFonts w:ascii="Arial"/>
                          <w:spacing w:val="2"/>
                          <w:sz w:val="21"/>
                        </w:rPr>
                        <w:t>and</w:t>
                      </w:r>
                      <w:r>
                        <w:rPr>
                          <w:rFonts w:ascii="Arial"/>
                          <w:spacing w:val="4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sz w:val="21"/>
                        </w:rPr>
                        <w:t>Conclusions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t>Bridge</w:t>
      </w:r>
      <w:r>
        <w:rPr>
          <w:spacing w:val="-1"/>
        </w:rPr>
        <w:t xml:space="preserve"> </w:t>
      </w:r>
      <w:r>
        <w:t>Introduction</w:t>
      </w:r>
      <w:r>
        <w:tab/>
      </w:r>
      <w:r>
        <w:rPr>
          <w:spacing w:val="-25"/>
        </w:rPr>
        <w:t>T</w:t>
      </w:r>
      <w:r>
        <w:rPr>
          <w:spacing w:val="3"/>
        </w:rPr>
        <w:t>e</w:t>
      </w:r>
      <w:r>
        <w:t>c</w:t>
      </w:r>
      <w:r>
        <w:rPr>
          <w:spacing w:val="3"/>
        </w:rPr>
        <w:t>hno</w:t>
      </w:r>
      <w:r>
        <w:rPr>
          <w:spacing w:val="-2"/>
        </w:rPr>
        <w:t>l</w:t>
      </w:r>
      <w:r>
        <w:rPr>
          <w:spacing w:val="3"/>
        </w:rPr>
        <w:t>og</w:t>
      </w:r>
      <w:r>
        <w:t>y</w:t>
      </w:r>
      <w:r>
        <w:rPr>
          <w:spacing w:val="-1"/>
        </w:rPr>
        <w:t xml:space="preserve"> </w:t>
      </w:r>
      <w:r>
        <w:rPr>
          <w:spacing w:val="-2"/>
        </w:rPr>
        <w:t>Implementation</w:t>
      </w:r>
    </w:p>
    <w:p w:rsidR="00754035" w:rsidRDefault="00754035">
      <w:pPr>
        <w:spacing w:before="1"/>
        <w:rPr>
          <w:rFonts w:ascii="Arial" w:eastAsia="Arial" w:hAnsi="Arial" w:cs="Arial"/>
          <w:sz w:val="26"/>
          <w:szCs w:val="26"/>
        </w:rPr>
      </w:pPr>
    </w:p>
    <w:p w:rsidR="00754035" w:rsidRDefault="00CA28DF">
      <w:pPr>
        <w:pStyle w:val="BodyText"/>
        <w:ind w:left="365"/>
        <w:rPr>
          <w:rFonts w:cs="Arial"/>
        </w:rPr>
      </w:pPr>
      <w:r>
        <w:t>Additional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</w:p>
    <w:p w:rsidR="00754035" w:rsidRDefault="00754035">
      <w:pPr>
        <w:spacing w:before="7"/>
        <w:rPr>
          <w:rFonts w:ascii="Arial" w:eastAsia="Arial" w:hAnsi="Arial" w:cs="Arial"/>
          <w:sz w:val="15"/>
          <w:szCs w:val="15"/>
        </w:rPr>
      </w:pPr>
    </w:p>
    <w:p w:rsidR="00754035" w:rsidRDefault="00CA28DF">
      <w:pPr>
        <w:spacing w:line="20" w:lineRule="atLeast"/>
        <w:ind w:left="11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2" style="width:533.35pt;height:.85pt;mso-position-horizontal-relative:char;mso-position-vertical-relative:line" coordsize="10667,17">
            <v:group id="_x0000_s1033" style="position:absolute;left:9;top:9;width:10650;height:2" coordorigin="9,9" coordsize="10650,2">
              <v:shape id="_x0000_s1034" style="position:absolute;left:9;top:9;width:10650;height:2" coordorigin="9,9" coordsize="10650,0" path="m9,9r10650,e" filled="f" strokecolor="#ddd" strokeweight=".85pt">
                <v:path arrowok="t"/>
              </v:shape>
            </v:group>
            <w10:wrap type="none"/>
            <w10:anchorlock/>
          </v:group>
        </w:pict>
      </w:r>
    </w:p>
    <w:p w:rsidR="00754035" w:rsidRDefault="00754035">
      <w:pPr>
        <w:spacing w:before="9"/>
        <w:rPr>
          <w:rFonts w:ascii="Arial" w:eastAsia="Arial" w:hAnsi="Arial" w:cs="Arial"/>
          <w:sz w:val="19"/>
          <w:szCs w:val="19"/>
        </w:rPr>
      </w:pPr>
    </w:p>
    <w:p w:rsidR="00754035" w:rsidRDefault="00CA28DF">
      <w:pPr>
        <w:pStyle w:val="Heading2"/>
        <w:jc w:val="both"/>
        <w:rPr>
          <w:rFonts w:cs="Arial"/>
        </w:rPr>
      </w:pPr>
      <w:r>
        <w:rPr>
          <w:spacing w:val="-2"/>
        </w:rPr>
        <w:t>Case</w:t>
      </w:r>
      <w:r>
        <w:rPr>
          <w:spacing w:val="-19"/>
        </w:rPr>
        <w:t xml:space="preserve"> </w:t>
      </w:r>
      <w:r>
        <w:t>Study:</w:t>
      </w:r>
      <w:r>
        <w:rPr>
          <w:spacing w:val="-14"/>
        </w:rPr>
        <w:t xml:space="preserve"> </w:t>
      </w:r>
      <w:r>
        <w:rPr>
          <w:spacing w:val="-4"/>
        </w:rPr>
        <w:t>De</w:t>
      </w:r>
      <w:r>
        <w:rPr>
          <w:spacing w:val="-5"/>
        </w:rPr>
        <w:t>t</w:t>
      </w:r>
      <w:r>
        <w:rPr>
          <w:spacing w:val="-4"/>
        </w:rPr>
        <w:t>eriora</w:t>
      </w:r>
      <w:r>
        <w:rPr>
          <w:spacing w:val="-5"/>
        </w:rPr>
        <w:t>t</w:t>
      </w:r>
      <w:r>
        <w:rPr>
          <w:spacing w:val="-4"/>
        </w:rPr>
        <w:t xml:space="preserve">ion </w:t>
      </w:r>
      <w:r>
        <w:rPr>
          <w:spacing w:val="2"/>
        </w:rPr>
        <w:t>due</w:t>
      </w:r>
      <w:r>
        <w:rPr>
          <w:spacing w:val="-19"/>
        </w:rPr>
        <w:t xml:space="preserve"> </w:t>
      </w:r>
      <w:r>
        <w:rPr>
          <w:spacing w:val="-3"/>
        </w:rPr>
        <w:t>to</w:t>
      </w:r>
      <w:r>
        <w:rPr>
          <w:spacing w:val="-19"/>
        </w:rPr>
        <w:t xml:space="preserve"> </w:t>
      </w:r>
      <w:r>
        <w:rPr>
          <w:spacing w:val="-2"/>
        </w:rPr>
        <w:t>Structural</w:t>
      </w:r>
      <w:r>
        <w:rPr>
          <w:spacing w:val="-4"/>
        </w:rPr>
        <w:t xml:space="preserve"> </w:t>
      </w:r>
      <w:r>
        <w:rPr>
          <w:spacing w:val="-2"/>
        </w:rPr>
        <w:t>Response</w:t>
      </w:r>
    </w:p>
    <w:p w:rsidR="00754035" w:rsidRDefault="00CA28DF">
      <w:pPr>
        <w:pStyle w:val="Heading3"/>
        <w:jc w:val="both"/>
        <w:rPr>
          <w:rFonts w:cs="Arial"/>
        </w:rPr>
      </w:pPr>
      <w:r>
        <w:rPr>
          <w:spacing w:val="1"/>
        </w:rPr>
        <w:t>Results</w:t>
      </w:r>
      <w:r>
        <w:rPr>
          <w:spacing w:val="2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rPr>
          <w:spacing w:val="1"/>
        </w:rPr>
        <w:t>Conclusions</w:t>
      </w:r>
    </w:p>
    <w:p w:rsidR="00754035" w:rsidRDefault="00CA28DF">
      <w:pPr>
        <w:pStyle w:val="BodyText"/>
        <w:spacing w:before="191" w:line="298" w:lineRule="auto"/>
        <w:ind w:right="124"/>
        <w:jc w:val="both"/>
        <w:rPr>
          <w:rFonts w:cs="Arial"/>
        </w:rPr>
      </w:pPr>
      <w:r>
        <w:rPr>
          <w:spacing w:val="-2"/>
        </w:rPr>
        <w:t>Under</w:t>
      </w:r>
      <w:r>
        <w:rPr>
          <w:spacing w:val="53"/>
        </w:rPr>
        <w:t xml:space="preserve"> </w:t>
      </w:r>
      <w:r>
        <w:rPr>
          <w:spacing w:val="1"/>
        </w:rPr>
        <w:t>the</w:t>
      </w:r>
      <w:r>
        <w:rPr>
          <w:spacing w:val="52"/>
        </w:rPr>
        <w:t xml:space="preserve"> </w:t>
      </w:r>
      <w:r>
        <w:rPr>
          <w:spacing w:val="1"/>
        </w:rPr>
        <w:t>load</w:t>
      </w:r>
      <w:r>
        <w:rPr>
          <w:spacing w:val="52"/>
        </w:rPr>
        <w:t xml:space="preserve"> </w:t>
      </w:r>
      <w:r>
        <w:t>case</w:t>
      </w:r>
      <w:r>
        <w:rPr>
          <w:spacing w:val="52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53"/>
        </w:rPr>
        <w:t xml:space="preserve"> </w:t>
      </w:r>
      <w:r>
        <w:rPr>
          <w:spacing w:val="-5"/>
        </w:rPr>
        <w:t>maximum</w:t>
      </w:r>
      <w:r>
        <w:rPr>
          <w:spacing w:val="38"/>
        </w:rPr>
        <w:t xml:space="preserve"> </w:t>
      </w:r>
      <w:r>
        <w:rPr>
          <w:spacing w:val="1"/>
        </w:rPr>
        <w:t>load</w:t>
      </w:r>
      <w:r>
        <w:rPr>
          <w:spacing w:val="52"/>
        </w:rPr>
        <w:t xml:space="preserve"> </w:t>
      </w:r>
      <w:r>
        <w:rPr>
          <w:spacing w:val="2"/>
        </w:rPr>
        <w:t>(4</w:t>
      </w:r>
      <w:r>
        <w:rPr>
          <w:spacing w:val="52"/>
        </w:rPr>
        <w:t xml:space="preserve"> </w:t>
      </w:r>
      <w:r>
        <w:t>fully</w:t>
      </w:r>
      <w:r>
        <w:rPr>
          <w:spacing w:val="48"/>
        </w:rPr>
        <w:t xml:space="preserve"> </w:t>
      </w:r>
      <w:r>
        <w:rPr>
          <w:spacing w:val="1"/>
        </w:rPr>
        <w:t>loaded</w:t>
      </w:r>
      <w:r>
        <w:rPr>
          <w:spacing w:val="53"/>
        </w:rPr>
        <w:t xml:space="preserve"> </w:t>
      </w:r>
      <w:r>
        <w:rPr>
          <w:spacing w:val="1"/>
        </w:rPr>
        <w:t>trucks)</w:t>
      </w:r>
      <w:r>
        <w:rPr>
          <w:spacing w:val="53"/>
        </w:rPr>
        <w:t xml:space="preserve"> </w:t>
      </w:r>
      <w:r>
        <w:t>a</w:t>
      </w:r>
      <w:r>
        <w:rPr>
          <w:spacing w:val="52"/>
        </w:rPr>
        <w:t xml:space="preserve"> </w:t>
      </w:r>
      <w:r>
        <w:rPr>
          <w:spacing w:val="2"/>
        </w:rPr>
        <w:t>peak</w:t>
      </w:r>
      <w:r>
        <w:rPr>
          <w:spacing w:val="48"/>
        </w:rPr>
        <w:t xml:space="preserve"> </w:t>
      </w:r>
      <w:r>
        <w:t>displacement</w:t>
      </w:r>
      <w:r>
        <w:rPr>
          <w:spacing w:val="50"/>
        </w:rPr>
        <w:t xml:space="preserve"> </w:t>
      </w:r>
      <w:r>
        <w:rPr>
          <w:spacing w:val="1"/>
        </w:rPr>
        <w:t>of</w:t>
      </w:r>
      <w:r>
        <w:rPr>
          <w:spacing w:val="51"/>
        </w:rPr>
        <w:t xml:space="preserve"> </w:t>
      </w:r>
      <w:r>
        <w:rPr>
          <w:spacing w:val="2"/>
        </w:rPr>
        <w:t>-0.289</w:t>
      </w:r>
      <w:r>
        <w:rPr>
          <w:spacing w:val="52"/>
        </w:rPr>
        <w:t xml:space="preserve"> </w:t>
      </w:r>
      <w:r>
        <w:rPr>
          <w:spacing w:val="1"/>
        </w:rPr>
        <w:t>inches</w:t>
      </w:r>
      <w:r>
        <w:rPr>
          <w:spacing w:val="48"/>
        </w:rPr>
        <w:t xml:space="preserve"> </w:t>
      </w:r>
      <w:r>
        <w:rPr>
          <w:spacing w:val="-5"/>
        </w:rPr>
        <w:t>was</w:t>
      </w:r>
      <w:r>
        <w:rPr>
          <w:spacing w:val="60"/>
        </w:rPr>
        <w:t xml:space="preserve"> </w:t>
      </w:r>
      <w:r>
        <w:rPr>
          <w:spacing w:val="2"/>
        </w:rPr>
        <w:t>recorded</w:t>
      </w:r>
      <w:r>
        <w:rPr>
          <w:spacing w:val="21"/>
        </w:rPr>
        <w:t xml:space="preserve"> </w:t>
      </w:r>
      <w:r>
        <w:rPr>
          <w:spacing w:val="1"/>
        </w:rPr>
        <w:t>at</w:t>
      </w:r>
      <w:r>
        <w:rPr>
          <w:spacing w:val="19"/>
        </w:rPr>
        <w:t xml:space="preserve"> </w:t>
      </w:r>
      <w:r>
        <w:t>mid</w:t>
      </w:r>
      <w:ins w:id="13" w:author="John Braley" w:date="2018-09-28T15:49:00Z">
        <w:r w:rsidR="001C4194">
          <w:t>-</w:t>
        </w:r>
      </w:ins>
      <w:r>
        <w:t>span.</w:t>
      </w:r>
      <w:r>
        <w:rPr>
          <w:spacing w:val="20"/>
        </w:rPr>
        <w:t xml:space="preserve"> </w:t>
      </w:r>
      <w:r>
        <w:rPr>
          <w:spacing w:val="3"/>
        </w:rPr>
        <w:t>The</w:t>
      </w:r>
      <w:r>
        <w:rPr>
          <w:spacing w:val="21"/>
        </w:rPr>
        <w:t xml:space="preserve"> </w:t>
      </w:r>
      <w:r>
        <w:rPr>
          <w:spacing w:val="2"/>
        </w:rPr>
        <w:t>peak</w:t>
      </w:r>
      <w:r>
        <w:rPr>
          <w:spacing w:val="18"/>
        </w:rPr>
        <w:t xml:space="preserve"> </w:t>
      </w:r>
      <w:r>
        <w:rPr>
          <w:spacing w:val="1"/>
        </w:rPr>
        <w:t>strain</w:t>
      </w:r>
      <w:r>
        <w:rPr>
          <w:spacing w:val="22"/>
        </w:rPr>
        <w:t xml:space="preserve"> </w:t>
      </w:r>
      <w:r>
        <w:rPr>
          <w:spacing w:val="1"/>
        </w:rPr>
        <w:t>of</w:t>
      </w:r>
      <w:r>
        <w:rPr>
          <w:spacing w:val="19"/>
        </w:rPr>
        <w:t xml:space="preserve"> </w:t>
      </w:r>
      <w:r>
        <w:rPr>
          <w:spacing w:val="2"/>
        </w:rPr>
        <w:t>206.7</w:t>
      </w:r>
      <w:r>
        <w:rPr>
          <w:spacing w:val="21"/>
        </w:rPr>
        <w:t xml:space="preserve"> </w:t>
      </w:r>
      <w:proofErr w:type="spellStart"/>
      <w:r>
        <w:t>microstrain</w:t>
      </w:r>
      <w:proofErr w:type="spellEnd"/>
      <w:r>
        <w:rPr>
          <w:spacing w:val="22"/>
        </w:rPr>
        <w:t xml:space="preserve"> </w:t>
      </w:r>
      <w:r>
        <w:rPr>
          <w:spacing w:val="2"/>
        </w:rPr>
        <w:t>occurred</w:t>
      </w:r>
      <w:r>
        <w:rPr>
          <w:spacing w:val="21"/>
        </w:rPr>
        <w:t xml:space="preserve"> </w:t>
      </w:r>
      <w:r>
        <w:rPr>
          <w:spacing w:val="1"/>
        </w:rPr>
        <w:t>at</w:t>
      </w:r>
      <w:r>
        <w:rPr>
          <w:spacing w:val="19"/>
        </w:rPr>
        <w:t xml:space="preserve"> </w:t>
      </w:r>
      <w:r>
        <w:rPr>
          <w:spacing w:val="1"/>
        </w:rPr>
        <w:t>the</w:t>
      </w:r>
      <w:r>
        <w:rPr>
          <w:spacing w:val="22"/>
        </w:rPr>
        <w:t xml:space="preserve"> </w:t>
      </w:r>
      <w:r>
        <w:rPr>
          <w:spacing w:val="-2"/>
        </w:rPr>
        <w:t>same</w:t>
      </w:r>
      <w:r>
        <w:rPr>
          <w:spacing w:val="21"/>
        </w:rPr>
        <w:t xml:space="preserve"> </w:t>
      </w:r>
      <w:r>
        <w:t>location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22"/>
        </w:rPr>
        <w:t xml:space="preserve"> </w:t>
      </w:r>
      <w:r>
        <w:rPr>
          <w:spacing w:val="1"/>
        </w:rPr>
        <w:t>the</w:t>
      </w:r>
      <w:r>
        <w:rPr>
          <w:spacing w:val="21"/>
        </w:rPr>
        <w:t xml:space="preserve"> </w:t>
      </w:r>
      <w:r>
        <w:rPr>
          <w:spacing w:val="1"/>
        </w:rPr>
        <w:t>bottom</w:t>
      </w:r>
      <w:r>
        <w:rPr>
          <w:spacing w:val="9"/>
        </w:rPr>
        <w:t xml:space="preserve"> </w:t>
      </w:r>
      <w:r>
        <w:rPr>
          <w:spacing w:val="1"/>
        </w:rPr>
        <w:t>flange.</w:t>
      </w:r>
      <w:r>
        <w:rPr>
          <w:spacing w:val="70"/>
          <w:w w:val="99"/>
        </w:rPr>
        <w:t xml:space="preserve"> </w:t>
      </w:r>
      <w:r>
        <w:rPr>
          <w:spacing w:val="1"/>
        </w:rPr>
        <w:t>This</w:t>
      </w:r>
      <w:r>
        <w:t xml:space="preserve"> </w:t>
      </w:r>
      <w:r>
        <w:rPr>
          <w:spacing w:val="1"/>
        </w:rPr>
        <w:t>strain</w:t>
      </w:r>
      <w:r>
        <w:rPr>
          <w:spacing w:val="3"/>
        </w:rPr>
        <w:t xml:space="preserve"> </w:t>
      </w:r>
      <w:r>
        <w:rPr>
          <w:spacing w:val="2"/>
        </w:rPr>
        <w:t>corresponds</w:t>
      </w:r>
      <w:r>
        <w:t xml:space="preserve"> to</w:t>
      </w:r>
      <w:r>
        <w:rPr>
          <w:spacing w:val="3"/>
        </w:rPr>
        <w:t xml:space="preserve"> </w:t>
      </w:r>
      <w:r>
        <w:rPr>
          <w:spacing w:val="1"/>
        </w:rPr>
        <w:t>an</w:t>
      </w:r>
      <w:r>
        <w:rPr>
          <w:spacing w:val="3"/>
        </w:rPr>
        <w:t xml:space="preserve"> </w:t>
      </w:r>
      <w:r>
        <w:rPr>
          <w:spacing w:val="-1"/>
        </w:rPr>
        <w:t>approximate</w:t>
      </w:r>
      <w:r>
        <w:rPr>
          <w:spacing w:val="3"/>
        </w:rPr>
        <w:t xml:space="preserve"> </w:t>
      </w:r>
      <w:r>
        <w:rPr>
          <w:spacing w:val="1"/>
        </w:rPr>
        <w:t>bottom</w:t>
      </w:r>
      <w:r>
        <w:rPr>
          <w:spacing w:val="-9"/>
        </w:rPr>
        <w:t xml:space="preserve"> </w:t>
      </w:r>
      <w:r>
        <w:rPr>
          <w:spacing w:val="1"/>
        </w:rPr>
        <w:t>flange</w:t>
      </w:r>
      <w:r>
        <w:rPr>
          <w:spacing w:val="3"/>
        </w:rPr>
        <w:t xml:space="preserve"> </w:t>
      </w:r>
      <w:r>
        <w:rPr>
          <w:spacing w:val="1"/>
        </w:rPr>
        <w:t>stress</w:t>
      </w:r>
      <w:r>
        <w:t xml:space="preserve"> </w:t>
      </w:r>
      <w:r>
        <w:rPr>
          <w:spacing w:val="1"/>
        </w:rPr>
        <w:t>of</w:t>
      </w:r>
      <w:r>
        <w:rPr>
          <w:spacing w:val="2"/>
        </w:rPr>
        <w:t xml:space="preserve"> </w:t>
      </w:r>
      <w:r>
        <w:rPr>
          <w:spacing w:val="1"/>
        </w:rPr>
        <w:t>6</w:t>
      </w:r>
      <w:del w:id="14" w:author="John Braley" w:date="2018-09-28T15:50:00Z">
        <w:r w:rsidDel="001C4194">
          <w:rPr>
            <w:spacing w:val="1"/>
          </w:rPr>
          <w:delText>.</w:delText>
        </w:r>
        <w:r w:rsidDel="001C4194">
          <w:rPr>
            <w:spacing w:val="1"/>
          </w:rPr>
          <w:delText>0</w:delText>
        </w:r>
      </w:del>
      <w:r>
        <w:rPr>
          <w:spacing w:val="3"/>
        </w:rPr>
        <w:t xml:space="preserve"> </w:t>
      </w:r>
      <w:proofErr w:type="spellStart"/>
      <w:r>
        <w:rPr>
          <w:spacing w:val="-1"/>
        </w:rPr>
        <w:t>ksi</w:t>
      </w:r>
      <w:proofErr w:type="spellEnd"/>
      <w:r>
        <w:rPr>
          <w:spacing w:val="-1"/>
        </w:rPr>
        <w:t>.</w:t>
      </w:r>
    </w:p>
    <w:p w:rsidR="00754035" w:rsidRDefault="00CA28DF">
      <w:pPr>
        <w:pStyle w:val="BodyText"/>
        <w:spacing w:before="151" w:line="298" w:lineRule="auto"/>
        <w:ind w:right="126"/>
        <w:jc w:val="both"/>
        <w:rPr>
          <w:rFonts w:cs="Arial"/>
        </w:rPr>
      </w:pPr>
      <w:r>
        <w:rPr>
          <w:spacing w:val="-13"/>
        </w:rPr>
        <w:t>T</w:t>
      </w:r>
      <w:r>
        <w:rPr>
          <w:spacing w:val="-12"/>
        </w:rPr>
        <w:t>o</w:t>
      </w:r>
      <w:r>
        <w:rPr>
          <w:spacing w:val="11"/>
        </w:rPr>
        <w:t xml:space="preserve"> </w:t>
      </w:r>
      <w:r>
        <w:rPr>
          <w:spacing w:val="2"/>
        </w:rPr>
        <w:t>perform</w:t>
      </w:r>
      <w:r>
        <w:rPr>
          <w:spacing w:val="-2"/>
        </w:rPr>
        <w:t xml:space="preserve"> </w:t>
      </w:r>
      <w:r>
        <w:rPr>
          <w:spacing w:val="1"/>
        </w:rPr>
        <w:t>linearity</w:t>
      </w:r>
      <w:r>
        <w:rPr>
          <w:spacing w:val="8"/>
        </w:rPr>
        <w:t xml:space="preserve"> </w:t>
      </w:r>
      <w:r>
        <w:t>checks,</w:t>
      </w:r>
      <w:r>
        <w:rPr>
          <w:spacing w:val="10"/>
        </w:rPr>
        <w:t xml:space="preserve"> </w:t>
      </w:r>
      <w:r>
        <w:rPr>
          <w:spacing w:val="1"/>
        </w:rPr>
        <w:t>load</w:t>
      </w:r>
      <w:r>
        <w:rPr>
          <w:spacing w:val="11"/>
        </w:rPr>
        <w:t xml:space="preserve"> </w:t>
      </w:r>
      <w:r>
        <w:t>levels</w:t>
      </w:r>
      <w:r>
        <w:rPr>
          <w:spacing w:val="9"/>
        </w:rPr>
        <w:t xml:space="preserve"> </w:t>
      </w:r>
      <w:r>
        <w:rPr>
          <w:spacing w:val="-3"/>
        </w:rPr>
        <w:t>were</w:t>
      </w:r>
      <w:r>
        <w:rPr>
          <w:spacing w:val="11"/>
        </w:rPr>
        <w:t xml:space="preserve"> </w:t>
      </w:r>
      <w:r>
        <w:rPr>
          <w:spacing w:val="1"/>
        </w:rPr>
        <w:t>varied:</w:t>
      </w:r>
      <w:r>
        <w:rPr>
          <w:spacing w:val="10"/>
        </w:rPr>
        <w:t xml:space="preserve"> </w:t>
      </w:r>
      <w:r>
        <w:rPr>
          <w:spacing w:val="-3"/>
        </w:rPr>
        <w:t>empty,</w:t>
      </w:r>
      <w:r>
        <w:rPr>
          <w:spacing w:val="10"/>
        </w:rPr>
        <w:t xml:space="preserve"> </w:t>
      </w:r>
      <w:r>
        <w:t>half-filled,</w:t>
      </w:r>
      <w:r>
        <w:rPr>
          <w:spacing w:val="10"/>
        </w:rPr>
        <w:t xml:space="preserve"> </w:t>
      </w:r>
      <w:r>
        <w:rPr>
          <w:spacing w:val="2"/>
        </w:rPr>
        <w:t>and</w:t>
      </w:r>
      <w:r>
        <w:rPr>
          <w:spacing w:val="11"/>
        </w:rPr>
        <w:t xml:space="preserve"> </w:t>
      </w:r>
      <w:r>
        <w:t>full.</w:t>
      </w:r>
      <w:r>
        <w:rPr>
          <w:spacing w:val="10"/>
        </w:rPr>
        <w:t xml:space="preserve"> </w:t>
      </w:r>
      <w:r>
        <w:rPr>
          <w:spacing w:val="3"/>
        </w:rPr>
        <w:t>The</w:t>
      </w:r>
      <w:r>
        <w:rPr>
          <w:spacing w:val="11"/>
        </w:rPr>
        <w:t xml:space="preserve"> </w:t>
      </w:r>
      <w:r>
        <w:rPr>
          <w:spacing w:val="1"/>
        </w:rPr>
        <w:t>plot</w:t>
      </w:r>
      <w:r>
        <w:rPr>
          <w:spacing w:val="11"/>
        </w:rPr>
        <w:t xml:space="preserve"> </w:t>
      </w:r>
      <w:r>
        <w:rPr>
          <w:spacing w:val="1"/>
        </w:rPr>
        <w:t>of</w:t>
      </w:r>
      <w:r>
        <w:rPr>
          <w:spacing w:val="10"/>
        </w:rPr>
        <w:t xml:space="preserve"> </w:t>
      </w:r>
      <w:r>
        <w:t>displacement</w:t>
      </w:r>
      <w:r>
        <w:rPr>
          <w:spacing w:val="10"/>
        </w:rPr>
        <w:t xml:space="preserve"> </w:t>
      </w:r>
      <w:r>
        <w:t>vs.</w:t>
      </w:r>
      <w:r>
        <w:rPr>
          <w:spacing w:val="10"/>
        </w:rPr>
        <w:t xml:space="preserve"> </w:t>
      </w:r>
      <w:r>
        <w:rPr>
          <w:spacing w:val="1"/>
        </w:rPr>
        <w:t>load</w:t>
      </w:r>
      <w:r>
        <w:rPr>
          <w:spacing w:val="76"/>
        </w:rPr>
        <w:t xml:space="preserve"> </w:t>
      </w:r>
      <w:r>
        <w:rPr>
          <w:spacing w:val="-3"/>
        </w:rPr>
        <w:t>shows</w:t>
      </w:r>
      <w:r>
        <w:t xml:space="preserve"> </w:t>
      </w:r>
      <w:r>
        <w:rPr>
          <w:spacing w:val="1"/>
        </w:rPr>
        <w:t>that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mid</w:t>
      </w:r>
      <w:ins w:id="15" w:author="John Braley" w:date="2018-09-28T15:50:00Z">
        <w:r w:rsidR="001C4194">
          <w:rPr>
            <w:spacing w:val="-1"/>
          </w:rPr>
          <w:t>-</w:t>
        </w:r>
      </w:ins>
      <w:r>
        <w:rPr>
          <w:spacing w:val="-1"/>
        </w:rPr>
        <w:t>span</w:t>
      </w:r>
      <w:r>
        <w:rPr>
          <w:spacing w:val="3"/>
        </w:rPr>
        <w:t xml:space="preserve"> </w:t>
      </w:r>
      <w:r>
        <w:t>remains</w:t>
      </w:r>
      <w:r>
        <w:rPr>
          <w:spacing w:val="1"/>
        </w:rPr>
        <w:t xml:space="preserve"> predominantly</w:t>
      </w:r>
      <w:r>
        <w:t xml:space="preserve"> linear</w:t>
      </w:r>
      <w:r>
        <w:rPr>
          <w:spacing w:val="5"/>
        </w:rPr>
        <w:t xml:space="preserve"> </w:t>
      </w:r>
      <w:r>
        <w:rPr>
          <w:spacing w:val="2"/>
        </w:rPr>
        <w:t>through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1"/>
        </w:rPr>
        <w:t>load</w:t>
      </w:r>
      <w:r>
        <w:rPr>
          <w:spacing w:val="4"/>
        </w:rPr>
        <w:t xml:space="preserve"> </w:t>
      </w:r>
      <w:r>
        <w:t>levels.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 xml:space="preserve">small </w:t>
      </w:r>
      <w:r>
        <w:t>amount</w:t>
      </w:r>
      <w:r>
        <w:rPr>
          <w:spacing w:val="3"/>
        </w:rPr>
        <w:t xml:space="preserve"> </w:t>
      </w:r>
      <w:r>
        <w:rPr>
          <w:spacing w:val="1"/>
        </w:rPr>
        <w:t>of</w:t>
      </w:r>
      <w:r>
        <w:rPr>
          <w:spacing w:val="2"/>
        </w:rPr>
        <w:t xml:space="preserve"> </w:t>
      </w:r>
      <w:r>
        <w:t>stiffening</w:t>
      </w:r>
      <w:r>
        <w:rPr>
          <w:spacing w:val="3"/>
        </w:rPr>
        <w:t xml:space="preserve"> </w:t>
      </w:r>
      <w:r>
        <w:rPr>
          <w:spacing w:val="1"/>
        </w:rPr>
        <w:t>can</w:t>
      </w:r>
      <w:r>
        <w:rPr>
          <w:spacing w:val="4"/>
        </w:rPr>
        <w:t xml:space="preserve"> </w:t>
      </w:r>
      <w:r>
        <w:rPr>
          <w:spacing w:val="1"/>
        </w:rPr>
        <w:t>be</w:t>
      </w:r>
      <w:r>
        <w:rPr>
          <w:spacing w:val="78"/>
        </w:rPr>
        <w:t xml:space="preserve"> </w:t>
      </w:r>
      <w:r>
        <w:rPr>
          <w:spacing w:val="2"/>
        </w:rPr>
        <w:t>observed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rPr>
          <w:spacing w:val="-2"/>
        </w:rPr>
        <w:t>some</w:t>
      </w:r>
      <w:r>
        <w:rPr>
          <w:spacing w:val="9"/>
        </w:rPr>
        <w:t xml:space="preserve"> </w:t>
      </w:r>
      <w:r>
        <w:rPr>
          <w:spacing w:val="2"/>
        </w:rPr>
        <w:t>girders,</w:t>
      </w:r>
      <w:r>
        <w:rPr>
          <w:spacing w:val="8"/>
        </w:rPr>
        <w:t xml:space="preserve"> </w:t>
      </w:r>
      <w:r>
        <w:rPr>
          <w:spacing w:val="-4"/>
        </w:rPr>
        <w:t>which</w:t>
      </w:r>
      <w:r>
        <w:rPr>
          <w:spacing w:val="9"/>
        </w:rPr>
        <w:t xml:space="preserve"> </w:t>
      </w:r>
      <w:r>
        <w:rPr>
          <w:spacing w:val="1"/>
        </w:rPr>
        <w:t>can</w:t>
      </w:r>
      <w:r>
        <w:rPr>
          <w:spacing w:val="10"/>
        </w:rPr>
        <w:t xml:space="preserve"> </w:t>
      </w:r>
      <w:r>
        <w:rPr>
          <w:spacing w:val="1"/>
        </w:rPr>
        <w:t>be</w:t>
      </w:r>
      <w:r>
        <w:rPr>
          <w:spacing w:val="9"/>
        </w:rPr>
        <w:t xml:space="preserve"> </w:t>
      </w:r>
      <w:r>
        <w:rPr>
          <w:spacing w:val="1"/>
        </w:rPr>
        <w:t>attributed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1"/>
        </w:rPr>
        <w:t>an</w:t>
      </w:r>
      <w:r>
        <w:rPr>
          <w:spacing w:val="9"/>
        </w:rPr>
        <w:t xml:space="preserve"> </w:t>
      </w:r>
      <w:r>
        <w:rPr>
          <w:spacing w:val="1"/>
        </w:rPr>
        <w:t>increase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rPr>
          <w:spacing w:val="1"/>
        </w:rPr>
        <w:t>load</w:t>
      </w:r>
      <w:r>
        <w:rPr>
          <w:spacing w:val="10"/>
        </w:rPr>
        <w:t xml:space="preserve"> </w:t>
      </w:r>
      <w:r>
        <w:rPr>
          <w:spacing w:val="2"/>
        </w:rPr>
        <w:t>transfer</w:t>
      </w:r>
      <w:r>
        <w:rPr>
          <w:spacing w:val="11"/>
        </w:rPr>
        <w:t xml:space="preserve"> </w:t>
      </w:r>
      <w:r>
        <w:rPr>
          <w:spacing w:val="2"/>
        </w:rPr>
        <w:t>through</w:t>
      </w:r>
      <w:r>
        <w:rPr>
          <w:spacing w:val="10"/>
        </w:rPr>
        <w:t xml:space="preserve"> </w:t>
      </w:r>
      <w:r>
        <w:rPr>
          <w:spacing w:val="-1"/>
        </w:rPr>
        <w:t>mechanisms</w:t>
      </w:r>
      <w:r>
        <w:rPr>
          <w:spacing w:val="5"/>
        </w:rPr>
        <w:t xml:space="preserve"> </w:t>
      </w:r>
      <w:r>
        <w:rPr>
          <w:spacing w:val="1"/>
        </w:rPr>
        <w:t>that</w:t>
      </w:r>
      <w:r>
        <w:rPr>
          <w:spacing w:val="8"/>
        </w:rPr>
        <w:t xml:space="preserve"> </w:t>
      </w:r>
      <w:r>
        <w:rPr>
          <w:spacing w:val="-3"/>
        </w:rPr>
        <w:t>were</w:t>
      </w:r>
      <w:r>
        <w:rPr>
          <w:spacing w:val="64"/>
        </w:rPr>
        <w:t xml:space="preserve"> </w:t>
      </w:r>
      <w:r>
        <w:rPr>
          <w:spacing w:val="1"/>
        </w:rPr>
        <w:t>only</w:t>
      </w:r>
      <w:r>
        <w:rPr>
          <w:spacing w:val="39"/>
        </w:rPr>
        <w:t xml:space="preserve"> </w:t>
      </w:r>
      <w:r>
        <w:rPr>
          <w:spacing w:val="2"/>
        </w:rPr>
        <w:t>engaged</w:t>
      </w:r>
      <w:r>
        <w:rPr>
          <w:spacing w:val="42"/>
        </w:rPr>
        <w:t xml:space="preserve"> </w:t>
      </w:r>
      <w:r>
        <w:rPr>
          <w:spacing w:val="2"/>
        </w:rPr>
        <w:t>under</w:t>
      </w:r>
      <w:r>
        <w:rPr>
          <w:spacing w:val="43"/>
        </w:rPr>
        <w:t xml:space="preserve"> </w:t>
      </w:r>
      <w:r>
        <w:rPr>
          <w:spacing w:val="1"/>
        </w:rPr>
        <w:t>higher</w:t>
      </w:r>
      <w:r>
        <w:rPr>
          <w:spacing w:val="44"/>
        </w:rPr>
        <w:t xml:space="preserve"> </w:t>
      </w:r>
      <w:r>
        <w:t>level</w:t>
      </w:r>
      <w:r>
        <w:rPr>
          <w:spacing w:val="37"/>
        </w:rPr>
        <w:t xml:space="preserve"> </w:t>
      </w:r>
      <w:r>
        <w:rPr>
          <w:spacing w:val="1"/>
        </w:rPr>
        <w:t>loads</w:t>
      </w:r>
      <w:r>
        <w:rPr>
          <w:spacing w:val="39"/>
        </w:rPr>
        <w:t xml:space="preserve"> </w:t>
      </w:r>
      <w:r>
        <w:rPr>
          <w:spacing w:val="1"/>
        </w:rPr>
        <w:t>as</w:t>
      </w:r>
      <w:r>
        <w:rPr>
          <w:spacing w:val="39"/>
        </w:rPr>
        <w:t xml:space="preserve"> </w:t>
      </w:r>
      <w:r>
        <w:rPr>
          <w:spacing w:val="-3"/>
        </w:rPr>
        <w:t>would</w:t>
      </w:r>
      <w:r>
        <w:rPr>
          <w:spacing w:val="42"/>
        </w:rPr>
        <w:t xml:space="preserve"> </w:t>
      </w:r>
      <w:r>
        <w:rPr>
          <w:spacing w:val="1"/>
        </w:rPr>
        <w:t>be</w:t>
      </w:r>
      <w:r>
        <w:rPr>
          <w:spacing w:val="42"/>
        </w:rPr>
        <w:t xml:space="preserve"> </w:t>
      </w:r>
      <w:r>
        <w:rPr>
          <w:spacing w:val="-1"/>
        </w:rPr>
        <w:t>expected</w:t>
      </w:r>
      <w:r>
        <w:rPr>
          <w:spacing w:val="42"/>
        </w:rPr>
        <w:t xml:space="preserve"> </w:t>
      </w:r>
      <w:r>
        <w:rPr>
          <w:spacing w:val="-1"/>
        </w:rPr>
        <w:t>in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1"/>
        </w:rPr>
        <w:t>large</w:t>
      </w:r>
      <w:r>
        <w:rPr>
          <w:spacing w:val="42"/>
        </w:rPr>
        <w:t xml:space="preserve"> </w:t>
      </w:r>
      <w:r>
        <w:rPr>
          <w:spacing w:val="2"/>
        </w:rPr>
        <w:t>structure</w:t>
      </w:r>
      <w:r>
        <w:rPr>
          <w:spacing w:val="42"/>
        </w:rPr>
        <w:t xml:space="preserve"> </w:t>
      </w:r>
      <w:r>
        <w:t>such</w:t>
      </w:r>
      <w:r>
        <w:rPr>
          <w:spacing w:val="42"/>
        </w:rPr>
        <w:t xml:space="preserve"> </w:t>
      </w:r>
      <w:r>
        <w:rPr>
          <w:spacing w:val="1"/>
        </w:rPr>
        <w:t>as</w:t>
      </w:r>
      <w:r>
        <w:rPr>
          <w:spacing w:val="39"/>
        </w:rPr>
        <w:t xml:space="preserve"> </w:t>
      </w:r>
      <w:r>
        <w:t>this,</w:t>
      </w:r>
      <w:r>
        <w:rPr>
          <w:spacing w:val="40"/>
        </w:rPr>
        <w:t xml:space="preserve"> </w:t>
      </w:r>
      <w:r>
        <w:rPr>
          <w:spacing w:val="1"/>
        </w:rPr>
        <w:t>as</w:t>
      </w:r>
      <w:r>
        <w:rPr>
          <w:spacing w:val="39"/>
        </w:rPr>
        <w:t xml:space="preserve"> </w:t>
      </w:r>
      <w:r>
        <w:rPr>
          <w:spacing w:val="1"/>
        </w:rPr>
        <w:t>the</w:t>
      </w:r>
      <w:r>
        <w:rPr>
          <w:spacing w:val="42"/>
        </w:rPr>
        <w:t xml:space="preserve"> </w:t>
      </w:r>
      <w:r>
        <w:rPr>
          <w:spacing w:val="1"/>
        </w:rPr>
        <w:t>load</w:t>
      </w:r>
      <w:r>
        <w:rPr>
          <w:spacing w:val="76"/>
        </w:rPr>
        <w:t xml:space="preserve"> </w:t>
      </w:r>
      <w:r>
        <w:rPr>
          <w:spacing w:val="1"/>
        </w:rPr>
        <w:t>distributing</w:t>
      </w:r>
      <w:r>
        <w:rPr>
          <w:spacing w:val="3"/>
        </w:rPr>
        <w:t xml:space="preserve"> </w:t>
      </w:r>
      <w:r>
        <w:rPr>
          <w:spacing w:val="-1"/>
        </w:rPr>
        <w:t>mechanisms</w:t>
      </w:r>
      <w:r>
        <w:rPr>
          <w:spacing w:val="1"/>
        </w:rPr>
        <w:t xml:space="preserve"> </w:t>
      </w:r>
      <w:r>
        <w:rPr>
          <w:spacing w:val="2"/>
        </w:rPr>
        <w:t>are</w:t>
      </w:r>
      <w:r>
        <w:rPr>
          <w:spacing w:val="4"/>
        </w:rPr>
        <w:t xml:space="preserve"> </w:t>
      </w:r>
      <w:r>
        <w:rPr>
          <w:spacing w:val="1"/>
        </w:rPr>
        <w:t xml:space="preserve">numerous </w:t>
      </w:r>
      <w:r>
        <w:rPr>
          <w:spacing w:val="2"/>
        </w:rPr>
        <w:t>and</w:t>
      </w:r>
      <w:r>
        <w:rPr>
          <w:spacing w:val="3"/>
        </w:rPr>
        <w:t xml:space="preserve"> </w:t>
      </w:r>
      <w:r>
        <w:rPr>
          <w:spacing w:val="1"/>
        </w:rPr>
        <w:t>varied</w:t>
      </w:r>
      <w:r>
        <w:rPr>
          <w:spacing w:val="4"/>
        </w:rPr>
        <w:t xml:space="preserve"> </w:t>
      </w:r>
      <w:r>
        <w:rPr>
          <w:spacing w:val="2"/>
        </w:rPr>
        <w:t>and</w:t>
      </w:r>
      <w:r>
        <w:rPr>
          <w:spacing w:val="4"/>
        </w:rPr>
        <w:t xml:space="preserve"> </w:t>
      </w:r>
      <w:r>
        <w:rPr>
          <w:spacing w:val="-3"/>
        </w:rPr>
        <w:t>may</w:t>
      </w:r>
      <w:r>
        <w:rPr>
          <w:spacing w:val="1"/>
        </w:rPr>
        <w:t xml:space="preserve"> </w:t>
      </w:r>
      <w:r>
        <w:rPr>
          <w:spacing w:val="2"/>
        </w:rPr>
        <w:t>engage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1"/>
        </w:rPr>
        <w:t>varying</w:t>
      </w:r>
      <w:r>
        <w:rPr>
          <w:spacing w:val="4"/>
        </w:rPr>
        <w:t xml:space="preserve"> </w:t>
      </w:r>
      <w:r>
        <w:t>levels</w:t>
      </w:r>
      <w:r>
        <w:rPr>
          <w:spacing w:val="1"/>
        </w:rPr>
        <w:t xml:space="preserve"> as</w:t>
      </w:r>
      <w: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1"/>
        </w:rPr>
        <w:t>load</w:t>
      </w:r>
      <w:r>
        <w:rPr>
          <w:spacing w:val="4"/>
        </w:rPr>
        <w:t xml:space="preserve"> </w:t>
      </w:r>
      <w:r>
        <w:t>level</w:t>
      </w:r>
      <w:r>
        <w:rPr>
          <w:spacing w:val="-1"/>
        </w:rPr>
        <w:t xml:space="preserve"> is</w:t>
      </w:r>
      <w:r>
        <w:rPr>
          <w:spacing w:val="1"/>
        </w:rPr>
        <w:t xml:space="preserve"> varied.</w:t>
      </w:r>
    </w:p>
    <w:p w:rsidR="00754035" w:rsidRDefault="00754035">
      <w:pPr>
        <w:spacing w:before="9"/>
        <w:rPr>
          <w:rFonts w:ascii="Arial" w:eastAsia="Arial" w:hAnsi="Arial" w:cs="Arial"/>
          <w:sz w:val="10"/>
          <w:szCs w:val="10"/>
        </w:rPr>
      </w:pPr>
    </w:p>
    <w:p w:rsidR="00754035" w:rsidRDefault="00CA28DF">
      <w:pPr>
        <w:spacing w:line="200" w:lineRule="atLeast"/>
        <w:ind w:left="125"/>
        <w:rPr>
          <w:rFonts w:ascii="Arial" w:eastAsia="Arial" w:hAnsi="Arial" w:cs="Arial"/>
          <w:sz w:val="20"/>
          <w:szCs w:val="20"/>
        </w:rPr>
      </w:pPr>
      <w:commentRangeStart w:id="16"/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32EA841D" wp14:editId="69DB0A20">
            <wp:extent cx="6782937" cy="1920239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2937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1C4194">
        <w:rPr>
          <w:rStyle w:val="CommentReference"/>
        </w:rPr>
        <w:commentReference w:id="16"/>
      </w:r>
    </w:p>
    <w:p w:rsidR="00754035" w:rsidRDefault="00CA28DF">
      <w:pPr>
        <w:pStyle w:val="BodyText"/>
        <w:spacing w:before="19" w:line="298" w:lineRule="auto"/>
        <w:ind w:right="121"/>
        <w:jc w:val="both"/>
        <w:rPr>
          <w:rFonts w:cs="Arial"/>
        </w:rPr>
      </w:pPr>
      <w:r>
        <w:rPr>
          <w:spacing w:val="2"/>
        </w:rPr>
        <w:t>These</w:t>
      </w:r>
      <w:r>
        <w:rPr>
          <w:spacing w:val="44"/>
        </w:rPr>
        <w:t xml:space="preserve"> </w:t>
      </w:r>
      <w:r>
        <w:rPr>
          <w:spacing w:val="1"/>
        </w:rPr>
        <w:t>results</w:t>
      </w:r>
      <w:r>
        <w:rPr>
          <w:spacing w:val="42"/>
        </w:rPr>
        <w:t xml:space="preserve"> </w:t>
      </w:r>
      <w:r>
        <w:t>indicate</w:t>
      </w:r>
      <w:r>
        <w:rPr>
          <w:spacing w:val="44"/>
        </w:rPr>
        <w:t xml:space="preserve"> </w:t>
      </w:r>
      <w:r>
        <w:rPr>
          <w:spacing w:val="1"/>
        </w:rPr>
        <w:t>that</w:t>
      </w:r>
      <w:r>
        <w:rPr>
          <w:spacing w:val="43"/>
        </w:rPr>
        <w:t xml:space="preserve"> </w:t>
      </w:r>
      <w:r>
        <w:rPr>
          <w:spacing w:val="1"/>
        </w:rPr>
        <w:t>the</w:t>
      </w:r>
      <w:r>
        <w:rPr>
          <w:spacing w:val="45"/>
        </w:rPr>
        <w:t xml:space="preserve"> </w:t>
      </w:r>
      <w:r>
        <w:rPr>
          <w:spacing w:val="2"/>
        </w:rPr>
        <w:t>proof</w:t>
      </w:r>
      <w:r>
        <w:rPr>
          <w:spacing w:val="42"/>
        </w:rPr>
        <w:t xml:space="preserve"> </w:t>
      </w:r>
      <w:r>
        <w:t>level</w:t>
      </w:r>
      <w:r>
        <w:rPr>
          <w:spacing w:val="40"/>
        </w:rPr>
        <w:t xml:space="preserve"> </w:t>
      </w:r>
      <w:r>
        <w:rPr>
          <w:spacing w:val="-5"/>
        </w:rPr>
        <w:t>was</w:t>
      </w:r>
      <w:r>
        <w:rPr>
          <w:spacing w:val="42"/>
        </w:rPr>
        <w:t xml:space="preserve"> </w:t>
      </w:r>
      <w:r>
        <w:rPr>
          <w:spacing w:val="2"/>
        </w:rPr>
        <w:t>reached</w:t>
      </w:r>
      <w:r>
        <w:rPr>
          <w:spacing w:val="44"/>
        </w:rPr>
        <w:t xml:space="preserve"> </w:t>
      </w:r>
      <w:r>
        <w:rPr>
          <w:spacing w:val="-2"/>
        </w:rPr>
        <w:t>without</w:t>
      </w:r>
      <w:r>
        <w:rPr>
          <w:spacing w:val="43"/>
        </w:rPr>
        <w:t xml:space="preserve"> </w:t>
      </w:r>
      <w:r>
        <w:rPr>
          <w:spacing w:val="1"/>
        </w:rPr>
        <w:t>the</w:t>
      </w:r>
      <w:r>
        <w:rPr>
          <w:spacing w:val="45"/>
        </w:rPr>
        <w:t xml:space="preserve"> </w:t>
      </w:r>
      <w:r>
        <w:rPr>
          <w:spacing w:val="2"/>
        </w:rPr>
        <w:t>structure</w:t>
      </w:r>
      <w:r>
        <w:rPr>
          <w:spacing w:val="44"/>
        </w:rPr>
        <w:t xml:space="preserve"> </w:t>
      </w:r>
      <w:r>
        <w:t>experiencing</w:t>
      </w:r>
      <w:r>
        <w:rPr>
          <w:spacing w:val="45"/>
        </w:rPr>
        <w:t xml:space="preserve"> </w:t>
      </w:r>
      <w:r>
        <w:rPr>
          <w:spacing w:val="2"/>
        </w:rPr>
        <w:t>any</w:t>
      </w:r>
      <w:r>
        <w:rPr>
          <w:spacing w:val="42"/>
        </w:rPr>
        <w:t xml:space="preserve"> </w:t>
      </w:r>
      <w:r>
        <w:rPr>
          <w:spacing w:val="1"/>
        </w:rPr>
        <w:t>distress</w:t>
      </w:r>
      <w:r>
        <w:rPr>
          <w:spacing w:val="41"/>
        </w:rPr>
        <w:t xml:space="preserve"> </w:t>
      </w:r>
      <w:r>
        <w:rPr>
          <w:spacing w:val="2"/>
        </w:rPr>
        <w:t>and</w:t>
      </w:r>
      <w:r>
        <w:rPr>
          <w:spacing w:val="78"/>
        </w:rPr>
        <w:t xml:space="preserve"> </w:t>
      </w:r>
      <w:r>
        <w:rPr>
          <w:spacing w:val="2"/>
        </w:rPr>
        <w:t>therefore</w:t>
      </w:r>
      <w:r>
        <w:rPr>
          <w:spacing w:val="7"/>
        </w:rPr>
        <w:t xml:space="preserve"> </w:t>
      </w:r>
      <w:r>
        <w:rPr>
          <w:spacing w:val="2"/>
        </w:rPr>
        <w:t>has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1"/>
        </w:rPr>
        <w:t>passing</w:t>
      </w:r>
      <w:r>
        <w:rPr>
          <w:spacing w:val="7"/>
        </w:rPr>
        <w:t xml:space="preserve"> </w:t>
      </w:r>
      <w:r>
        <w:rPr>
          <w:spacing w:val="1"/>
        </w:rPr>
        <w:t>load</w:t>
      </w:r>
      <w:r>
        <w:rPr>
          <w:spacing w:val="8"/>
        </w:rPr>
        <w:t xml:space="preserve"> </w:t>
      </w:r>
      <w:r>
        <w:rPr>
          <w:spacing w:val="1"/>
        </w:rPr>
        <w:t>rating.</w:t>
      </w:r>
      <w:r>
        <w:rPr>
          <w:spacing w:val="5"/>
        </w:rPr>
        <w:t xml:space="preserve"> </w:t>
      </w:r>
      <w:r>
        <w:rPr>
          <w:spacing w:val="2"/>
        </w:rPr>
        <w:t>Furthermore,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t>spite</w:t>
      </w:r>
      <w:r>
        <w:rPr>
          <w:spacing w:val="7"/>
        </w:rPr>
        <w:t xml:space="preserve"> </w:t>
      </w:r>
      <w:r>
        <w:rPr>
          <w:spacing w:val="1"/>
        </w:rPr>
        <w:t>of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7"/>
        </w:rPr>
        <w:t xml:space="preserve"> </w:t>
      </w:r>
      <w:r>
        <w:rPr>
          <w:spacing w:val="2"/>
        </w:rPr>
        <w:t>apparent</w:t>
      </w:r>
      <w:r>
        <w:rPr>
          <w:spacing w:val="5"/>
        </w:rPr>
        <w:t xml:space="preserve"> </w:t>
      </w:r>
      <w:r>
        <w:rPr>
          <w:spacing w:val="1"/>
        </w:rPr>
        <w:t>deck</w:t>
      </w:r>
      <w:r>
        <w:rPr>
          <w:spacing w:val="4"/>
        </w:rPr>
        <w:t xml:space="preserve"> </w:t>
      </w:r>
      <w:r>
        <w:rPr>
          <w:spacing w:val="2"/>
        </w:rPr>
        <w:t>deterioration,</w:t>
      </w:r>
      <w:r>
        <w:rPr>
          <w:spacing w:val="5"/>
        </w:rPr>
        <w:t xml:space="preserve"> </w:t>
      </w:r>
      <w:r>
        <w:rPr>
          <w:spacing w:val="1"/>
        </w:rPr>
        <w:t>the</w:t>
      </w:r>
      <w:r>
        <w:rPr>
          <w:spacing w:val="8"/>
        </w:rPr>
        <w:t xml:space="preserve"> </w:t>
      </w:r>
      <w:r>
        <w:rPr>
          <w:spacing w:val="2"/>
        </w:rPr>
        <w:t>structure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still</w:t>
      </w:r>
      <w:r>
        <w:rPr>
          <w:spacing w:val="64"/>
        </w:rPr>
        <w:t xml:space="preserve"> </w:t>
      </w:r>
      <w:r>
        <w:rPr>
          <w:spacing w:val="1"/>
        </w:rPr>
        <w:t>able</w:t>
      </w:r>
      <w:r>
        <w:rPr>
          <w:spacing w:val="46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effectively</w:t>
      </w:r>
      <w:r>
        <w:rPr>
          <w:spacing w:val="44"/>
        </w:rPr>
        <w:t xml:space="preserve"> </w:t>
      </w:r>
      <w:r>
        <w:rPr>
          <w:spacing w:val="1"/>
        </w:rPr>
        <w:t>distribute</w:t>
      </w:r>
      <w:r>
        <w:rPr>
          <w:spacing w:val="46"/>
        </w:rPr>
        <w:t xml:space="preserve"> </w:t>
      </w:r>
      <w:r>
        <w:rPr>
          <w:spacing w:val="1"/>
        </w:rPr>
        <w:t>loads</w:t>
      </w:r>
      <w:r>
        <w:rPr>
          <w:spacing w:val="44"/>
        </w:rPr>
        <w:t xml:space="preserve"> </w:t>
      </w:r>
      <w:r>
        <w:rPr>
          <w:spacing w:val="1"/>
        </w:rPr>
        <w:t>laterally</w:t>
      </w:r>
      <w:r>
        <w:rPr>
          <w:spacing w:val="44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rPr>
          <w:spacing w:val="1"/>
        </w:rPr>
        <w:t>adjacent</w:t>
      </w:r>
      <w:r>
        <w:rPr>
          <w:spacing w:val="44"/>
        </w:rPr>
        <w:t xml:space="preserve"> </w:t>
      </w:r>
      <w:r>
        <w:rPr>
          <w:spacing w:val="2"/>
        </w:rPr>
        <w:t>girders,</w:t>
      </w:r>
      <w:r>
        <w:rPr>
          <w:spacing w:val="45"/>
        </w:rPr>
        <w:t xml:space="preserve"> </w:t>
      </w:r>
      <w:r>
        <w:rPr>
          <w:spacing w:val="2"/>
        </w:rPr>
        <w:t>thereby</w:t>
      </w:r>
      <w:r>
        <w:rPr>
          <w:spacing w:val="44"/>
        </w:rPr>
        <w:t xml:space="preserve"> </w:t>
      </w:r>
      <w:r>
        <w:rPr>
          <w:spacing w:val="1"/>
        </w:rPr>
        <w:t>reducing</w:t>
      </w:r>
      <w:r>
        <w:rPr>
          <w:spacing w:val="47"/>
        </w:rPr>
        <w:t xml:space="preserve"> </w:t>
      </w:r>
      <w:r>
        <w:rPr>
          <w:spacing w:val="1"/>
        </w:rPr>
        <w:t>the</w:t>
      </w:r>
      <w:r>
        <w:rPr>
          <w:spacing w:val="46"/>
        </w:rPr>
        <w:t xml:space="preserve"> </w:t>
      </w:r>
      <w:r>
        <w:t>demand</w:t>
      </w:r>
      <w:r>
        <w:rPr>
          <w:spacing w:val="47"/>
        </w:rPr>
        <w:t xml:space="preserve"> </w:t>
      </w:r>
      <w:r>
        <w:rPr>
          <w:spacing w:val="1"/>
        </w:rPr>
        <w:t>on</w:t>
      </w:r>
      <w:r>
        <w:rPr>
          <w:spacing w:val="47"/>
        </w:rPr>
        <w:t xml:space="preserve"> </w:t>
      </w:r>
      <w:r>
        <w:rPr>
          <w:spacing w:val="2"/>
        </w:rPr>
        <w:t>any</w:t>
      </w:r>
      <w:r>
        <w:rPr>
          <w:spacing w:val="44"/>
        </w:rPr>
        <w:t xml:space="preserve"> </w:t>
      </w:r>
      <w:r>
        <w:t>single</w:t>
      </w:r>
      <w:r>
        <w:rPr>
          <w:spacing w:val="74"/>
        </w:rPr>
        <w:t xml:space="preserve"> </w:t>
      </w:r>
      <w:r>
        <w:t>girder.</w:t>
      </w:r>
      <w:r>
        <w:rPr>
          <w:spacing w:val="9"/>
        </w:rPr>
        <w:t xml:space="preserve"> </w:t>
      </w:r>
      <w:r>
        <w:rPr>
          <w:spacing w:val="1"/>
        </w:rPr>
        <w:t>During</w:t>
      </w:r>
      <w:r>
        <w:rPr>
          <w:spacing w:val="12"/>
        </w:rPr>
        <w:t xml:space="preserve"> </w:t>
      </w:r>
      <w:r>
        <w:rPr>
          <w:spacing w:val="1"/>
        </w:rPr>
        <w:t>the</w:t>
      </w:r>
      <w:r>
        <w:rPr>
          <w:spacing w:val="11"/>
        </w:rPr>
        <w:t xml:space="preserve"> </w:t>
      </w:r>
      <w:r>
        <w:rPr>
          <w:spacing w:val="1"/>
        </w:rPr>
        <w:t>load</w:t>
      </w:r>
      <w:r>
        <w:rPr>
          <w:spacing w:val="12"/>
        </w:rPr>
        <w:t xml:space="preserve"> </w:t>
      </w:r>
      <w:r>
        <w:rPr>
          <w:spacing w:val="1"/>
        </w:rPr>
        <w:t>test</w:t>
      </w:r>
      <w:r>
        <w:rPr>
          <w:spacing w:val="9"/>
        </w:rPr>
        <w:t xml:space="preserve"> </w:t>
      </w:r>
      <w:r>
        <w:rPr>
          <w:spacing w:val="2"/>
        </w:rPr>
        <w:t>and</w:t>
      </w:r>
      <w:r>
        <w:rPr>
          <w:spacing w:val="12"/>
        </w:rPr>
        <w:t xml:space="preserve"> </w:t>
      </w:r>
      <w:r>
        <w:rPr>
          <w:spacing w:val="1"/>
        </w:rPr>
        <w:t>for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many</w:t>
      </w:r>
      <w:r>
        <w:rPr>
          <w:spacing w:val="8"/>
        </w:rPr>
        <w:t xml:space="preserve"> </w:t>
      </w:r>
      <w:r>
        <w:rPr>
          <w:spacing w:val="1"/>
        </w:rPr>
        <w:t>truck</w:t>
      </w:r>
      <w:r>
        <w:rPr>
          <w:spacing w:val="9"/>
        </w:rPr>
        <w:t xml:space="preserve"> </w:t>
      </w:r>
      <w:r>
        <w:rPr>
          <w:spacing w:val="1"/>
        </w:rPr>
        <w:t>configurations,</w:t>
      </w:r>
      <w:r>
        <w:rPr>
          <w:spacing w:val="9"/>
        </w:rPr>
        <w:t xml:space="preserve"> </w:t>
      </w:r>
      <w:r>
        <w:rPr>
          <w:spacing w:val="1"/>
        </w:rPr>
        <w:t>no</w:t>
      </w:r>
      <w:r>
        <w:rPr>
          <w:spacing w:val="12"/>
        </w:rPr>
        <w:t xml:space="preserve"> </w:t>
      </w:r>
      <w:r>
        <w:rPr>
          <w:spacing w:val="2"/>
        </w:rPr>
        <w:t>girder</w:t>
      </w:r>
      <w:r>
        <w:rPr>
          <w:spacing w:val="13"/>
        </w:rPr>
        <w:t xml:space="preserve"> </w:t>
      </w:r>
      <w:r>
        <w:rPr>
          <w:spacing w:val="1"/>
        </w:rPr>
        <w:t>ever</w:t>
      </w:r>
      <w:r>
        <w:rPr>
          <w:spacing w:val="14"/>
        </w:rPr>
        <w:t xml:space="preserve"> </w:t>
      </w:r>
      <w:r>
        <w:t>experienced</w:t>
      </w:r>
      <w:r>
        <w:rPr>
          <w:spacing w:val="11"/>
        </w:rPr>
        <w:t xml:space="preserve"> </w:t>
      </w:r>
      <w:r>
        <w:rPr>
          <w:spacing w:val="-1"/>
        </w:rPr>
        <w:t>more</w:t>
      </w:r>
      <w:r>
        <w:rPr>
          <w:spacing w:val="12"/>
        </w:rPr>
        <w:t xml:space="preserve"> </w:t>
      </w:r>
      <w:r>
        <w:rPr>
          <w:spacing w:val="1"/>
        </w:rPr>
        <w:t>than</w:t>
      </w:r>
      <w:r>
        <w:rPr>
          <w:spacing w:val="11"/>
        </w:rPr>
        <w:t xml:space="preserve"> </w:t>
      </w:r>
      <w:r>
        <w:rPr>
          <w:spacing w:val="2"/>
        </w:rPr>
        <w:t xml:space="preserve">50% </w:t>
      </w:r>
      <w:r>
        <w:rPr>
          <w:spacing w:val="1"/>
        </w:rPr>
        <w:t>of</w:t>
      </w:r>
      <w:r>
        <w:rPr>
          <w:spacing w:val="68"/>
          <w:w w:val="99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imposed</w:t>
      </w:r>
      <w:r>
        <w:rPr>
          <w:spacing w:val="3"/>
        </w:rPr>
        <w:t xml:space="preserve"> </w:t>
      </w:r>
      <w:r>
        <w:rPr>
          <w:spacing w:val="1"/>
        </w:rPr>
        <w:t>load.</w:t>
      </w:r>
    </w:p>
    <w:p w:rsidR="00754035" w:rsidRDefault="00CA28DF">
      <w:pPr>
        <w:pStyle w:val="BodyText"/>
        <w:spacing w:before="151"/>
        <w:jc w:val="both"/>
        <w:rPr>
          <w:rFonts w:cs="Arial"/>
        </w:rPr>
      </w:pPr>
      <w:r>
        <w:rPr>
          <w:rFonts w:cs="Arial"/>
          <w:spacing w:val="3"/>
        </w:rPr>
        <w:t xml:space="preserve">The </w:t>
      </w:r>
      <w:r>
        <w:rPr>
          <w:rFonts w:cs="Arial"/>
          <w:spacing w:val="1"/>
        </w:rPr>
        <w:t>data</w:t>
      </w:r>
      <w:r>
        <w:rPr>
          <w:rFonts w:cs="Arial"/>
          <w:spacing w:val="3"/>
        </w:rPr>
        <w:t xml:space="preserve"> </w:t>
      </w:r>
      <w:r>
        <w:rPr>
          <w:rFonts w:cs="Arial"/>
          <w:spacing w:val="2"/>
        </w:rPr>
        <w:t>gathered</w:t>
      </w:r>
      <w:r>
        <w:rPr>
          <w:rFonts w:cs="Arial"/>
          <w:spacing w:val="4"/>
        </w:rPr>
        <w:t xml:space="preserve"> </w:t>
      </w:r>
      <w:r>
        <w:rPr>
          <w:rFonts w:cs="Arial"/>
          <w:spacing w:val="2"/>
        </w:rPr>
        <w:t>during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1"/>
        </w:rPr>
        <w:t>dynamic</w:t>
      </w:r>
      <w:r>
        <w:rPr>
          <w:rFonts w:cs="Arial"/>
        </w:rPr>
        <w:t xml:space="preserve"> </w:t>
      </w:r>
      <w:r>
        <w:rPr>
          <w:rFonts w:cs="Arial"/>
          <w:spacing w:val="1"/>
        </w:rPr>
        <w:t>test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5"/>
        </w:rPr>
        <w:t>was</w:t>
      </w:r>
      <w:r>
        <w:rPr>
          <w:rFonts w:cs="Arial"/>
          <w:spacing w:val="1"/>
        </w:rPr>
        <w:t xml:space="preserve"> used</w:t>
      </w:r>
      <w:r>
        <w:rPr>
          <w:rFonts w:cs="Arial"/>
          <w:spacing w:val="3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4"/>
        </w:rPr>
        <w:t xml:space="preserve"> </w:t>
      </w:r>
      <w:r>
        <w:rPr>
          <w:rFonts w:cs="Arial"/>
        </w:rPr>
        <w:t xml:space="preserve">identify </w:t>
      </w:r>
      <w:r>
        <w:rPr>
          <w:rFonts w:cs="Arial"/>
          <w:spacing w:val="1"/>
        </w:rPr>
        <w:t>10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 xml:space="preserve">bridge’s </w:t>
      </w:r>
      <w:r>
        <w:rPr>
          <w:rFonts w:cs="Arial"/>
          <w:spacing w:val="2"/>
        </w:rPr>
        <w:t>natural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modes</w:t>
      </w:r>
      <w:r>
        <w:rPr>
          <w:rFonts w:cs="Arial"/>
          <w:spacing w:val="1"/>
        </w:rPr>
        <w:t xml:space="preserve"> of</w:t>
      </w:r>
      <w:r>
        <w:rPr>
          <w:rFonts w:cs="Arial"/>
          <w:spacing w:val="2"/>
        </w:rPr>
        <w:t xml:space="preserve"> </w:t>
      </w:r>
      <w:r>
        <w:rPr>
          <w:rFonts w:cs="Arial"/>
          <w:spacing w:val="1"/>
        </w:rPr>
        <w:t>vibration.</w:t>
      </w:r>
    </w:p>
    <w:p w:rsidR="00754035" w:rsidRDefault="00754035">
      <w:pPr>
        <w:jc w:val="both"/>
        <w:rPr>
          <w:rFonts w:ascii="Arial" w:eastAsia="Arial" w:hAnsi="Arial" w:cs="Arial"/>
        </w:rPr>
        <w:sectPr w:rsidR="00754035">
          <w:headerReference w:type="even" r:id="rId21"/>
          <w:pgSz w:w="12240" w:h="15840"/>
          <w:pgMar w:top="1140" w:right="660" w:bottom="280" w:left="680" w:header="0" w:footer="0" w:gutter="0"/>
          <w:cols w:space="720"/>
        </w:sectPr>
      </w:pPr>
    </w:p>
    <w:p w:rsidR="00754035" w:rsidRDefault="00754035">
      <w:pPr>
        <w:spacing w:before="11"/>
        <w:rPr>
          <w:rFonts w:ascii="Arial" w:eastAsia="Arial" w:hAnsi="Arial" w:cs="Arial"/>
          <w:sz w:val="6"/>
          <w:szCs w:val="6"/>
        </w:rPr>
      </w:pPr>
    </w:p>
    <w:p w:rsidR="00754035" w:rsidRDefault="00CA28DF">
      <w:pPr>
        <w:spacing w:line="200" w:lineRule="atLeast"/>
        <w:ind w:left="125"/>
        <w:rPr>
          <w:rFonts w:ascii="Arial" w:eastAsia="Arial" w:hAnsi="Arial" w:cs="Arial"/>
          <w:sz w:val="20"/>
          <w:szCs w:val="20"/>
        </w:rPr>
      </w:pPr>
      <w:commentRangeStart w:id="17"/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32DDF08" wp14:editId="71D218F5">
            <wp:extent cx="6796564" cy="2374011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6564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1C4194">
        <w:rPr>
          <w:rStyle w:val="CommentReference"/>
        </w:rPr>
        <w:commentReference w:id="17"/>
      </w:r>
    </w:p>
    <w:p w:rsidR="00754035" w:rsidRDefault="00CA28DF">
      <w:pPr>
        <w:pStyle w:val="BodyText"/>
        <w:spacing w:before="9" w:line="298" w:lineRule="auto"/>
        <w:ind w:right="103"/>
        <w:jc w:val="both"/>
        <w:rPr>
          <w:rFonts w:cs="Arial"/>
        </w:rPr>
      </w:pPr>
      <w:r>
        <w:rPr>
          <w:spacing w:val="3"/>
        </w:rPr>
        <w:t>The</w:t>
      </w:r>
      <w:r>
        <w:rPr>
          <w:spacing w:val="7"/>
        </w:rPr>
        <w:t xml:space="preserve"> </w:t>
      </w:r>
      <w:r>
        <w:rPr>
          <w:spacing w:val="3"/>
        </w:rPr>
        <w:t>FE</w:t>
      </w:r>
      <w:r>
        <w:rPr>
          <w:spacing w:val="-1"/>
        </w:rPr>
        <w:t xml:space="preserve"> model</w:t>
      </w:r>
      <w:r>
        <w:rPr>
          <w:spacing w:val="2"/>
        </w:rPr>
        <w:t xml:space="preserve"> </w:t>
      </w:r>
      <w:r>
        <w:rPr>
          <w:spacing w:val="-5"/>
        </w:rPr>
        <w:t>was</w:t>
      </w:r>
      <w:r>
        <w:rPr>
          <w:spacing w:val="4"/>
        </w:rPr>
        <w:t xml:space="preserve"> </w:t>
      </w:r>
      <w:r>
        <w:rPr>
          <w:spacing w:val="1"/>
        </w:rPr>
        <w:t>calibrated</w:t>
      </w:r>
      <w:r>
        <w:rPr>
          <w:spacing w:val="7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rPr>
          <w:spacing w:val="-1"/>
        </w:rPr>
        <w:t>modal</w:t>
      </w:r>
      <w:r>
        <w:rPr>
          <w:spacing w:val="2"/>
        </w:rPr>
        <w:t xml:space="preserve"> </w:t>
      </w:r>
      <w:r>
        <w:rPr>
          <w:spacing w:val="1"/>
        </w:rPr>
        <w:t>parameters</w:t>
      </w:r>
      <w:ins w:id="18" w:author="John Braley" w:date="2018-09-28T15:57:00Z">
        <w:r w:rsidR="00881383">
          <w:rPr>
            <w:spacing w:val="1"/>
          </w:rPr>
          <w:t xml:space="preserve"> (mode shapes and frequencies)</w:t>
        </w:r>
      </w:ins>
      <w:r>
        <w:rPr>
          <w:spacing w:val="5"/>
        </w:rPr>
        <w:t xml:space="preserve"> </w:t>
      </w:r>
      <w:r>
        <w:rPr>
          <w:spacing w:val="1"/>
        </w:rPr>
        <w:t>obtained</w:t>
      </w:r>
      <w:r>
        <w:rPr>
          <w:spacing w:val="7"/>
        </w:rPr>
        <w:t xml:space="preserve"> </w:t>
      </w:r>
      <w:r>
        <w:rPr>
          <w:spacing w:val="2"/>
        </w:rPr>
        <w:t>from</w:t>
      </w:r>
      <w:r>
        <w:rPr>
          <w:spacing w:val="-6"/>
        </w:rPr>
        <w:t xml:space="preserve"> </w:t>
      </w:r>
      <w:r>
        <w:rPr>
          <w:spacing w:val="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impact</w:t>
      </w:r>
      <w:r>
        <w:rPr>
          <w:spacing w:val="5"/>
        </w:rPr>
        <w:t xml:space="preserve"> </w:t>
      </w:r>
      <w:r>
        <w:rPr>
          <w:spacing w:val="1"/>
        </w:rPr>
        <w:t>test.</w:t>
      </w:r>
      <w:r>
        <w:rPr>
          <w:spacing w:val="5"/>
        </w:rPr>
        <w:t xml:space="preserve"> </w:t>
      </w:r>
      <w:r>
        <w:rPr>
          <w:spacing w:val="3"/>
        </w:rPr>
        <w:t>The</w:t>
      </w:r>
      <w:r>
        <w:rPr>
          <w:spacing w:val="7"/>
        </w:rPr>
        <w:t xml:space="preserve"> </w:t>
      </w:r>
      <w:r>
        <w:t>modulus</w:t>
      </w:r>
      <w:r>
        <w:rPr>
          <w:spacing w:val="4"/>
        </w:rPr>
        <w:t xml:space="preserve"> </w:t>
      </w:r>
      <w:r>
        <w:rPr>
          <w:spacing w:val="1"/>
        </w:rPr>
        <w:t>of</w:t>
      </w:r>
      <w:r>
        <w:rPr>
          <w:spacing w:val="6"/>
        </w:rPr>
        <w:t xml:space="preserve"> </w:t>
      </w:r>
      <w:r>
        <w:t>elasticity</w:t>
      </w:r>
      <w:r>
        <w:rPr>
          <w:spacing w:val="4"/>
        </w:rPr>
        <w:t xml:space="preserve"> </w:t>
      </w:r>
      <w:r>
        <w:rPr>
          <w:spacing w:val="1"/>
        </w:rPr>
        <w:t>of</w:t>
      </w:r>
      <w:r>
        <w:rPr>
          <w:spacing w:val="70"/>
          <w:w w:val="99"/>
        </w:rPr>
        <w:t xml:space="preserve"> </w:t>
      </w:r>
      <w:r>
        <w:rPr>
          <w:spacing w:val="1"/>
        </w:rPr>
        <w:t>the</w:t>
      </w:r>
      <w:r>
        <w:rPr>
          <w:spacing w:val="20"/>
        </w:rPr>
        <w:t xml:space="preserve"> </w:t>
      </w:r>
      <w:r>
        <w:rPr>
          <w:spacing w:val="-2"/>
        </w:rPr>
        <w:t>sidewalks,</w:t>
      </w:r>
      <w:r>
        <w:rPr>
          <w:spacing w:val="19"/>
        </w:rPr>
        <w:t xml:space="preserve"> </w:t>
      </w:r>
      <w:r>
        <w:rPr>
          <w:spacing w:val="2"/>
        </w:rPr>
        <w:t>barriers,</w:t>
      </w:r>
      <w:r>
        <w:rPr>
          <w:spacing w:val="19"/>
        </w:rPr>
        <w:t xml:space="preserve"> </w:t>
      </w:r>
      <w:r>
        <w:rPr>
          <w:spacing w:val="2"/>
        </w:rPr>
        <w:t>and</w:t>
      </w:r>
      <w:r>
        <w:rPr>
          <w:spacing w:val="21"/>
        </w:rPr>
        <w:t xml:space="preserve"> </w:t>
      </w:r>
      <w:r>
        <w:rPr>
          <w:spacing w:val="1"/>
        </w:rPr>
        <w:t>diaphragms</w:t>
      </w:r>
      <w:r>
        <w:rPr>
          <w:spacing w:val="17"/>
        </w:rPr>
        <w:t xml:space="preserve"> </w:t>
      </w:r>
      <w:r>
        <w:rPr>
          <w:spacing w:val="-3"/>
        </w:rPr>
        <w:t>were</w:t>
      </w:r>
      <w:r>
        <w:rPr>
          <w:spacing w:val="20"/>
        </w:rPr>
        <w:t xml:space="preserve"> </w:t>
      </w:r>
      <w:r>
        <w:rPr>
          <w:spacing w:val="1"/>
        </w:rPr>
        <w:t>adjusted</w:t>
      </w:r>
      <w:r>
        <w:rPr>
          <w:spacing w:val="21"/>
        </w:rPr>
        <w:t xml:space="preserve"> </w:t>
      </w:r>
      <w:r>
        <w:rPr>
          <w:spacing w:val="2"/>
        </w:rPr>
        <w:t>during</w:t>
      </w:r>
      <w:r>
        <w:rPr>
          <w:spacing w:val="20"/>
        </w:rPr>
        <w:t xml:space="preserve"> </w:t>
      </w:r>
      <w:r>
        <w:rPr>
          <w:spacing w:val="1"/>
        </w:rPr>
        <w:t>the</w:t>
      </w:r>
      <w:r>
        <w:rPr>
          <w:spacing w:val="20"/>
        </w:rPr>
        <w:t xml:space="preserve"> </w:t>
      </w:r>
      <w:r>
        <w:rPr>
          <w:spacing w:val="1"/>
        </w:rPr>
        <w:t>calibration</w:t>
      </w:r>
      <w:r>
        <w:rPr>
          <w:spacing w:val="21"/>
        </w:rPr>
        <w:t xml:space="preserve"> </w:t>
      </w:r>
      <w:r>
        <w:rPr>
          <w:spacing w:val="1"/>
        </w:rPr>
        <w:t>process,</w:t>
      </w:r>
      <w:r>
        <w:rPr>
          <w:spacing w:val="19"/>
        </w:rPr>
        <w:t xml:space="preserve"> </w:t>
      </w:r>
      <w:r>
        <w:rPr>
          <w:spacing w:val="1"/>
        </w:rPr>
        <w:t>as</w:t>
      </w:r>
      <w:r>
        <w:rPr>
          <w:spacing w:val="17"/>
        </w:rPr>
        <w:t xml:space="preserve"> </w:t>
      </w:r>
      <w:r>
        <w:rPr>
          <w:spacing w:val="-4"/>
        </w:rPr>
        <w:t>well</w:t>
      </w:r>
      <w:r>
        <w:rPr>
          <w:spacing w:val="16"/>
        </w:rPr>
        <w:t xml:space="preserve"> </w:t>
      </w:r>
      <w:r>
        <w:rPr>
          <w:spacing w:val="1"/>
        </w:rPr>
        <w:t>as</w:t>
      </w:r>
      <w:r>
        <w:rPr>
          <w:spacing w:val="17"/>
        </w:rPr>
        <w:t xml:space="preserve"> </w:t>
      </w:r>
      <w:r>
        <w:rPr>
          <w:spacing w:val="1"/>
        </w:rPr>
        <w:t>the</w:t>
      </w:r>
      <w:r>
        <w:rPr>
          <w:spacing w:val="20"/>
        </w:rPr>
        <w:t xml:space="preserve"> </w:t>
      </w:r>
      <w:r>
        <w:rPr>
          <w:spacing w:val="2"/>
        </w:rPr>
        <w:t>degree</w:t>
      </w:r>
      <w:r>
        <w:rPr>
          <w:spacing w:val="21"/>
        </w:rPr>
        <w:t xml:space="preserve"> </w:t>
      </w:r>
      <w:r>
        <w:rPr>
          <w:spacing w:val="1"/>
        </w:rPr>
        <w:t>of</w:t>
      </w:r>
      <w:r>
        <w:rPr>
          <w:spacing w:val="74"/>
          <w:w w:val="99"/>
        </w:rPr>
        <w:t xml:space="preserve"> </w:t>
      </w:r>
      <w:r>
        <w:rPr>
          <w:spacing w:val="-1"/>
        </w:rPr>
        <w:t>composite</w:t>
      </w:r>
      <w:r>
        <w:rPr>
          <w:spacing w:val="27"/>
        </w:rPr>
        <w:t xml:space="preserve"> </w:t>
      </w:r>
      <w:r>
        <w:t>action</w:t>
      </w:r>
      <w:r>
        <w:rPr>
          <w:spacing w:val="27"/>
        </w:rPr>
        <w:t xml:space="preserve"> </w:t>
      </w:r>
      <w:r>
        <w:rPr>
          <w:spacing w:val="-1"/>
        </w:rPr>
        <w:t>between</w:t>
      </w:r>
      <w:r>
        <w:rPr>
          <w:spacing w:val="27"/>
        </w:rPr>
        <w:t xml:space="preserve"> </w:t>
      </w:r>
      <w:r>
        <w:rPr>
          <w:spacing w:val="1"/>
        </w:rPr>
        <w:t>the</w:t>
      </w:r>
      <w:r>
        <w:rPr>
          <w:spacing w:val="28"/>
        </w:rPr>
        <w:t xml:space="preserve"> </w:t>
      </w:r>
      <w:r>
        <w:rPr>
          <w:spacing w:val="1"/>
        </w:rPr>
        <w:t>deck</w:t>
      </w:r>
      <w:r>
        <w:rPr>
          <w:spacing w:val="23"/>
        </w:rPr>
        <w:t xml:space="preserve"> </w:t>
      </w:r>
      <w:r>
        <w:rPr>
          <w:spacing w:val="2"/>
        </w:rPr>
        <w:t>and</w:t>
      </w:r>
      <w:r>
        <w:rPr>
          <w:spacing w:val="27"/>
        </w:rPr>
        <w:t xml:space="preserve"> </w:t>
      </w:r>
      <w:r>
        <w:rPr>
          <w:spacing w:val="2"/>
        </w:rPr>
        <w:t>girders</w:t>
      </w:r>
      <w:r>
        <w:rPr>
          <w:spacing w:val="23"/>
        </w:rPr>
        <w:t xml:space="preserve"> </w:t>
      </w:r>
      <w:r>
        <w:rPr>
          <w:spacing w:val="2"/>
        </w:rPr>
        <w:t>and</w:t>
      </w:r>
      <w:r>
        <w:rPr>
          <w:spacing w:val="28"/>
        </w:rPr>
        <w:t xml:space="preserve"> </w:t>
      </w:r>
      <w:bookmarkStart w:id="19" w:name="_GoBack"/>
      <w:bookmarkEnd w:id="19"/>
      <w:r>
        <w:rPr>
          <w:spacing w:val="1"/>
        </w:rPr>
        <w:t>the</w:t>
      </w:r>
      <w:r>
        <w:rPr>
          <w:spacing w:val="27"/>
        </w:rPr>
        <w:t xml:space="preserve"> </w:t>
      </w:r>
      <w:r>
        <w:rPr>
          <w:spacing w:val="2"/>
        </w:rPr>
        <w:t>rotational</w:t>
      </w:r>
      <w:r>
        <w:rPr>
          <w:spacing w:val="22"/>
        </w:rPr>
        <w:t xml:space="preserve"> </w:t>
      </w:r>
      <w:r>
        <w:t>stiffness</w:t>
      </w:r>
      <w:r>
        <w:rPr>
          <w:spacing w:val="23"/>
        </w:rPr>
        <w:t xml:space="preserve"> </w:t>
      </w:r>
      <w:r>
        <w:rPr>
          <w:spacing w:val="1"/>
        </w:rPr>
        <w:t>at</w:t>
      </w:r>
      <w:r>
        <w:rPr>
          <w:spacing w:val="26"/>
        </w:rPr>
        <w:t xml:space="preserve"> </w:t>
      </w:r>
      <w:r>
        <w:rPr>
          <w:spacing w:val="1"/>
        </w:rPr>
        <w:t>the</w:t>
      </w:r>
      <w:r>
        <w:rPr>
          <w:spacing w:val="27"/>
        </w:rPr>
        <w:t xml:space="preserve"> </w:t>
      </w:r>
      <w:r>
        <w:rPr>
          <w:spacing w:val="2"/>
        </w:rPr>
        <w:t>bearings.</w:t>
      </w:r>
      <w:r>
        <w:rPr>
          <w:spacing w:val="25"/>
        </w:rPr>
        <w:t xml:space="preserve"> </w:t>
      </w:r>
      <w:r>
        <w:rPr>
          <w:spacing w:val="-3"/>
        </w:rPr>
        <w:t>As</w:t>
      </w:r>
      <w:r>
        <w:rPr>
          <w:spacing w:val="24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1"/>
        </w:rPr>
        <w:t>result</w:t>
      </w:r>
      <w:r>
        <w:rPr>
          <w:spacing w:val="25"/>
        </w:rPr>
        <w:t xml:space="preserve"> </w:t>
      </w:r>
      <w:r>
        <w:rPr>
          <w:spacing w:val="1"/>
        </w:rPr>
        <w:t>of</w:t>
      </w:r>
      <w:r>
        <w:rPr>
          <w:spacing w:val="25"/>
        </w:rPr>
        <w:t xml:space="preserve"> </w:t>
      </w:r>
      <w:r>
        <w:rPr>
          <w:spacing w:val="1"/>
        </w:rPr>
        <w:t>the</w:t>
      </w:r>
      <w:r>
        <w:rPr>
          <w:spacing w:val="72"/>
        </w:rPr>
        <w:t xml:space="preserve"> </w:t>
      </w:r>
      <w:r>
        <w:rPr>
          <w:spacing w:val="1"/>
        </w:rPr>
        <w:t>calibration,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mode</w:t>
      </w:r>
      <w:r>
        <w:rPr>
          <w:spacing w:val="23"/>
        </w:rPr>
        <w:t xml:space="preserve"> </w:t>
      </w:r>
      <w:r>
        <w:rPr>
          <w:spacing w:val="2"/>
        </w:rPr>
        <w:t>shapes</w:t>
      </w:r>
      <w:r>
        <w:rPr>
          <w:spacing w:val="19"/>
        </w:rPr>
        <w:t xml:space="preserve"> </w:t>
      </w:r>
      <w:r>
        <w:rPr>
          <w:spacing w:val="2"/>
        </w:rPr>
        <w:t>and</w:t>
      </w:r>
      <w:r>
        <w:rPr>
          <w:spacing w:val="22"/>
        </w:rPr>
        <w:t xml:space="preserve"> </w:t>
      </w:r>
      <w:r>
        <w:rPr>
          <w:spacing w:val="2"/>
        </w:rPr>
        <w:t>frequencies</w:t>
      </w:r>
      <w:r>
        <w:rPr>
          <w:spacing w:val="20"/>
        </w:rPr>
        <w:t xml:space="preserve"> </w:t>
      </w:r>
      <w:r>
        <w:rPr>
          <w:spacing w:val="1"/>
        </w:rPr>
        <w:t>predicted</w:t>
      </w:r>
      <w:r>
        <w:rPr>
          <w:spacing w:val="22"/>
        </w:rPr>
        <w:t xml:space="preserve"> </w:t>
      </w:r>
      <w:r>
        <w:rPr>
          <w:spacing w:val="1"/>
        </w:rPr>
        <w:t>by</w:t>
      </w:r>
      <w:r>
        <w:rPr>
          <w:spacing w:val="19"/>
        </w:rPr>
        <w:t xml:space="preserve"> </w:t>
      </w:r>
      <w:r>
        <w:rPr>
          <w:spacing w:val="1"/>
        </w:rPr>
        <w:t>the</w:t>
      </w:r>
      <w:r>
        <w:rPr>
          <w:spacing w:val="23"/>
        </w:rPr>
        <w:t xml:space="preserve"> </w:t>
      </w:r>
      <w:r>
        <w:rPr>
          <w:spacing w:val="3"/>
        </w:rPr>
        <w:t>FE</w:t>
      </w:r>
      <w:r>
        <w:rPr>
          <w:spacing w:val="14"/>
        </w:rPr>
        <w:t xml:space="preserve"> </w:t>
      </w:r>
      <w:r>
        <w:rPr>
          <w:spacing w:val="-1"/>
        </w:rPr>
        <w:t>model</w:t>
      </w:r>
      <w:r>
        <w:rPr>
          <w:spacing w:val="17"/>
        </w:rPr>
        <w:t xml:space="preserve"> </w:t>
      </w:r>
      <w:r>
        <w:rPr>
          <w:spacing w:val="1"/>
        </w:rPr>
        <w:t>differed</w:t>
      </w:r>
      <w:r>
        <w:rPr>
          <w:spacing w:val="23"/>
        </w:rPr>
        <w:t xml:space="preserve"> </w:t>
      </w:r>
      <w:r>
        <w:rPr>
          <w:spacing w:val="2"/>
        </w:rPr>
        <w:t>from</w:t>
      </w:r>
      <w:r>
        <w:rPr>
          <w:spacing w:val="9"/>
        </w:rPr>
        <w:t xml:space="preserve"> </w:t>
      </w:r>
      <w:r>
        <w:rPr>
          <w:spacing w:val="-1"/>
        </w:rPr>
        <w:t>experimental</w:t>
      </w:r>
      <w:r>
        <w:rPr>
          <w:spacing w:val="18"/>
        </w:rPr>
        <w:t xml:space="preserve"> </w:t>
      </w:r>
      <w:r>
        <w:rPr>
          <w:spacing w:val="1"/>
        </w:rPr>
        <w:t>results</w:t>
      </w:r>
      <w:r>
        <w:rPr>
          <w:spacing w:val="19"/>
        </w:rPr>
        <w:t xml:space="preserve"> </w:t>
      </w:r>
      <w:r>
        <w:rPr>
          <w:spacing w:val="1"/>
        </w:rPr>
        <w:t>by</w:t>
      </w:r>
      <w:r>
        <w:rPr>
          <w:spacing w:val="74"/>
        </w:rPr>
        <w:t xml:space="preserve"> </w:t>
      </w:r>
      <w:r>
        <w:rPr>
          <w:spacing w:val="2"/>
        </w:rPr>
        <w:t>not</w:t>
      </w:r>
      <w:r>
        <w:rPr>
          <w:spacing w:val="12"/>
        </w:rPr>
        <w:t xml:space="preserve"> </w:t>
      </w:r>
      <w:r>
        <w:rPr>
          <w:spacing w:val="-1"/>
        </w:rPr>
        <w:t>more</w:t>
      </w:r>
      <w:r>
        <w:rPr>
          <w:spacing w:val="13"/>
        </w:rPr>
        <w:t xml:space="preserve"> </w:t>
      </w:r>
      <w:r>
        <w:rPr>
          <w:spacing w:val="1"/>
        </w:rPr>
        <w:t>than</w:t>
      </w:r>
      <w:r>
        <w:rPr>
          <w:spacing w:val="13"/>
        </w:rPr>
        <w:t xml:space="preserve"> </w:t>
      </w:r>
      <w:r>
        <w:rPr>
          <w:spacing w:val="1"/>
        </w:rPr>
        <w:t>7%</w:t>
      </w:r>
      <w:r>
        <w:rPr>
          <w:spacing w:val="3"/>
        </w:rPr>
        <w:t xml:space="preserve"> </w:t>
      </w:r>
      <w:r>
        <w:rPr>
          <w:spacing w:val="2"/>
        </w:rPr>
        <w:t>and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14"/>
        </w:rPr>
        <w:t xml:space="preserve"> </w:t>
      </w:r>
      <w:r>
        <w:rPr>
          <w:spacing w:val="3"/>
        </w:rPr>
        <w:t>FE</w:t>
      </w:r>
      <w:r>
        <w:rPr>
          <w:spacing w:val="5"/>
        </w:rPr>
        <w:t xml:space="preserve"> </w:t>
      </w:r>
      <w:r>
        <w:rPr>
          <w:spacing w:val="-1"/>
        </w:rPr>
        <w:t>model</w:t>
      </w:r>
      <w:r>
        <w:rPr>
          <w:spacing w:val="8"/>
        </w:rPr>
        <w:t xml:space="preserve"> </w:t>
      </w:r>
      <w:r>
        <w:rPr>
          <w:spacing w:val="-5"/>
        </w:rPr>
        <w:t>was</w:t>
      </w:r>
      <w:r>
        <w:rPr>
          <w:spacing w:val="10"/>
        </w:rPr>
        <w:t xml:space="preserve"> </w:t>
      </w:r>
      <w:r>
        <w:rPr>
          <w:spacing w:val="2"/>
        </w:rPr>
        <w:t>therefore</w:t>
      </w:r>
      <w:r>
        <w:rPr>
          <w:spacing w:val="13"/>
        </w:rPr>
        <w:t xml:space="preserve"> </w:t>
      </w:r>
      <w:r>
        <w:t>deemed</w:t>
      </w:r>
      <w:r>
        <w:rPr>
          <w:spacing w:val="14"/>
        </w:rPr>
        <w:t xml:space="preserve"> </w:t>
      </w:r>
      <w:r>
        <w:t>sufficiently</w:t>
      </w:r>
      <w:r>
        <w:rPr>
          <w:spacing w:val="10"/>
        </w:rPr>
        <w:t xml:space="preserve"> </w:t>
      </w:r>
      <w:r>
        <w:rPr>
          <w:spacing w:val="2"/>
        </w:rPr>
        <w:t>representative</w:t>
      </w:r>
      <w:r>
        <w:rPr>
          <w:spacing w:val="13"/>
        </w:rPr>
        <w:t xml:space="preserve"> </w:t>
      </w:r>
      <w:r>
        <w:rPr>
          <w:spacing w:val="1"/>
        </w:rPr>
        <w:t>of</w:t>
      </w:r>
      <w:r>
        <w:rPr>
          <w:spacing w:val="12"/>
        </w:rPr>
        <w:t xml:space="preserve"> </w:t>
      </w:r>
      <w:r>
        <w:rPr>
          <w:spacing w:val="1"/>
        </w:rPr>
        <w:t>the</w:t>
      </w:r>
      <w:r>
        <w:rPr>
          <w:spacing w:val="13"/>
        </w:rPr>
        <w:t xml:space="preserve"> </w:t>
      </w:r>
      <w:r>
        <w:rPr>
          <w:spacing w:val="2"/>
        </w:rPr>
        <w:t>real</w:t>
      </w:r>
      <w:r>
        <w:rPr>
          <w:spacing w:val="8"/>
        </w:rPr>
        <w:t xml:space="preserve"> </w:t>
      </w:r>
      <w:r>
        <w:rPr>
          <w:spacing w:val="2"/>
        </w:rPr>
        <w:t>structure.</w:t>
      </w:r>
      <w:r>
        <w:rPr>
          <w:spacing w:val="13"/>
        </w:rPr>
        <w:t xml:space="preserve"> </w:t>
      </w:r>
      <w:r>
        <w:rPr>
          <w:spacing w:val="3"/>
        </w:rPr>
        <w:t>The</w:t>
      </w:r>
      <w:r>
        <w:rPr>
          <w:spacing w:val="64"/>
        </w:rPr>
        <w:t xml:space="preserve"> </w:t>
      </w:r>
      <w:r>
        <w:rPr>
          <w:spacing w:val="-1"/>
        </w:rPr>
        <w:t>model</w:t>
      </w:r>
      <w:r>
        <w:rPr>
          <w:spacing w:val="-2"/>
        </w:rPr>
        <w:t xml:space="preserve"> </w:t>
      </w:r>
      <w:r>
        <w:rPr>
          <w:spacing w:val="-5"/>
        </w:rPr>
        <w:t>was</w:t>
      </w:r>
      <w:r>
        <w:t xml:space="preserve"> </w:t>
      </w:r>
      <w:r>
        <w:rPr>
          <w:spacing w:val="1"/>
        </w:rPr>
        <w:t>then</w:t>
      </w:r>
      <w:r>
        <w:rPr>
          <w:spacing w:val="4"/>
        </w:rPr>
        <w:t xml:space="preserve"> </w:t>
      </w:r>
      <w:r>
        <w:rPr>
          <w:spacing w:val="2"/>
        </w:rPr>
        <w:t>leveraged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compute</w:t>
      </w:r>
      <w:r>
        <w:rPr>
          <w:spacing w:val="3"/>
        </w:rPr>
        <w:t xml:space="preserve"> </w:t>
      </w:r>
      <w:r>
        <w:rPr>
          <w:spacing w:val="1"/>
        </w:rPr>
        <w:t>refined</w:t>
      </w:r>
      <w:r>
        <w:rPr>
          <w:spacing w:val="4"/>
        </w:rPr>
        <w:t xml:space="preserve"> </w:t>
      </w:r>
      <w:r>
        <w:rPr>
          <w:spacing w:val="1"/>
        </w:rPr>
        <w:t>load</w:t>
      </w:r>
      <w:r>
        <w:rPr>
          <w:spacing w:val="3"/>
        </w:rPr>
        <w:t xml:space="preserve"> </w:t>
      </w:r>
      <w:r>
        <w:rPr>
          <w:spacing w:val="1"/>
        </w:rPr>
        <w:t>ratings.</w:t>
      </w:r>
    </w:p>
    <w:p w:rsidR="00754035" w:rsidRDefault="00754035">
      <w:pPr>
        <w:spacing w:before="9"/>
        <w:rPr>
          <w:rFonts w:ascii="Arial" w:eastAsia="Arial" w:hAnsi="Arial" w:cs="Arial"/>
          <w:sz w:val="10"/>
          <w:szCs w:val="10"/>
        </w:rPr>
      </w:pPr>
    </w:p>
    <w:p w:rsidR="00754035" w:rsidRDefault="00CA28DF">
      <w:pPr>
        <w:spacing w:line="200" w:lineRule="atLeast"/>
        <w:ind w:left="125"/>
        <w:rPr>
          <w:rFonts w:ascii="Arial" w:eastAsia="Arial" w:hAnsi="Arial" w:cs="Arial"/>
          <w:sz w:val="20"/>
          <w:szCs w:val="20"/>
        </w:rPr>
      </w:pPr>
      <w:commentRangeStart w:id="20"/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2FAF2B25" wp14:editId="6E16E6E8">
            <wp:extent cx="6778230" cy="792384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8230" cy="79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1C4194">
        <w:rPr>
          <w:rStyle w:val="CommentReference"/>
        </w:rPr>
        <w:commentReference w:id="20"/>
      </w:r>
    </w:p>
    <w:p w:rsidR="00754035" w:rsidRDefault="00CA28DF">
      <w:pPr>
        <w:pStyle w:val="Heading4"/>
        <w:spacing w:before="134"/>
        <w:jc w:val="both"/>
        <w:rPr>
          <w:rFonts w:cs="Arial"/>
        </w:rPr>
      </w:pPr>
      <w:r>
        <w:rPr>
          <w:spacing w:val="-6"/>
        </w:rPr>
        <w:t>S</w:t>
      </w:r>
      <w:r>
        <w:rPr>
          <w:spacing w:val="-5"/>
        </w:rPr>
        <w:t>ummary</w:t>
      </w:r>
    </w:p>
    <w:p w:rsidR="00754035" w:rsidRDefault="00CA28DF">
      <w:pPr>
        <w:pStyle w:val="BodyText"/>
        <w:spacing w:before="166" w:line="298" w:lineRule="auto"/>
        <w:ind w:left="335"/>
        <w:rPr>
          <w:rFonts w:cs="Arial"/>
        </w:rPr>
      </w:pPr>
      <w:r>
        <w:pict>
          <v:group id="_x0000_s1030" style="position:absolute;left:0;text-align:left;margin-left:39.5pt;margin-top:13.65pt;width:3pt;height:3pt;z-index:1288;mso-position-horizontal-relative:page" coordorigin="790,273" coordsize="60,60">
            <v:shape id="_x0000_s1031" style="position:absolute;left:790;top:273;width:60;height:60" coordorigin="790,273" coordsize="60,60" path="m824,333r-8,l812,332,790,307r,-8l816,273r8,l850,299r,8l824,333xe" fillcolor="black" stroked="f">
              <v:path arrowok="t"/>
            </v:shape>
            <w10:wrap anchorx="page"/>
          </v:group>
        </w:pict>
      </w:r>
      <w:r>
        <w:rPr>
          <w:spacing w:val="-8"/>
        </w:rPr>
        <w:t>I</w:t>
      </w:r>
      <w:r>
        <w:rPr>
          <w:spacing w:val="-7"/>
        </w:rPr>
        <w:t>n</w:t>
      </w:r>
      <w:r>
        <w:rPr>
          <w:spacing w:val="15"/>
        </w:rPr>
        <w:t xml:space="preserve"> </w:t>
      </w:r>
      <w:r>
        <w:t>spite</w:t>
      </w:r>
      <w:r>
        <w:rPr>
          <w:spacing w:val="16"/>
        </w:rPr>
        <w:t xml:space="preserve"> </w:t>
      </w:r>
      <w:r>
        <w:rPr>
          <w:spacing w:val="1"/>
        </w:rPr>
        <w:t>of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16"/>
        </w:rPr>
        <w:t xml:space="preserve"> </w:t>
      </w:r>
      <w:r>
        <w:rPr>
          <w:spacing w:val="1"/>
        </w:rPr>
        <w:t>evident</w:t>
      </w:r>
      <w:r>
        <w:rPr>
          <w:spacing w:val="13"/>
        </w:rPr>
        <w:t xml:space="preserve"> </w:t>
      </w:r>
      <w:r>
        <w:rPr>
          <w:spacing w:val="2"/>
        </w:rPr>
        <w:t>deterioration,</w:t>
      </w:r>
      <w:r>
        <w:rPr>
          <w:spacing w:val="14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2"/>
        </w:rPr>
        <w:t>structure</w:t>
      </w:r>
      <w:r>
        <w:rPr>
          <w:spacing w:val="16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rPr>
          <w:spacing w:val="1"/>
        </w:rPr>
        <w:t>capable</w:t>
      </w:r>
      <w:r>
        <w:rPr>
          <w:spacing w:val="16"/>
        </w:rPr>
        <w:t xml:space="preserve"> </w:t>
      </w:r>
      <w:r>
        <w:rPr>
          <w:spacing w:val="1"/>
        </w:rPr>
        <w:t>of</w:t>
      </w:r>
      <w:r>
        <w:rPr>
          <w:spacing w:val="13"/>
        </w:rPr>
        <w:t xml:space="preserve"> </w:t>
      </w:r>
      <w:r>
        <w:rPr>
          <w:spacing w:val="1"/>
        </w:rPr>
        <w:t>carrying</w:t>
      </w:r>
      <w:r>
        <w:rPr>
          <w:spacing w:val="16"/>
        </w:rPr>
        <w:t xml:space="preserve"> </w:t>
      </w:r>
      <w:r>
        <w:rPr>
          <w:spacing w:val="1"/>
        </w:rPr>
        <w:t>legal</w:t>
      </w:r>
      <w:r>
        <w:rPr>
          <w:spacing w:val="10"/>
        </w:rPr>
        <w:t xml:space="preserve"> </w:t>
      </w:r>
      <w:r>
        <w:rPr>
          <w:spacing w:val="1"/>
        </w:rPr>
        <w:t>load</w:t>
      </w:r>
      <w:r>
        <w:rPr>
          <w:spacing w:val="16"/>
        </w:rPr>
        <w:t xml:space="preserve"> </w:t>
      </w:r>
      <w:r>
        <w:t>levels</w:t>
      </w:r>
      <w:r>
        <w:rPr>
          <w:spacing w:val="12"/>
        </w:rPr>
        <w:t xml:space="preserve"> </w:t>
      </w:r>
      <w:r>
        <w:rPr>
          <w:spacing w:val="1"/>
        </w:rPr>
        <w:t>as</w:t>
      </w:r>
      <w:r>
        <w:rPr>
          <w:spacing w:val="13"/>
        </w:rPr>
        <w:t xml:space="preserve"> </w:t>
      </w:r>
      <w:r>
        <w:rPr>
          <w:spacing w:val="1"/>
        </w:rPr>
        <w:t>evidenced</w:t>
      </w:r>
      <w:r>
        <w:rPr>
          <w:spacing w:val="15"/>
        </w:rPr>
        <w:t xml:space="preserve"> </w:t>
      </w:r>
      <w:r>
        <w:rPr>
          <w:spacing w:val="1"/>
        </w:rPr>
        <w:t>by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60"/>
        </w:rPr>
        <w:t xml:space="preserve"> </w:t>
      </w:r>
      <w:r>
        <w:rPr>
          <w:spacing w:val="1"/>
        </w:rPr>
        <w:t>successful</w:t>
      </w:r>
      <w:r>
        <w:rPr>
          <w:spacing w:val="-2"/>
        </w:rPr>
        <w:t xml:space="preserve"> </w:t>
      </w:r>
      <w:r>
        <w:rPr>
          <w:spacing w:val="2"/>
        </w:rPr>
        <w:t>proof-level</w:t>
      </w:r>
      <w:r>
        <w:rPr>
          <w:spacing w:val="-2"/>
        </w:rPr>
        <w:t xml:space="preserve"> </w:t>
      </w:r>
      <w:r>
        <w:rPr>
          <w:spacing w:val="1"/>
        </w:rPr>
        <w:t>load</w:t>
      </w:r>
      <w:r>
        <w:rPr>
          <w:spacing w:val="2"/>
        </w:rPr>
        <w:t xml:space="preserve"> </w:t>
      </w:r>
      <w:r>
        <w:rPr>
          <w:spacing w:val="1"/>
        </w:rPr>
        <w:t>test.</w:t>
      </w:r>
      <w:r>
        <w:rPr>
          <w:spacing w:val="2"/>
        </w:rPr>
        <w:t xml:space="preserve"> </w:t>
      </w:r>
      <w:r>
        <w:rPr>
          <w:spacing w:val="3"/>
        </w:rPr>
        <w:t xml:space="preserve">The </w:t>
      </w:r>
      <w:r>
        <w:rPr>
          <w:spacing w:val="1"/>
        </w:rPr>
        <w:t>load</w:t>
      </w:r>
      <w:r>
        <w:rPr>
          <w:spacing w:val="3"/>
        </w:rPr>
        <w:t xml:space="preserve"> </w:t>
      </w:r>
      <w:r>
        <w:rPr>
          <w:spacing w:val="1"/>
        </w:rPr>
        <w:t>posting</w:t>
      </w:r>
      <w:r>
        <w:rPr>
          <w:spacing w:val="3"/>
        </w:rPr>
        <w:t xml:space="preserve"> </w:t>
      </w:r>
      <w:r>
        <w:rPr>
          <w:spacing w:val="1"/>
        </w:rPr>
        <w:t>can</w:t>
      </w:r>
      <w:r>
        <w:rPr>
          <w:spacing w:val="3"/>
        </w:rPr>
        <w:t xml:space="preserve"> </w:t>
      </w:r>
      <w:r>
        <w:rPr>
          <w:spacing w:val="1"/>
        </w:rPr>
        <w:t>be</w:t>
      </w:r>
      <w:r>
        <w:rPr>
          <w:spacing w:val="3"/>
        </w:rPr>
        <w:t xml:space="preserve"> </w:t>
      </w:r>
      <w:r>
        <w:t>removed.</w:t>
      </w:r>
    </w:p>
    <w:p w:rsidR="00754035" w:rsidRDefault="00CA28DF">
      <w:pPr>
        <w:pStyle w:val="BodyText"/>
        <w:spacing w:before="121" w:line="298" w:lineRule="auto"/>
        <w:ind w:left="335"/>
        <w:rPr>
          <w:rFonts w:cs="Arial"/>
        </w:rPr>
      </w:pPr>
      <w:r>
        <w:pict>
          <v:group id="_x0000_s1028" style="position:absolute;left:0;text-align:left;margin-left:39.5pt;margin-top:11.4pt;width:3pt;height:3pt;z-index:1312;mso-position-horizontal-relative:page" coordorigin="790,228" coordsize="60,60">
            <v:shape id="_x0000_s1029" style="position:absolute;left:790;top:228;width:60;height:60" coordorigin="790,228" coordsize="60,60" path="m824,288r-8,l812,287,790,262r,-8l816,228r8,l850,254r,8l824,288xe" fillcolor="black" stroked="f">
              <v:path arrowok="t"/>
            </v:shape>
            <w10:wrap anchorx="page"/>
          </v:group>
        </w:pict>
      </w:r>
      <w:r>
        <w:rPr>
          <w:spacing w:val="3"/>
        </w:rPr>
        <w:t>The</w:t>
      </w:r>
      <w:r>
        <w:rPr>
          <w:spacing w:val="5"/>
        </w:rPr>
        <w:t xml:space="preserve"> </w:t>
      </w:r>
      <w:r>
        <w:rPr>
          <w:spacing w:val="1"/>
        </w:rPr>
        <w:t>conservatism</w:t>
      </w:r>
      <w:r>
        <w:rPr>
          <w:spacing w:val="-8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5"/>
        </w:rPr>
        <w:t xml:space="preserve"> </w:t>
      </w:r>
      <w:r>
        <w:rPr>
          <w:spacing w:val="2"/>
        </w:rPr>
        <w:t>structure</w:t>
      </w:r>
      <w:r>
        <w:rPr>
          <w:spacing w:val="5"/>
        </w:rPr>
        <w:t xml:space="preserve"> </w:t>
      </w:r>
      <w:r>
        <w:rPr>
          <w:spacing w:val="1"/>
        </w:rPr>
        <w:t>can</w:t>
      </w:r>
      <w:r>
        <w:rPr>
          <w:spacing w:val="5"/>
        </w:rPr>
        <w:t xml:space="preserve"> </w:t>
      </w:r>
      <w:r>
        <w:rPr>
          <w:spacing w:val="1"/>
        </w:rPr>
        <w:t>be</w:t>
      </w:r>
      <w:r>
        <w:rPr>
          <w:spacing w:val="5"/>
        </w:rPr>
        <w:t xml:space="preserve"> </w:t>
      </w:r>
      <w:r>
        <w:rPr>
          <w:spacing w:val="1"/>
        </w:rPr>
        <w:t>attributed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its</w:t>
      </w:r>
      <w:r>
        <w:rPr>
          <w:spacing w:val="2"/>
        </w:rPr>
        <w:t xml:space="preserve"> </w:t>
      </w:r>
      <w:r>
        <w:t>ability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effectively</w:t>
      </w:r>
      <w:r>
        <w:rPr>
          <w:spacing w:val="2"/>
        </w:rPr>
        <w:t xml:space="preserve"> </w:t>
      </w:r>
      <w:r>
        <w:rPr>
          <w:spacing w:val="1"/>
        </w:rPr>
        <w:t>distribute</w:t>
      </w:r>
      <w:r>
        <w:rPr>
          <w:spacing w:val="5"/>
        </w:rPr>
        <w:t xml:space="preserve"> </w:t>
      </w:r>
      <w:r>
        <w:rPr>
          <w:spacing w:val="1"/>
        </w:rPr>
        <w:t>load</w:t>
      </w:r>
      <w:r>
        <w:rPr>
          <w:spacing w:val="5"/>
        </w:rPr>
        <w:t xml:space="preserve"> </w:t>
      </w:r>
      <w:r>
        <w:rPr>
          <w:spacing w:val="1"/>
        </w:rPr>
        <w:t>as</w:t>
      </w:r>
      <w:r>
        <w:rPr>
          <w:spacing w:val="2"/>
        </w:rPr>
        <w:t xml:space="preserve"> </w:t>
      </w:r>
      <w:r>
        <w:rPr>
          <w:spacing w:val="1"/>
        </w:rPr>
        <w:t>revealed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80"/>
        </w:rPr>
        <w:t xml:space="preserve"> </w:t>
      </w:r>
      <w:r>
        <w:rPr>
          <w:spacing w:val="2"/>
        </w:rPr>
        <w:t>bridge</w:t>
      </w:r>
      <w:r>
        <w:rPr>
          <w:spacing w:val="3"/>
        </w:rPr>
        <w:t xml:space="preserve"> </w:t>
      </w:r>
      <w:r>
        <w:rPr>
          <w:spacing w:val="2"/>
        </w:rPr>
        <w:t>responses</w:t>
      </w:r>
      <w:r>
        <w:t xml:space="preserve"> </w:t>
      </w:r>
      <w:r>
        <w:rPr>
          <w:spacing w:val="2"/>
        </w:rPr>
        <w:t>during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1"/>
        </w:rPr>
        <w:t>load</w:t>
      </w:r>
      <w:r>
        <w:rPr>
          <w:spacing w:val="3"/>
        </w:rPr>
        <w:t xml:space="preserve"> </w:t>
      </w:r>
      <w:r>
        <w:rPr>
          <w:spacing w:val="1"/>
        </w:rPr>
        <w:t>test</w:t>
      </w:r>
      <w:r>
        <w:rPr>
          <w:spacing w:val="3"/>
        </w:rPr>
        <w:t xml:space="preserve"> </w:t>
      </w:r>
      <w:r>
        <w:rPr>
          <w:spacing w:val="2"/>
        </w:rPr>
        <w:t>and</w:t>
      </w:r>
      <w:r>
        <w:rPr>
          <w:spacing w:val="3"/>
        </w:rPr>
        <w:t xml:space="preserve"> </w:t>
      </w:r>
      <w:r>
        <w:rPr>
          <w:spacing w:val="2"/>
        </w:rPr>
        <w:t>through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1"/>
        </w:rPr>
        <w:t>use</w:t>
      </w:r>
      <w:r>
        <w:rPr>
          <w:spacing w:val="3"/>
        </w:rPr>
        <w:t xml:space="preserve"> </w:t>
      </w:r>
      <w:r>
        <w:rPr>
          <w:spacing w:val="1"/>
        </w:rPr>
        <w:t>of</w:t>
      </w:r>
      <w:r>
        <w:rPr>
          <w:spacing w:val="2"/>
        </w:rPr>
        <w:t xml:space="preserve"> </w:t>
      </w:r>
      <w:r>
        <w:rPr>
          <w:spacing w:val="1"/>
        </w:rPr>
        <w:t>refined</w:t>
      </w:r>
      <w:r>
        <w:rPr>
          <w:spacing w:val="4"/>
        </w:rPr>
        <w:t xml:space="preserve"> </w:t>
      </w:r>
      <w:r>
        <w:rPr>
          <w:spacing w:val="3"/>
        </w:rPr>
        <w:t>FE</w:t>
      </w:r>
      <w:r>
        <w:rPr>
          <w:spacing w:val="-5"/>
        </w:rPr>
        <w:t xml:space="preserve"> </w:t>
      </w:r>
      <w:r>
        <w:t>modeling.</w:t>
      </w:r>
    </w:p>
    <w:p w:rsidR="00754035" w:rsidRDefault="00CA28DF">
      <w:pPr>
        <w:pStyle w:val="BodyText"/>
        <w:spacing w:before="121" w:line="298" w:lineRule="auto"/>
        <w:ind w:left="335" w:right="103"/>
        <w:jc w:val="both"/>
        <w:rPr>
          <w:rFonts w:cs="Arial"/>
        </w:rPr>
      </w:pPr>
      <w:r>
        <w:pict>
          <v:group id="_x0000_s1026" style="position:absolute;left:0;text-align:left;margin-left:39.5pt;margin-top:11.4pt;width:3pt;height:3pt;z-index:1336;mso-position-horizontal-relative:page" coordorigin="790,228" coordsize="60,60">
            <v:shape id="_x0000_s1027" style="position:absolute;left:790;top:228;width:60;height:60" coordorigin="790,228" coordsize="60,60" path="m824,288r-8,l812,287,790,262r,-8l816,228r8,l850,254r,8l824,288xe" fillcolor="black" stroked="f">
              <v:path arrowok="t"/>
            </v:shape>
            <w10:wrap anchorx="page"/>
          </v:group>
        </w:pict>
      </w:r>
      <w:r>
        <w:rPr>
          <w:spacing w:val="3"/>
        </w:rPr>
        <w:t>The</w:t>
      </w:r>
      <w:r>
        <w:rPr>
          <w:spacing w:val="51"/>
        </w:rPr>
        <w:t xml:space="preserve"> </w:t>
      </w:r>
      <w:r>
        <w:rPr>
          <w:spacing w:val="2"/>
        </w:rPr>
        <w:t>deterioration</w:t>
      </w:r>
      <w:r>
        <w:rPr>
          <w:spacing w:val="52"/>
        </w:rPr>
        <w:t xml:space="preserve"> </w:t>
      </w:r>
      <w:r>
        <w:rPr>
          <w:spacing w:val="1"/>
        </w:rPr>
        <w:t>of</w:t>
      </w:r>
      <w:r>
        <w:rPr>
          <w:spacing w:val="49"/>
        </w:rPr>
        <w:t xml:space="preserve"> </w:t>
      </w:r>
      <w:r>
        <w:rPr>
          <w:spacing w:val="1"/>
        </w:rPr>
        <w:t>the</w:t>
      </w:r>
      <w:r>
        <w:rPr>
          <w:spacing w:val="52"/>
        </w:rPr>
        <w:t xml:space="preserve"> </w:t>
      </w:r>
      <w:r>
        <w:rPr>
          <w:spacing w:val="2"/>
        </w:rPr>
        <w:t>structure,</w:t>
      </w:r>
      <w:r>
        <w:rPr>
          <w:spacing w:val="49"/>
        </w:rPr>
        <w:t xml:space="preserve"> </w:t>
      </w:r>
      <w:r>
        <w:rPr>
          <w:spacing w:val="-4"/>
        </w:rPr>
        <w:t>while</w:t>
      </w:r>
      <w:r>
        <w:rPr>
          <w:spacing w:val="52"/>
        </w:rPr>
        <w:t xml:space="preserve"> </w:t>
      </w:r>
      <w:r>
        <w:rPr>
          <w:spacing w:val="2"/>
        </w:rPr>
        <w:t>not</w:t>
      </w:r>
      <w:r>
        <w:rPr>
          <w:spacing w:val="50"/>
        </w:rPr>
        <w:t xml:space="preserve"> </w:t>
      </w:r>
      <w:r>
        <w:rPr>
          <w:spacing w:val="-2"/>
        </w:rPr>
        <w:t>immediately</w:t>
      </w:r>
      <w:r>
        <w:rPr>
          <w:spacing w:val="48"/>
        </w:rPr>
        <w:t xml:space="preserve"> </w:t>
      </w:r>
      <w:r>
        <w:rPr>
          <w:spacing w:val="2"/>
        </w:rPr>
        <w:t>threatening</w:t>
      </w:r>
      <w:r>
        <w:rPr>
          <w:spacing w:val="52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rPr>
          <w:spacing w:val="-1"/>
        </w:rPr>
        <w:t>its</w:t>
      </w:r>
      <w:r>
        <w:rPr>
          <w:spacing w:val="49"/>
        </w:rPr>
        <w:t xml:space="preserve"> </w:t>
      </w:r>
      <w:r>
        <w:rPr>
          <w:spacing w:val="-1"/>
        </w:rPr>
        <w:t>capacity,</w:t>
      </w:r>
      <w:r>
        <w:rPr>
          <w:spacing w:val="49"/>
        </w:rPr>
        <w:t xml:space="preserve"> </w:t>
      </w:r>
      <w:r>
        <w:rPr>
          <w:spacing w:val="-1"/>
        </w:rPr>
        <w:t>is</w:t>
      </w:r>
      <w:r>
        <w:rPr>
          <w:spacing w:val="49"/>
        </w:rPr>
        <w:t xml:space="preserve"> </w:t>
      </w:r>
      <w:r>
        <w:t>a</w:t>
      </w:r>
      <w:r>
        <w:rPr>
          <w:spacing w:val="52"/>
        </w:rPr>
        <w:t xml:space="preserve"> </w:t>
      </w:r>
      <w:r>
        <w:rPr>
          <w:spacing w:val="2"/>
        </w:rPr>
        <w:t>concern</w:t>
      </w:r>
      <w:r>
        <w:rPr>
          <w:spacing w:val="51"/>
        </w:rPr>
        <w:t xml:space="preserve"> </w:t>
      </w:r>
      <w:r>
        <w:rPr>
          <w:spacing w:val="1"/>
        </w:rPr>
        <w:t>for</w:t>
      </w:r>
      <w:r>
        <w:rPr>
          <w:spacing w:val="54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rPr>
          <w:spacing w:val="1"/>
        </w:rPr>
        <w:t>ongoing</w:t>
      </w:r>
      <w:r>
        <w:rPr>
          <w:spacing w:val="13"/>
        </w:rPr>
        <w:t xml:space="preserve"> </w:t>
      </w:r>
      <w:r>
        <w:rPr>
          <w:spacing w:val="1"/>
        </w:rPr>
        <w:t>health</w:t>
      </w:r>
      <w:r>
        <w:rPr>
          <w:spacing w:val="14"/>
        </w:rPr>
        <w:t xml:space="preserve"> </w:t>
      </w:r>
      <w:r>
        <w:rPr>
          <w:spacing w:val="1"/>
        </w:rPr>
        <w:t>of</w:t>
      </w:r>
      <w:r>
        <w:rPr>
          <w:spacing w:val="12"/>
        </w:rPr>
        <w:t xml:space="preserve"> </w:t>
      </w:r>
      <w:r>
        <w:rPr>
          <w:spacing w:val="1"/>
        </w:rPr>
        <w:t>the</w:t>
      </w:r>
      <w:r>
        <w:rPr>
          <w:spacing w:val="13"/>
        </w:rPr>
        <w:t xml:space="preserve"> </w:t>
      </w:r>
      <w:r>
        <w:rPr>
          <w:spacing w:val="2"/>
        </w:rPr>
        <w:t>bridge</w:t>
      </w:r>
      <w:r>
        <w:rPr>
          <w:spacing w:val="14"/>
        </w:rPr>
        <w:t xml:space="preserve"> </w:t>
      </w:r>
      <w:r>
        <w:rPr>
          <w:spacing w:val="-1"/>
        </w:rPr>
        <w:t>if</w:t>
      </w:r>
      <w:r>
        <w:rPr>
          <w:spacing w:val="12"/>
        </w:rPr>
        <w:t xml:space="preserve"> </w:t>
      </w:r>
      <w:r>
        <w:rPr>
          <w:spacing w:val="-2"/>
        </w:rPr>
        <w:t>allowed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1"/>
        </w:rPr>
        <w:t>continue.</w:t>
      </w:r>
      <w:r>
        <w:rPr>
          <w:spacing w:val="12"/>
        </w:rPr>
        <w:t xml:space="preserve"> </w:t>
      </w:r>
      <w:r>
        <w:t>Repair</w:t>
      </w:r>
      <w:r>
        <w:rPr>
          <w:spacing w:val="15"/>
        </w:rPr>
        <w:t xml:space="preserve"> </w:t>
      </w:r>
      <w:r>
        <w:rPr>
          <w:spacing w:val="1"/>
        </w:rPr>
        <w:t>of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14"/>
        </w:rPr>
        <w:t xml:space="preserve"> </w:t>
      </w:r>
      <w:r>
        <w:rPr>
          <w:spacing w:val="1"/>
        </w:rPr>
        <w:t>deck</w:t>
      </w:r>
      <w:r>
        <w:rPr>
          <w:spacing w:val="10"/>
        </w:rPr>
        <w:t xml:space="preserve"> </w:t>
      </w:r>
      <w:r>
        <w:rPr>
          <w:spacing w:val="2"/>
        </w:rPr>
        <w:t>and</w:t>
      </w:r>
      <w:r>
        <w:rPr>
          <w:spacing w:val="14"/>
        </w:rPr>
        <w:t xml:space="preserve"> </w:t>
      </w:r>
      <w:r>
        <w:rPr>
          <w:spacing w:val="1"/>
        </w:rPr>
        <w:t>deck</w:t>
      </w:r>
      <w:r>
        <w:rPr>
          <w:spacing w:val="9"/>
        </w:rPr>
        <w:t xml:space="preserve"> </w:t>
      </w:r>
      <w:r>
        <w:t>seals</w:t>
      </w:r>
      <w:r>
        <w:rPr>
          <w:spacing w:val="10"/>
        </w:rPr>
        <w:t xml:space="preserve"> </w:t>
      </w:r>
      <w:r>
        <w:rPr>
          <w:spacing w:val="2"/>
        </w:rPr>
        <w:t>and</w:t>
      </w:r>
      <w:r>
        <w:rPr>
          <w:spacing w:val="14"/>
        </w:rPr>
        <w:t xml:space="preserve"> </w:t>
      </w:r>
      <w:r>
        <w:rPr>
          <w:spacing w:val="2"/>
        </w:rPr>
        <w:t>corroded</w:t>
      </w:r>
      <w:r>
        <w:rPr>
          <w:spacing w:val="14"/>
        </w:rPr>
        <w:t xml:space="preserve"> </w:t>
      </w:r>
      <w:r>
        <w:rPr>
          <w:spacing w:val="2"/>
        </w:rPr>
        <w:t>bearings</w:t>
      </w:r>
      <w:r>
        <w:rPr>
          <w:spacing w:val="82"/>
        </w:rPr>
        <w:t xml:space="preserve"> </w:t>
      </w:r>
      <w:r>
        <w:rPr>
          <w:spacing w:val="-5"/>
        </w:rPr>
        <w:t>was</w:t>
      </w:r>
      <w:r>
        <w:t xml:space="preserve"> </w:t>
      </w:r>
      <w:r>
        <w:rPr>
          <w:spacing w:val="2"/>
        </w:rPr>
        <w:t>therefore</w:t>
      </w:r>
      <w:r>
        <w:rPr>
          <w:spacing w:val="3"/>
        </w:rPr>
        <w:t xml:space="preserve"> </w:t>
      </w:r>
      <w:r>
        <w:t>recommended.</w:t>
      </w:r>
    </w:p>
    <w:p w:rsidR="00754035" w:rsidRDefault="00754035">
      <w:pPr>
        <w:rPr>
          <w:rFonts w:ascii="Arial" w:eastAsia="Arial" w:hAnsi="Arial" w:cs="Arial"/>
          <w:sz w:val="20"/>
          <w:szCs w:val="20"/>
        </w:rPr>
      </w:pPr>
    </w:p>
    <w:p w:rsidR="00754035" w:rsidRDefault="00754035">
      <w:pPr>
        <w:spacing w:before="3"/>
        <w:rPr>
          <w:rFonts w:ascii="Arial" w:eastAsia="Arial" w:hAnsi="Arial" w:cs="Arial"/>
          <w:sz w:val="19"/>
          <w:szCs w:val="19"/>
        </w:rPr>
      </w:pPr>
    </w:p>
    <w:p w:rsidR="00754035" w:rsidRDefault="00CA28DF">
      <w:pPr>
        <w:pStyle w:val="BodyText"/>
        <w:spacing w:before="0"/>
        <w:rPr>
          <w:rFonts w:cs="Arial"/>
        </w:rPr>
      </w:pPr>
      <w:proofErr w:type="gramStart"/>
      <w:r>
        <w:rPr>
          <w:spacing w:val="-1"/>
        </w:rPr>
        <w:t>Drexel</w:t>
      </w:r>
      <w:r>
        <w:rPr>
          <w:spacing w:val="-3"/>
        </w:rPr>
        <w:t xml:space="preserve"> University,</w:t>
      </w:r>
      <w:r>
        <w:rPr>
          <w:spacing w:val="2"/>
        </w:rPr>
        <w:t xml:space="preserve"> 3141 </w:t>
      </w:r>
      <w:r>
        <w:rPr>
          <w:spacing w:val="1"/>
        </w:rPr>
        <w:t>Chestnut</w:t>
      </w:r>
      <w:r>
        <w:rPr>
          <w:spacing w:val="2"/>
        </w:rPr>
        <w:t xml:space="preserve"> </w:t>
      </w:r>
      <w:r>
        <w:rPr>
          <w:spacing w:val="1"/>
        </w:rPr>
        <w:t xml:space="preserve">Street, </w:t>
      </w:r>
      <w:r>
        <w:t>Philadelphia,</w:t>
      </w:r>
      <w:r>
        <w:rPr>
          <w:spacing w:val="2"/>
        </w:rPr>
        <w:t xml:space="preserve"> </w:t>
      </w:r>
      <w:r>
        <w:rPr>
          <w:spacing w:val="-12"/>
        </w:rPr>
        <w:t>PA</w:t>
      </w:r>
      <w:r>
        <w:rPr>
          <w:spacing w:val="-5"/>
        </w:rPr>
        <w:t xml:space="preserve"> </w:t>
      </w:r>
      <w:r>
        <w:rPr>
          <w:spacing w:val="2"/>
        </w:rPr>
        <w:t>19104,</w:t>
      </w:r>
      <w:r>
        <w:rPr>
          <w:spacing w:val="1"/>
        </w:rPr>
        <w:t xml:space="preserve"> </w:t>
      </w:r>
      <w:r>
        <w:t>©</w:t>
      </w:r>
      <w:r>
        <w:rPr>
          <w:spacing w:val="-5"/>
        </w:rPr>
        <w:t xml:space="preserve"> </w:t>
      </w:r>
      <w:r>
        <w:rPr>
          <w:spacing w:val="-3"/>
        </w:rPr>
        <w:t>All</w:t>
      </w:r>
      <w:r>
        <w:rPr>
          <w:spacing w:val="-2"/>
        </w:rPr>
        <w:t xml:space="preserve"> </w:t>
      </w:r>
      <w:r>
        <w:t>Rights</w:t>
      </w:r>
      <w:r>
        <w:rPr>
          <w:spacing w:val="-1"/>
        </w:rPr>
        <w:t xml:space="preserve"> </w:t>
      </w:r>
      <w:r>
        <w:rPr>
          <w:spacing w:val="1"/>
        </w:rPr>
        <w:t>Reserved.</w:t>
      </w:r>
      <w:proofErr w:type="gramEnd"/>
      <w:r>
        <w:rPr>
          <w:spacing w:val="2"/>
        </w:rPr>
        <w:t xml:space="preserve"> </w:t>
      </w:r>
      <w:r>
        <w:rPr>
          <w:b/>
          <w:spacing w:val="-22"/>
        </w:rPr>
        <w:t>V</w:t>
      </w:r>
      <w:r>
        <w:rPr>
          <w:b/>
          <w:spacing w:val="18"/>
        </w:rPr>
        <w:t>e</w:t>
      </w:r>
      <w:r>
        <w:rPr>
          <w:b/>
          <w:spacing w:val="8"/>
        </w:rPr>
        <w:t>r</w:t>
      </w:r>
      <w:r>
        <w:rPr>
          <w:b/>
          <w:spacing w:val="3"/>
        </w:rPr>
        <w:t>s</w:t>
      </w:r>
      <w:r>
        <w:rPr>
          <w:b/>
          <w:spacing w:val="1"/>
        </w:rPr>
        <w:t>i</w:t>
      </w:r>
      <w:r>
        <w:rPr>
          <w:b/>
          <w:spacing w:val="6"/>
        </w:rPr>
        <w:t>o</w:t>
      </w:r>
      <w:r>
        <w:rPr>
          <w:b/>
        </w:rPr>
        <w:t>n</w:t>
      </w:r>
      <w:r>
        <w:rPr>
          <w:b/>
          <w:spacing w:val="6"/>
        </w:rPr>
        <w:t xml:space="preserve"> </w:t>
      </w:r>
      <w:r>
        <w:rPr>
          <w:b/>
          <w:spacing w:val="1"/>
        </w:rPr>
        <w:t>3.0</w:t>
      </w:r>
    </w:p>
    <w:sectPr w:rsidR="00754035">
      <w:headerReference w:type="default" r:id="rId24"/>
      <w:pgSz w:w="12240" w:h="15840"/>
      <w:pgMar w:top="500" w:right="680" w:bottom="280" w:left="680" w:header="0" w:footer="0" w:gutter="0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6" w:author="John Braley" w:date="2018-09-28T15:41:00Z" w:initials="JB">
    <w:p w:rsidR="001C4194" w:rsidRDefault="001C4194">
      <w:pPr>
        <w:pStyle w:val="CommentText"/>
      </w:pPr>
      <w:r>
        <w:rPr>
          <w:rStyle w:val="CommentReference"/>
        </w:rPr>
        <w:annotationRef/>
      </w:r>
      <w:r>
        <w:t>Incorrect image</w:t>
      </w:r>
    </w:p>
  </w:comment>
  <w:comment w:id="17" w:author="John Braley" w:date="2018-09-28T15:41:00Z" w:initials="JB">
    <w:p w:rsidR="001C4194" w:rsidRDefault="001C4194">
      <w:pPr>
        <w:pStyle w:val="CommentText"/>
      </w:pPr>
      <w:r>
        <w:rPr>
          <w:rStyle w:val="CommentReference"/>
        </w:rPr>
        <w:annotationRef/>
      </w:r>
      <w:r>
        <w:t>Incorrect image</w:t>
      </w:r>
    </w:p>
  </w:comment>
  <w:comment w:id="20" w:author="John Braley" w:date="2018-09-28T15:41:00Z" w:initials="JB">
    <w:p w:rsidR="001C4194" w:rsidRDefault="001C4194">
      <w:pPr>
        <w:pStyle w:val="CommentText"/>
      </w:pPr>
      <w:r>
        <w:rPr>
          <w:rStyle w:val="CommentReference"/>
        </w:rPr>
        <w:annotationRef/>
      </w:r>
      <w:r>
        <w:t>Incorrect image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28DF" w:rsidRDefault="00CA28DF">
      <w:r>
        <w:separator/>
      </w:r>
    </w:p>
  </w:endnote>
  <w:endnote w:type="continuationSeparator" w:id="0">
    <w:p w:rsidR="00CA28DF" w:rsidRDefault="00CA28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28DF" w:rsidRDefault="00CA28DF">
      <w:r>
        <w:separator/>
      </w:r>
    </w:p>
  </w:footnote>
  <w:footnote w:type="continuationSeparator" w:id="0">
    <w:p w:rsidR="00CA28DF" w:rsidRDefault="00CA28D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035" w:rsidRDefault="00CA28DF">
    <w:pPr>
      <w:spacing w:line="14" w:lineRule="auto"/>
      <w:rPr>
        <w:sz w:val="20"/>
        <w:szCs w:val="20"/>
      </w:rPr>
    </w:pPr>
    <w:r>
      <w:pict>
        <v:group id="_x0000_s2053" style="position:absolute;margin-left:40.25pt;margin-top:102.9pt;width:532.5pt;height:.1pt;z-index:-6496;mso-position-horizontal-relative:page;mso-position-vertical-relative:page" coordorigin="805,2058" coordsize="10650,2">
          <v:shape id="_x0000_s2054" style="position:absolute;left:805;top:2058;width:10650;height:2" coordorigin="805,2058" coordsize="10650,0" path="m805,2058r10650,e" filled="f" strokecolor="#ededed" strokeweight=".8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9.25pt;margin-top:60.1pt;width:295.25pt;height:29pt;z-index:-6472;mso-position-horizontal-relative:page;mso-position-vertical-relative:page" filled="f" stroked="f">
          <v:textbox inset="0,0,0,0">
            <w:txbxContent>
              <w:p w:rsidR="00754035" w:rsidRDefault="00CA28DF">
                <w:pPr>
                  <w:spacing w:line="572" w:lineRule="exact"/>
                  <w:ind w:left="20"/>
                  <w:rPr>
                    <w:rFonts w:ascii="Arial" w:eastAsia="Arial" w:hAnsi="Arial" w:cs="Arial"/>
                    <w:sz w:val="54"/>
                    <w:szCs w:val="54"/>
                  </w:rPr>
                </w:pPr>
                <w:r>
                  <w:fldChar w:fldCharType="begin"/>
                </w:r>
                <w:r>
                  <w:instrText xml:space="preserve"> HYPERLINK "http://vlab.asklab.tk/VirtualLab/index.html" \h </w:instrText>
                </w:r>
                <w:r>
                  <w:fldChar w:fldCharType="separate"/>
                </w:r>
                <w:r>
                  <w:rPr>
                    <w:rFonts w:ascii="Arial"/>
                    <w:spacing w:val="-17"/>
                    <w:sz w:val="54"/>
                  </w:rPr>
                  <w:t>V</w:t>
                </w:r>
                <w:r>
                  <w:rPr>
                    <w:rFonts w:ascii="Arial"/>
                    <w:spacing w:val="-15"/>
                    <w:sz w:val="54"/>
                  </w:rPr>
                  <w:t>i</w:t>
                </w:r>
                <w:r>
                  <w:rPr>
                    <w:rFonts w:ascii="Arial"/>
                    <w:sz w:val="54"/>
                  </w:rPr>
                  <w:t>r</w:t>
                </w:r>
                <w:r>
                  <w:rPr>
                    <w:rFonts w:ascii="Arial"/>
                    <w:spacing w:val="-1"/>
                    <w:sz w:val="54"/>
                  </w:rPr>
                  <w:t>t</w:t>
                </w:r>
                <w:r>
                  <w:rPr>
                    <w:rFonts w:ascii="Arial"/>
                    <w:spacing w:val="-16"/>
                    <w:sz w:val="54"/>
                  </w:rPr>
                  <w:t>u</w:t>
                </w:r>
                <w:r>
                  <w:rPr>
                    <w:rFonts w:ascii="Arial"/>
                    <w:spacing w:val="-1"/>
                    <w:sz w:val="54"/>
                  </w:rPr>
                  <w:t>a</w:t>
                </w:r>
                <w:r>
                  <w:rPr>
                    <w:rFonts w:ascii="Arial"/>
                    <w:sz w:val="54"/>
                  </w:rPr>
                  <w:t>l</w:t>
                </w:r>
                <w:r>
                  <w:rPr>
                    <w:rFonts w:ascii="Arial"/>
                    <w:spacing w:val="-22"/>
                    <w:sz w:val="54"/>
                  </w:rPr>
                  <w:t xml:space="preserve"> </w:t>
                </w:r>
                <w:r>
                  <w:rPr>
                    <w:rFonts w:ascii="Arial"/>
                    <w:spacing w:val="-1"/>
                    <w:sz w:val="54"/>
                  </w:rPr>
                  <w:t>La</w:t>
                </w:r>
                <w:r>
                  <w:rPr>
                    <w:rFonts w:ascii="Arial"/>
                    <w:sz w:val="54"/>
                  </w:rPr>
                  <w:t>b</w:t>
                </w:r>
                <w:r>
                  <w:rPr>
                    <w:rFonts w:ascii="Arial"/>
                    <w:spacing w:val="-7"/>
                    <w:sz w:val="54"/>
                  </w:rPr>
                  <w:t xml:space="preserve"> </w:t>
                </w:r>
                <w:r>
                  <w:rPr>
                    <w:rFonts w:ascii="Arial"/>
                    <w:sz w:val="54"/>
                  </w:rPr>
                  <w:t>(</w:t>
                </w:r>
                <w:proofErr w:type="gramStart"/>
                <w:r>
                  <w:rPr>
                    <w:rFonts w:ascii="Arial"/>
                    <w:spacing w:val="-1"/>
                    <w:sz w:val="54"/>
                  </w:rPr>
                  <w:t>..</w:t>
                </w:r>
                <w:proofErr w:type="gramEnd"/>
                <w:r>
                  <w:rPr>
                    <w:rFonts w:ascii="Arial"/>
                    <w:spacing w:val="-1"/>
                    <w:sz w:val="54"/>
                  </w:rPr>
                  <w:t>/</w:t>
                </w:r>
                <w:r>
                  <w:rPr>
                    <w:rFonts w:ascii="Arial"/>
                    <w:spacing w:val="-15"/>
                    <w:sz w:val="54"/>
                  </w:rPr>
                  <w:t>i</w:t>
                </w:r>
                <w:r>
                  <w:rPr>
                    <w:rFonts w:ascii="Arial"/>
                    <w:spacing w:val="-16"/>
                    <w:sz w:val="54"/>
                  </w:rPr>
                  <w:t>n</w:t>
                </w:r>
                <w:r>
                  <w:rPr>
                    <w:rFonts w:ascii="Arial"/>
                    <w:spacing w:val="-1"/>
                    <w:sz w:val="54"/>
                  </w:rPr>
                  <w:t>de</w:t>
                </w:r>
                <w:r>
                  <w:rPr>
                    <w:rFonts w:ascii="Arial"/>
                    <w:spacing w:val="-30"/>
                    <w:sz w:val="54"/>
                  </w:rPr>
                  <w:t>x</w:t>
                </w:r>
                <w:r>
                  <w:rPr>
                    <w:rFonts w:ascii="Arial"/>
                    <w:spacing w:val="-1"/>
                    <w:sz w:val="54"/>
                  </w:rPr>
                  <w:t>.</w:t>
                </w:r>
                <w:r>
                  <w:rPr>
                    <w:rFonts w:ascii="Arial"/>
                    <w:spacing w:val="-16"/>
                    <w:sz w:val="54"/>
                  </w:rPr>
                  <w:t>h</w:t>
                </w:r>
                <w:r>
                  <w:rPr>
                    <w:rFonts w:ascii="Arial"/>
                    <w:spacing w:val="-1"/>
                    <w:sz w:val="54"/>
                  </w:rPr>
                  <w:t>t</w:t>
                </w:r>
                <w:r>
                  <w:rPr>
                    <w:rFonts w:ascii="Arial"/>
                    <w:spacing w:val="15"/>
                    <w:sz w:val="54"/>
                  </w:rPr>
                  <w:t>m</w:t>
                </w:r>
                <w:r>
                  <w:rPr>
                    <w:rFonts w:ascii="Arial"/>
                    <w:spacing w:val="-15"/>
                    <w:sz w:val="54"/>
                  </w:rPr>
                  <w:t>l</w:t>
                </w:r>
                <w:r>
                  <w:rPr>
                    <w:rFonts w:ascii="Arial"/>
                    <w:sz w:val="54"/>
                  </w:rPr>
                  <w:t>)</w:t>
                </w:r>
                <w:r>
                  <w:rPr>
                    <w:rFonts w:ascii="Arial"/>
                    <w:sz w:val="5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035" w:rsidRDefault="00754035">
    <w:pPr>
      <w:spacing w:line="14" w:lineRule="auto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035" w:rsidRDefault="00CA28DF">
    <w:pPr>
      <w:spacing w:line="14" w:lineRule="auto"/>
      <w:rPr>
        <w:sz w:val="20"/>
        <w:szCs w:val="20"/>
      </w:rPr>
    </w:pPr>
    <w:r>
      <w:pict>
        <v:group id="_x0000_s2050" style="position:absolute;margin-left:40.25pt;margin-top:102.9pt;width:532.5pt;height:.1pt;z-index:-6448;mso-position-horizontal-relative:page;mso-position-vertical-relative:page" coordorigin="805,2058" coordsize="10650,2">
          <v:shape id="_x0000_s2051" style="position:absolute;left:805;top:2058;width:10650;height:2" coordorigin="805,2058" coordsize="10650,0" path="m805,2058r10650,e" filled="f" strokecolor="#ededed" strokeweight=".8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9.25pt;margin-top:60.1pt;width:295.25pt;height:29pt;z-index:-6424;mso-position-horizontal-relative:page;mso-position-vertical-relative:page" filled="f" stroked="f">
          <v:textbox inset="0,0,0,0">
            <w:txbxContent>
              <w:p w:rsidR="00754035" w:rsidRDefault="00CA28DF">
                <w:pPr>
                  <w:spacing w:line="572" w:lineRule="exact"/>
                  <w:ind w:left="20"/>
                  <w:rPr>
                    <w:rFonts w:ascii="Arial" w:eastAsia="Arial" w:hAnsi="Arial" w:cs="Arial"/>
                    <w:sz w:val="54"/>
                    <w:szCs w:val="54"/>
                  </w:rPr>
                </w:pPr>
                <w:hyperlink r:id="rId1">
                  <w:r>
                    <w:rPr>
                      <w:rFonts w:ascii="Arial"/>
                      <w:spacing w:val="-17"/>
                      <w:sz w:val="54"/>
                    </w:rPr>
                    <w:t>V</w:t>
                  </w:r>
                  <w:r>
                    <w:rPr>
                      <w:rFonts w:ascii="Arial"/>
                      <w:spacing w:val="-15"/>
                      <w:sz w:val="54"/>
                    </w:rPr>
                    <w:t>i</w:t>
                  </w:r>
                  <w:r>
                    <w:rPr>
                      <w:rFonts w:ascii="Arial"/>
                      <w:sz w:val="54"/>
                    </w:rPr>
                    <w:t>r</w:t>
                  </w:r>
                  <w:r>
                    <w:rPr>
                      <w:rFonts w:ascii="Arial"/>
                      <w:spacing w:val="-1"/>
                      <w:sz w:val="54"/>
                    </w:rPr>
                    <w:t>t</w:t>
                  </w:r>
                  <w:r>
                    <w:rPr>
                      <w:rFonts w:ascii="Arial"/>
                      <w:spacing w:val="-16"/>
                      <w:sz w:val="54"/>
                    </w:rPr>
                    <w:t>u</w:t>
                  </w:r>
                  <w:r>
                    <w:rPr>
                      <w:rFonts w:ascii="Arial"/>
                      <w:spacing w:val="-1"/>
                      <w:sz w:val="54"/>
                    </w:rPr>
                    <w:t>a</w:t>
                  </w:r>
                  <w:r>
                    <w:rPr>
                      <w:rFonts w:ascii="Arial"/>
                      <w:sz w:val="54"/>
                    </w:rPr>
                    <w:t>l</w:t>
                  </w:r>
                  <w:r>
                    <w:rPr>
                      <w:rFonts w:ascii="Arial"/>
                      <w:spacing w:val="-22"/>
                      <w:sz w:val="54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sz w:val="54"/>
                    </w:rPr>
                    <w:t>La</w:t>
                  </w:r>
                  <w:r>
                    <w:rPr>
                      <w:rFonts w:ascii="Arial"/>
                      <w:sz w:val="54"/>
                    </w:rPr>
                    <w:t>b</w:t>
                  </w:r>
                  <w:r>
                    <w:rPr>
                      <w:rFonts w:ascii="Arial"/>
                      <w:spacing w:val="-7"/>
                      <w:sz w:val="54"/>
                    </w:rPr>
                    <w:t xml:space="preserve"> </w:t>
                  </w:r>
                  <w:r>
                    <w:rPr>
                      <w:rFonts w:ascii="Arial"/>
                      <w:sz w:val="54"/>
                    </w:rPr>
                    <w:t>(</w:t>
                  </w:r>
                  <w:proofErr w:type="gramStart"/>
                  <w:r>
                    <w:rPr>
                      <w:rFonts w:ascii="Arial"/>
                      <w:spacing w:val="-1"/>
                      <w:sz w:val="54"/>
                    </w:rPr>
                    <w:t>..</w:t>
                  </w:r>
                  <w:proofErr w:type="gramEnd"/>
                  <w:r>
                    <w:rPr>
                      <w:rFonts w:ascii="Arial"/>
                      <w:spacing w:val="-1"/>
                      <w:sz w:val="54"/>
                    </w:rPr>
                    <w:t>/</w:t>
                  </w:r>
                  <w:r>
                    <w:rPr>
                      <w:rFonts w:ascii="Arial"/>
                      <w:spacing w:val="-15"/>
                      <w:sz w:val="54"/>
                    </w:rPr>
                    <w:t>i</w:t>
                  </w:r>
                  <w:r>
                    <w:rPr>
                      <w:rFonts w:ascii="Arial"/>
                      <w:spacing w:val="-16"/>
                      <w:sz w:val="54"/>
                    </w:rPr>
                    <w:t>n</w:t>
                  </w:r>
                  <w:r>
                    <w:rPr>
                      <w:rFonts w:ascii="Arial"/>
                      <w:spacing w:val="-1"/>
                      <w:sz w:val="54"/>
                    </w:rPr>
                    <w:t>de</w:t>
                  </w:r>
                  <w:r>
                    <w:rPr>
                      <w:rFonts w:ascii="Arial"/>
                      <w:spacing w:val="-30"/>
                      <w:sz w:val="54"/>
                    </w:rPr>
                    <w:t>x</w:t>
                  </w:r>
                  <w:r>
                    <w:rPr>
                      <w:rFonts w:ascii="Arial"/>
                      <w:spacing w:val="-1"/>
                      <w:sz w:val="54"/>
                    </w:rPr>
                    <w:t>.</w:t>
                  </w:r>
                  <w:r>
                    <w:rPr>
                      <w:rFonts w:ascii="Arial"/>
                      <w:spacing w:val="-16"/>
                      <w:sz w:val="54"/>
                    </w:rPr>
                    <w:t>h</w:t>
                  </w:r>
                  <w:r>
                    <w:rPr>
                      <w:rFonts w:ascii="Arial"/>
                      <w:spacing w:val="-1"/>
                      <w:sz w:val="54"/>
                    </w:rPr>
                    <w:t>t</w:t>
                  </w:r>
                  <w:r>
                    <w:rPr>
                      <w:rFonts w:ascii="Arial"/>
                      <w:spacing w:val="15"/>
                      <w:sz w:val="54"/>
                    </w:rPr>
                    <w:t>m</w:t>
                  </w:r>
                  <w:r>
                    <w:rPr>
                      <w:rFonts w:ascii="Arial"/>
                      <w:spacing w:val="-15"/>
                      <w:sz w:val="54"/>
                    </w:rPr>
                    <w:t>l</w:t>
                  </w:r>
                  <w:r>
                    <w:rPr>
                      <w:rFonts w:ascii="Arial"/>
                      <w:sz w:val="54"/>
                    </w:rPr>
                    <w:t>)</w:t>
                  </w:r>
                </w:hyperlink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035" w:rsidRDefault="00754035">
    <w:pPr>
      <w:spacing w:line="14" w:lineRule="auto"/>
      <w:rPr>
        <w:sz w:val="2"/>
        <w:szCs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035" w:rsidRDefault="00754035">
    <w:pPr>
      <w:spacing w:line="14" w:lineRule="auto"/>
      <w:rPr>
        <w:sz w:val="2"/>
        <w:szCs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035" w:rsidRDefault="00754035">
    <w:pPr>
      <w:spacing w:line="14" w:lineRule="auto"/>
      <w:rPr>
        <w:sz w:val="2"/>
        <w:szCs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035" w:rsidRDefault="00754035">
    <w:pPr>
      <w:spacing w:line="14" w:lineRule="auto"/>
      <w:rPr>
        <w:sz w:val="2"/>
        <w:szCs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trackRevisions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754035"/>
    <w:rsid w:val="001C4194"/>
    <w:rsid w:val="00754035"/>
    <w:rsid w:val="00881383"/>
    <w:rsid w:val="00CA2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20"/>
      <w:outlineLvl w:val="0"/>
    </w:pPr>
    <w:rPr>
      <w:rFonts w:ascii="Arial" w:eastAsia="Arial" w:hAnsi="Arial"/>
      <w:sz w:val="54"/>
      <w:szCs w:val="54"/>
    </w:rPr>
  </w:style>
  <w:style w:type="paragraph" w:styleId="Heading2">
    <w:name w:val="heading 2"/>
    <w:basedOn w:val="Normal"/>
    <w:uiPriority w:val="1"/>
    <w:qFormat/>
    <w:pPr>
      <w:spacing w:before="42"/>
      <w:ind w:left="125"/>
      <w:outlineLvl w:val="1"/>
    </w:pPr>
    <w:rPr>
      <w:rFonts w:ascii="Arial" w:eastAsia="Arial" w:hAnsi="Arial"/>
      <w:sz w:val="45"/>
      <w:szCs w:val="45"/>
    </w:rPr>
  </w:style>
  <w:style w:type="paragraph" w:styleId="Heading3">
    <w:name w:val="heading 3"/>
    <w:basedOn w:val="Normal"/>
    <w:uiPriority w:val="1"/>
    <w:qFormat/>
    <w:pPr>
      <w:spacing w:before="257"/>
      <w:ind w:left="125"/>
      <w:outlineLvl w:val="2"/>
    </w:pPr>
    <w:rPr>
      <w:rFonts w:ascii="Arial" w:eastAsia="Arial" w:hAnsi="Arial"/>
      <w:sz w:val="36"/>
      <w:szCs w:val="36"/>
    </w:rPr>
  </w:style>
  <w:style w:type="paragraph" w:styleId="Heading4">
    <w:name w:val="heading 4"/>
    <w:basedOn w:val="Normal"/>
    <w:uiPriority w:val="1"/>
    <w:qFormat/>
    <w:pPr>
      <w:spacing w:before="110"/>
      <w:ind w:left="125"/>
      <w:outlineLvl w:val="3"/>
    </w:pPr>
    <w:rPr>
      <w:rFonts w:ascii="Arial" w:eastAsia="Arial" w:hAnsi="Arial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73"/>
      <w:ind w:left="125"/>
    </w:pPr>
    <w:rPr>
      <w:rFonts w:ascii="Arial" w:eastAsia="Arial" w:hAnsi="Arial"/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C41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4194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C41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C419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41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C41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C4194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5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6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eader" Target="header4.xml"/><Relationship Id="rId20" Type="http://schemas.openxmlformats.org/officeDocument/2006/relationships/comments" Target="commen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header" Target="header7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hyperlink" Target="http://vlab.asklab.tk/VirtualLab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1374</Words>
  <Characters>7836</Characters>
  <Application>Microsoft Office Word</Application>
  <DocSecurity>0</DocSecurity>
  <Lines>65</Lines>
  <Paragraphs>18</Paragraphs>
  <ScaleCrop>false</ScaleCrop>
  <Company>Drexel University</Company>
  <LinksUpToDate>false</LinksUpToDate>
  <CharactersWithSpaces>9192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Braley</cp:lastModifiedBy>
  <cp:revision>3</cp:revision>
  <dcterms:created xsi:type="dcterms:W3CDTF">2018-09-28T15:40:00Z</dcterms:created>
  <dcterms:modified xsi:type="dcterms:W3CDTF">2018-09-28T19:59:00Z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2018-09-28T00:00:00Z</vt:filetime>
  </property>
  <property fmtid="{D5CDD505-2E9C-101B-9397-08002B2CF9AE}" pid="3" name="LastSaved">
    <vt:filetime>2018-09-28T00:00:00Z</vt:filetime>
  </property>
</Properties>
</file>