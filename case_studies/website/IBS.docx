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F44" w:rsidRDefault="00335F4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35F44" w:rsidRDefault="00335F44">
      <w:pPr>
        <w:spacing w:before="5"/>
        <w:rPr>
          <w:rFonts w:ascii="Times New Roman" w:eastAsia="Times New Roman" w:hAnsi="Times New Roman" w:cs="Times New Roman"/>
          <w:sz w:val="16"/>
          <w:szCs w:val="16"/>
        </w:rPr>
      </w:pPr>
    </w:p>
    <w:p w:rsidR="00335F44" w:rsidRDefault="00DC08A6">
      <w:pPr>
        <w:pStyle w:val="BodyText"/>
        <w:tabs>
          <w:tab w:val="left" w:pos="5734"/>
        </w:tabs>
        <w:ind w:left="2660"/>
        <w:rPr>
          <w:rFonts w:cs="Arial"/>
        </w:rPr>
      </w:pPr>
      <w:r>
        <w:pict>
          <v:group id="_x0000_s1068" style="position:absolute;left:0;text-align:left;margin-left:40.2pt;margin-top:-6.05pt;width:113.35pt;height:32.35pt;z-index:1096;mso-position-horizontal-relative:page" coordorigin="804,-121" coordsize="2267,647">
            <v:group id="_x0000_s1074" style="position:absolute;left:823;top:-106;width:2226;height:2" coordorigin="823,-106" coordsize="2226,2">
              <v:shape id="_x0000_s1075" style="position:absolute;left:823;top:-106;width:2226;height:2" coordorigin="823,-106" coordsize="2226,0" path="m823,-106r2225,e" filled="f" strokecolor="#ddd" strokeweight=".53233mm">
                <v:path arrowok="t"/>
              </v:shape>
            </v:group>
            <v:group id="_x0000_s1072" style="position:absolute;left:3056;top:-103;width:2;height:614" coordorigin="3056,-103" coordsize="2,614">
              <v:shape id="_x0000_s1073" style="position:absolute;left:3056;top:-103;width:2;height:614" coordorigin="3056,-103" coordsize="0,614" path="m3056,-103r,613e" filled="f" strokecolor="#ddd" strokeweight=".54572mm">
                <v:path arrowok="t"/>
              </v:shape>
            </v:group>
            <v:group id="_x0000_s1069" style="position:absolute;left:819;top:-98;width:2;height:608" coordorigin="819,-98" coordsize="2,608">
              <v:shape id="_x0000_s1071" style="position:absolute;left:819;top:-98;width:2;height:608" coordorigin="819,-98" coordsize="0,608" path="m819,-98r,608e" filled="f" strokecolor="#ddd" strokeweight=".54572mm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0" type="#_x0000_t202" style="position:absolute;left:819;top:-106;width:2237;height:616" filled="f" stroked="f">
                <v:textbox inset="0,0,0,0">
                  <w:txbxContent>
                    <w:p w:rsidR="00335F44" w:rsidRDefault="00DC08A6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Bridge</w:t>
                      </w:r>
                      <w:r>
                        <w:rPr>
                          <w:rFonts w:ascii="Arial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Introduction</w:t>
                      </w:r>
                    </w:p>
                  </w:txbxContent>
                </v:textbox>
              </v:shape>
            </v:group>
            <w10:wrap anchorx="page"/>
          </v:group>
        </w:pict>
      </w:r>
      <w:bookmarkStart w:id="0" w:name="IBS_1"/>
      <w:bookmarkEnd w:id="0"/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2"/>
        </w:rPr>
        <w:t xml:space="preserve"> Implementation</w:t>
      </w:r>
      <w:r>
        <w:rPr>
          <w:spacing w:val="-2"/>
        </w:rPr>
        <w:tab/>
      </w:r>
      <w:r>
        <w:t>Results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335F44" w:rsidRDefault="00335F44">
      <w:pPr>
        <w:spacing w:before="1"/>
        <w:rPr>
          <w:rFonts w:ascii="Arial" w:eastAsia="Arial" w:hAnsi="Arial" w:cs="Arial"/>
          <w:sz w:val="26"/>
          <w:szCs w:val="26"/>
        </w:rPr>
      </w:pPr>
    </w:p>
    <w:p w:rsidR="00335F44" w:rsidRDefault="00DC08A6">
      <w:pPr>
        <w:pStyle w:val="BodyText"/>
        <w:ind w:left="365"/>
        <w:rPr>
          <w:rFonts w:cs="Arial"/>
        </w:rPr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335F44" w:rsidRDefault="00335F44">
      <w:pPr>
        <w:spacing w:before="7"/>
        <w:rPr>
          <w:rFonts w:ascii="Arial" w:eastAsia="Arial" w:hAnsi="Arial" w:cs="Arial"/>
          <w:sz w:val="15"/>
          <w:szCs w:val="15"/>
        </w:rPr>
      </w:pPr>
    </w:p>
    <w:p w:rsidR="00335F44" w:rsidRDefault="00DC08A6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533.35pt;height:.85pt;mso-position-horizontal-relative:char;mso-position-vertical-relative:line" coordsize="10667,17">
            <v:group id="_x0000_s1066" style="position:absolute;left:9;top:9;width:10650;height:2" coordorigin="9,9" coordsize="10650,2">
              <v:shape id="_x0000_s1067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335F44" w:rsidRDefault="00335F44">
      <w:pPr>
        <w:spacing w:before="9"/>
        <w:rPr>
          <w:rFonts w:ascii="Arial" w:eastAsia="Arial" w:hAnsi="Arial" w:cs="Arial"/>
          <w:sz w:val="19"/>
          <w:szCs w:val="19"/>
        </w:rPr>
      </w:pPr>
    </w:p>
    <w:p w:rsidR="00335F44" w:rsidRDefault="00DC08A6">
      <w:pPr>
        <w:pStyle w:val="Heading1"/>
        <w:jc w:val="both"/>
      </w:pPr>
      <w:r>
        <w:rPr>
          <w:spacing w:val="-2"/>
        </w:rPr>
        <w:t>Case</w:t>
      </w:r>
      <w:r>
        <w:rPr>
          <w:spacing w:val="-19"/>
        </w:rPr>
        <w:t xml:space="preserve"> </w:t>
      </w:r>
      <w:r>
        <w:t>Study: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>t</w:t>
      </w:r>
      <w:r>
        <w:rPr>
          <w:spacing w:val="-4"/>
        </w:rPr>
        <w:t>eriora</w:t>
      </w:r>
      <w:r>
        <w:rPr>
          <w:spacing w:val="-5"/>
        </w:rPr>
        <w:t>t</w:t>
      </w:r>
      <w:r>
        <w:rPr>
          <w:spacing w:val="-4"/>
        </w:rPr>
        <w:t xml:space="preserve">ion </w:t>
      </w:r>
      <w:r>
        <w:rPr>
          <w:spacing w:val="2"/>
        </w:rPr>
        <w:t>due</w:t>
      </w:r>
      <w:r>
        <w:rPr>
          <w:spacing w:val="-19"/>
        </w:rPr>
        <w:t xml:space="preserve"> </w:t>
      </w:r>
      <w:r>
        <w:rPr>
          <w:spacing w:val="-3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Structural</w:t>
      </w:r>
      <w:r>
        <w:rPr>
          <w:spacing w:val="-4"/>
        </w:rPr>
        <w:t xml:space="preserve"> </w:t>
      </w:r>
      <w:r>
        <w:rPr>
          <w:spacing w:val="-2"/>
        </w:rPr>
        <w:t>Response</w:t>
      </w:r>
    </w:p>
    <w:p w:rsidR="00335F44" w:rsidRDefault="00DC08A6">
      <w:pPr>
        <w:pStyle w:val="Heading2"/>
        <w:jc w:val="both"/>
        <w:rPr>
          <w:rFonts w:cs="Arial"/>
        </w:rPr>
      </w:pPr>
      <w:r>
        <w:rPr>
          <w:spacing w:val="2"/>
        </w:rPr>
        <w:t>Bridge</w:t>
      </w:r>
      <w:r>
        <w:rPr>
          <w:spacing w:val="-9"/>
        </w:rPr>
        <w:t xml:space="preserve"> </w:t>
      </w:r>
      <w:r>
        <w:t>Introduction</w:t>
      </w:r>
    </w:p>
    <w:p w:rsidR="00335F44" w:rsidRDefault="00DC08A6">
      <w:pPr>
        <w:pStyle w:val="Heading3"/>
        <w:spacing w:before="150"/>
        <w:jc w:val="both"/>
      </w:pPr>
      <w:r>
        <w:rPr>
          <w:spacing w:val="-1"/>
        </w:rPr>
        <w:t>Motivation</w:t>
      </w:r>
    </w:p>
    <w:p w:rsidR="00335F44" w:rsidRDefault="00DC08A6">
      <w:pPr>
        <w:pStyle w:val="BodyText"/>
        <w:spacing w:before="166" w:line="298" w:lineRule="auto"/>
        <w:rPr>
          <w:rFonts w:cs="Arial"/>
        </w:rPr>
      </w:pPr>
      <w:r>
        <w:rPr>
          <w:spacing w:val="3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bridge</w:t>
      </w:r>
      <w:r>
        <w:rPr>
          <w:spacing w:val="15"/>
        </w:rPr>
        <w:t xml:space="preserve"> </w:t>
      </w:r>
      <w:r>
        <w:rPr>
          <w:spacing w:val="2"/>
        </w:rPr>
        <w:t>presented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case</w:t>
      </w:r>
      <w:r>
        <w:rPr>
          <w:spacing w:val="16"/>
        </w:rPr>
        <w:t xml:space="preserve"> </w:t>
      </w:r>
      <w:r>
        <w:rPr>
          <w:spacing w:val="1"/>
        </w:rPr>
        <w:t>study</w:t>
      </w:r>
      <w:r>
        <w:rPr>
          <w:spacing w:val="12"/>
        </w:rPr>
        <w:t xml:space="preserve"> </w:t>
      </w:r>
      <w:r>
        <w:rPr>
          <w:spacing w:val="-5"/>
        </w:rPr>
        <w:t>was</w:t>
      </w:r>
      <w:r>
        <w:rPr>
          <w:spacing w:val="12"/>
        </w:rPr>
        <w:t xml:space="preserve"> </w:t>
      </w:r>
      <w:r>
        <w:rPr>
          <w:spacing w:val="1"/>
        </w:rPr>
        <w:t>constructed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2"/>
        </w:rPr>
        <w:t>1983.</w:t>
      </w:r>
      <w:r>
        <w:rPr>
          <w:spacing w:val="14"/>
        </w:rPr>
        <w:t xml:space="preserve"> </w:t>
      </w:r>
      <w:r>
        <w:rPr>
          <w:spacing w:val="-8"/>
        </w:rPr>
        <w:t>It</w:t>
      </w:r>
      <w:r>
        <w:rPr>
          <w:spacing w:val="15"/>
        </w:rPr>
        <w:t xml:space="preserve"> </w:t>
      </w:r>
      <w:r>
        <w:rPr>
          <w:spacing w:val="-5"/>
        </w:rPr>
        <w:t>was</w:t>
      </w:r>
      <w:r>
        <w:rPr>
          <w:spacing w:val="12"/>
        </w:rPr>
        <w:t xml:space="preserve"> </w:t>
      </w:r>
      <w:r>
        <w:rPr>
          <w:spacing w:val="1"/>
        </w:rPr>
        <w:t>selected</w:t>
      </w:r>
      <w:r>
        <w:rPr>
          <w:spacing w:val="16"/>
        </w:rPr>
        <w:t xml:space="preserve"> </w:t>
      </w:r>
      <w:r>
        <w:rPr>
          <w:spacing w:val="1"/>
        </w:rPr>
        <w:t>for</w:t>
      </w:r>
      <w:r>
        <w:rPr>
          <w:spacing w:val="17"/>
        </w:rPr>
        <w:t xml:space="preserve"> </w:t>
      </w:r>
      <w:r>
        <w:rPr>
          <w:spacing w:val="1"/>
        </w:rPr>
        <w:t>study</w:t>
      </w:r>
      <w:r>
        <w:rPr>
          <w:spacing w:val="12"/>
        </w:rPr>
        <w:t xml:space="preserve"> </w:t>
      </w:r>
      <w:r>
        <w:rPr>
          <w:spacing w:val="2"/>
        </w:rPr>
        <w:t>due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its</w:t>
      </w:r>
      <w:r>
        <w:rPr>
          <w:spacing w:val="12"/>
        </w:rPr>
        <w:t xml:space="preserve"> </w:t>
      </w:r>
      <w:r>
        <w:rPr>
          <w:spacing w:val="1"/>
        </w:rPr>
        <w:t>numerous</w:t>
      </w:r>
      <w:r>
        <w:rPr>
          <w:spacing w:val="60"/>
        </w:rPr>
        <w:t xml:space="preserve"> </w:t>
      </w:r>
      <w:r>
        <w:rPr>
          <w:spacing w:val="1"/>
        </w:rPr>
        <w:t>performance</w:t>
      </w:r>
      <w:r>
        <w:rPr>
          <w:spacing w:val="3"/>
        </w:rPr>
        <w:t xml:space="preserve"> </w:t>
      </w:r>
      <w:r>
        <w:t xml:space="preserve">issues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goal</w:t>
      </w:r>
      <w:r>
        <w:rPr>
          <w:spacing w:val="-1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t>determining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t xml:space="preserve">efficacy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9"/>
        </w:rPr>
        <w:t>S</w:t>
      </w:r>
      <w:r>
        <w:rPr>
          <w:spacing w:val="-8"/>
        </w:rPr>
        <w:t>HM</w:t>
      </w:r>
      <w:r>
        <w:rPr>
          <w:spacing w:val="-10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rPr>
          <w:spacing w:val="-7"/>
        </w:rPr>
        <w:t>ND</w:t>
      </w:r>
      <w:r>
        <w:rPr>
          <w:spacing w:val="-8"/>
        </w:rPr>
        <w:t>E</w:t>
      </w:r>
      <w:r>
        <w:rPr>
          <w:spacing w:val="-5"/>
        </w:rPr>
        <w:t xml:space="preserve"> </w:t>
      </w:r>
      <w:r>
        <w:rPr>
          <w:spacing w:val="1"/>
        </w:rPr>
        <w:t>technologies.</w:t>
      </w:r>
    </w:p>
    <w:p w:rsidR="00335F44" w:rsidDel="00ED0EAD" w:rsidRDefault="00DC08A6">
      <w:pPr>
        <w:pStyle w:val="BodyText"/>
        <w:spacing w:before="151" w:line="298" w:lineRule="auto"/>
        <w:rPr>
          <w:del w:id="1" w:author="John Braley" w:date="2018-09-28T13:46:00Z"/>
          <w:rFonts w:cs="Arial"/>
        </w:rPr>
      </w:pPr>
      <w:r>
        <w:rPr>
          <w:rFonts w:cs="Arial"/>
          <w:spacing w:val="-1"/>
        </w:rPr>
        <w:t>While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6"/>
        </w:rPr>
        <w:t xml:space="preserve"> </w:t>
      </w:r>
      <w:r>
        <w:rPr>
          <w:rFonts w:cs="Arial"/>
          <w:spacing w:val="2"/>
        </w:rPr>
        <w:t>bridge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not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rated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structurally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deficient,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functionally</w:t>
      </w:r>
      <w:r>
        <w:rPr>
          <w:rFonts w:cs="Arial"/>
          <w:spacing w:val="2"/>
        </w:rPr>
        <w:t xml:space="preserve"> </w:t>
      </w:r>
      <w:r>
        <w:rPr>
          <w:rFonts w:cs="Arial"/>
          <w:spacing w:val="1"/>
        </w:rPr>
        <w:t>obsolete,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or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posted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for</w:t>
      </w:r>
      <w:r>
        <w:rPr>
          <w:rFonts w:cs="Arial"/>
          <w:spacing w:val="7"/>
        </w:rPr>
        <w:t xml:space="preserve"> </w:t>
      </w:r>
      <w:r>
        <w:rPr>
          <w:rFonts w:cs="Arial"/>
          <w:spacing w:val="2"/>
        </w:rPr>
        <w:t>any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load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restrictions,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72"/>
        </w:rPr>
        <w:t xml:space="preserve"> </w:t>
      </w:r>
      <w:r>
        <w:rPr>
          <w:rFonts w:cs="Arial"/>
          <w:spacing w:val="2"/>
        </w:rPr>
        <w:t>observed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level</w:t>
      </w:r>
      <w:r>
        <w:rPr>
          <w:rFonts w:cs="Arial"/>
          <w:spacing w:val="-1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2"/>
        </w:rPr>
        <w:t xml:space="preserve"> deterioration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gave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2"/>
        </w:rPr>
        <w:t>owner</w:t>
      </w:r>
      <w:r>
        <w:rPr>
          <w:rFonts w:cs="Arial"/>
          <w:spacing w:val="6"/>
        </w:rPr>
        <w:t xml:space="preserve"> </w:t>
      </w:r>
      <w:r>
        <w:rPr>
          <w:rFonts w:cs="Arial"/>
          <w:spacing w:val="2"/>
        </w:rPr>
        <w:t>reason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be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concerned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for</w:t>
      </w:r>
      <w:r>
        <w:rPr>
          <w:rFonts w:cs="Arial"/>
          <w:spacing w:val="6"/>
        </w:rPr>
        <w:t xml:space="preserve"> </w:t>
      </w:r>
      <w:del w:id="2" w:author="John Braley" w:date="2018-09-28T13:46:00Z">
        <w:r w:rsidDel="00ED0EAD">
          <w:rPr>
            <w:rFonts w:cs="Arial"/>
            <w:spacing w:val="-1"/>
          </w:rPr>
          <w:delText>it’s</w:delText>
        </w:r>
      </w:del>
      <w:ins w:id="3" w:author="John Braley" w:date="2018-09-28T13:46:00Z">
        <w:r w:rsidR="00ED0EAD">
          <w:rPr>
            <w:rFonts w:cs="Arial"/>
            <w:spacing w:val="-1"/>
          </w:rPr>
          <w:t>its</w:t>
        </w:r>
      </w:ins>
      <w:r>
        <w:rPr>
          <w:rFonts w:cs="Arial"/>
        </w:rPr>
        <w:t xml:space="preserve"> </w:t>
      </w:r>
      <w:r>
        <w:rPr>
          <w:rFonts w:cs="Arial"/>
          <w:spacing w:val="1"/>
        </w:rPr>
        <w:t>continued</w:t>
      </w:r>
      <w:r>
        <w:rPr>
          <w:rFonts w:cs="Arial"/>
          <w:spacing w:val="4"/>
        </w:rPr>
        <w:t xml:space="preserve"> </w:t>
      </w:r>
      <w:proofErr w:type="spellStart"/>
      <w:r>
        <w:rPr>
          <w:rFonts w:cs="Arial"/>
          <w:spacing w:val="1"/>
        </w:rPr>
        <w:t>performance.</w:t>
      </w:r>
    </w:p>
    <w:p w:rsidR="00335F44" w:rsidRDefault="00DC08A6">
      <w:pPr>
        <w:pStyle w:val="BodyText"/>
        <w:spacing w:before="151" w:line="298" w:lineRule="auto"/>
        <w:rPr>
          <w:rFonts w:cs="Arial"/>
        </w:rPr>
      </w:pPr>
      <w:r>
        <w:rPr>
          <w:rFonts w:cs="Arial"/>
          <w:spacing w:val="2"/>
        </w:rPr>
        <w:t>Furthermore</w:t>
      </w:r>
      <w:proofErr w:type="spellEnd"/>
      <w:r>
        <w:rPr>
          <w:rFonts w:cs="Arial"/>
          <w:spacing w:val="2"/>
        </w:rPr>
        <w:t>,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-2"/>
        </w:rPr>
        <w:t>some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2"/>
        </w:rPr>
        <w:t>deterioration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2"/>
        </w:rPr>
        <w:t>appeared</w:t>
      </w:r>
      <w:r>
        <w:rPr>
          <w:rFonts w:cs="Arial"/>
          <w:spacing w:val="3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have</w:t>
      </w:r>
      <w:r>
        <w:rPr>
          <w:rFonts w:cs="Arial"/>
          <w:spacing w:val="35"/>
        </w:rPr>
        <w:t xml:space="preserve"> </w:t>
      </w:r>
      <w:r>
        <w:rPr>
          <w:rFonts w:cs="Arial"/>
          <w:spacing w:val="2"/>
        </w:rPr>
        <w:t>been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caused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by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structure’s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2"/>
        </w:rPr>
        <w:t>response</w:t>
      </w:r>
      <w:r>
        <w:rPr>
          <w:rFonts w:cs="Arial"/>
          <w:spacing w:val="3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traffic</w:t>
      </w:r>
      <w:r>
        <w:rPr>
          <w:rFonts w:cs="Arial"/>
          <w:spacing w:val="68"/>
        </w:rPr>
        <w:t xml:space="preserve"> </w:t>
      </w:r>
      <w:r>
        <w:rPr>
          <w:rFonts w:cs="Arial"/>
          <w:spacing w:val="1"/>
        </w:rPr>
        <w:t>loads.</w:t>
      </w:r>
    </w:p>
    <w:p w:rsidR="00335F44" w:rsidRDefault="00DC08A6">
      <w:pPr>
        <w:pStyle w:val="BodyText"/>
        <w:spacing w:before="151" w:line="298" w:lineRule="auto"/>
        <w:rPr>
          <w:rFonts w:cs="Arial"/>
        </w:rPr>
      </w:pPr>
      <w:r>
        <w:rPr>
          <w:spacing w:val="1"/>
        </w:rPr>
        <w:t>Structural</w:t>
      </w:r>
      <w:r>
        <w:rPr>
          <w:spacing w:val="6"/>
        </w:rPr>
        <w:t xml:space="preserve"> </w:t>
      </w:r>
      <w:r>
        <w:t>identification</w:t>
      </w:r>
      <w:r>
        <w:rPr>
          <w:spacing w:val="11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1"/>
        </w:rPr>
        <w:t xml:space="preserve"> </w:t>
      </w:r>
      <w:r>
        <w:rPr>
          <w:spacing w:val="1"/>
        </w:rPr>
        <w:t>load</w:t>
      </w:r>
      <w:r>
        <w:rPr>
          <w:spacing w:val="11"/>
        </w:rPr>
        <w:t xml:space="preserve"> </w:t>
      </w:r>
      <w:r>
        <w:t>testing</w:t>
      </w:r>
      <w:r>
        <w:rPr>
          <w:spacing w:val="11"/>
        </w:rPr>
        <w:t xml:space="preserve"> </w:t>
      </w:r>
      <w:r>
        <w:rPr>
          <w:spacing w:val="-5"/>
        </w:rPr>
        <w:t>was</w:t>
      </w:r>
      <w:r>
        <w:rPr>
          <w:spacing w:val="8"/>
        </w:rPr>
        <w:t xml:space="preserve"> </w:t>
      </w:r>
      <w:r>
        <w:rPr>
          <w:spacing w:val="1"/>
        </w:rPr>
        <w:t>performed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an</w:t>
      </w:r>
      <w:r>
        <w:rPr>
          <w:spacing w:val="11"/>
        </w:rPr>
        <w:t xml:space="preserve"> </w:t>
      </w:r>
      <w:r>
        <w:rPr>
          <w:spacing w:val="2"/>
        </w:rPr>
        <w:t>effort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1"/>
        </w:rPr>
        <w:t>quantify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impact</w:t>
      </w:r>
      <w:r>
        <w:rPr>
          <w:spacing w:val="11"/>
        </w:rPr>
        <w:t xml:space="preserve"> </w:t>
      </w:r>
      <w:r>
        <w:rPr>
          <w:spacing w:val="1"/>
        </w:rPr>
        <w:t>of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2"/>
        </w:rPr>
        <w:t>deterioration</w:t>
      </w:r>
      <w:r>
        <w:rPr>
          <w:spacing w:val="11"/>
        </w:rPr>
        <w:t xml:space="preserve"> </w:t>
      </w:r>
      <w:r>
        <w:rPr>
          <w:spacing w:val="1"/>
        </w:rPr>
        <w:t>on</w:t>
      </w:r>
      <w:r>
        <w:rPr>
          <w:spacing w:val="78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rPr>
          <w:spacing w:val="1"/>
        </w:rPr>
        <w:t>performance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rPr>
          <w:spacing w:val="2"/>
        </w:rPr>
        <w:t>how</w:t>
      </w:r>
      <w:r>
        <w:rPr>
          <w:spacing w:val="-17"/>
        </w:rPr>
        <w:t xml:space="preserve"> </w:t>
      </w:r>
      <w:r>
        <w:rPr>
          <w:spacing w:val="2"/>
        </w:rPr>
        <w:t>bridge</w:t>
      </w:r>
      <w:r>
        <w:rPr>
          <w:spacing w:val="4"/>
        </w:rPr>
        <w:t xml:space="preserve"> </w:t>
      </w:r>
      <w:r>
        <w:rPr>
          <w:spacing w:val="1"/>
        </w:rPr>
        <w:t>behavior</w:t>
      </w:r>
      <w:r>
        <w:rPr>
          <w:spacing w:val="5"/>
        </w:rPr>
        <w:t xml:space="preserve"> </w:t>
      </w:r>
      <w:r>
        <w:rPr>
          <w:spacing w:val="-3"/>
        </w:rPr>
        <w:t>may</w:t>
      </w:r>
      <w:r>
        <w:rPr>
          <w:spacing w:val="1"/>
        </w:rPr>
        <w:t xml:space="preserve"> have</w:t>
      </w:r>
      <w:r>
        <w:rPr>
          <w:spacing w:val="3"/>
        </w:rPr>
        <w:t xml:space="preserve"> </w:t>
      </w:r>
      <w:r>
        <w:rPr>
          <w:spacing w:val="1"/>
        </w:rPr>
        <w:t>contributed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certain</w:t>
      </w:r>
      <w:r>
        <w:rPr>
          <w:spacing w:val="4"/>
        </w:rPr>
        <w:t xml:space="preserve"> </w:t>
      </w:r>
      <w:r>
        <w:rPr>
          <w:spacing w:val="1"/>
        </w:rPr>
        <w:t>instances</w:t>
      </w:r>
      <w: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t>damage.</w:t>
      </w:r>
    </w:p>
    <w:p w:rsidR="00335F44" w:rsidRDefault="00DC08A6">
      <w:pPr>
        <w:pStyle w:val="Heading3"/>
        <w:jc w:val="both"/>
      </w:pPr>
      <w:r>
        <w:rPr>
          <w:spacing w:val="-1"/>
        </w:rPr>
        <w:t>Bridge</w:t>
      </w:r>
      <w:r>
        <w:rPr>
          <w:spacing w:val="-4"/>
        </w:rPr>
        <w:t xml:space="preserve"> </w:t>
      </w:r>
      <w:r>
        <w:rPr>
          <w:spacing w:val="-1"/>
        </w:rPr>
        <w:t>Description</w:t>
      </w:r>
    </w:p>
    <w:p w:rsidR="00335F44" w:rsidRDefault="00DC08A6">
      <w:pPr>
        <w:pStyle w:val="BodyText"/>
        <w:spacing w:before="166" w:line="298" w:lineRule="auto"/>
        <w:ind w:right="126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t>composed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wo</w:t>
      </w:r>
      <w:r>
        <w:rPr>
          <w:spacing w:val="5"/>
        </w:rPr>
        <w:t xml:space="preserve"> </w:t>
      </w:r>
      <w:r>
        <w:rPr>
          <w:spacing w:val="1"/>
        </w:rPr>
        <w:t>adjacent</w:t>
      </w:r>
      <w:r>
        <w:rPr>
          <w:spacing w:val="5"/>
        </w:rPr>
        <w:t xml:space="preserve"> </w:t>
      </w:r>
      <w:r>
        <w:rPr>
          <w:spacing w:val="1"/>
        </w:rPr>
        <w:t>bridges,</w:t>
      </w:r>
      <w:r>
        <w:rPr>
          <w:spacing w:val="4"/>
        </w:rPr>
        <w:t xml:space="preserve"> </w:t>
      </w:r>
      <w:r>
        <w:rPr>
          <w:spacing w:val="1"/>
        </w:rPr>
        <w:t>each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2"/>
        </w:rPr>
        <w:t>four-span,</w:t>
      </w:r>
      <w:r>
        <w:rPr>
          <w:spacing w:val="5"/>
        </w:rPr>
        <w:t xml:space="preserve"> </w:t>
      </w:r>
      <w:r>
        <w:t>steel</w:t>
      </w:r>
      <w:del w:id="4" w:author="John Braley" w:date="2018-09-28T13:47:00Z">
        <w:r w:rsidDel="00ED0EAD">
          <w:delText>,</w:delText>
        </w:r>
      </w:del>
      <w:r>
        <w:rPr>
          <w:spacing w:val="4"/>
        </w:rPr>
        <w:t xml:space="preserve"> </w:t>
      </w:r>
      <w:r>
        <w:t>multi-girder</w:t>
      </w:r>
      <w:r>
        <w:rPr>
          <w:spacing w:val="7"/>
        </w:rPr>
        <w:t xml:space="preserve"> </w:t>
      </w:r>
      <w:r>
        <w:rPr>
          <w:spacing w:val="2"/>
        </w:rPr>
        <w:t>bridge</w:t>
      </w:r>
      <w:r>
        <w:rPr>
          <w:spacing w:val="5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cast-in-place</w:t>
      </w:r>
      <w:r>
        <w:rPr>
          <w:spacing w:val="98"/>
        </w:rPr>
        <w:t xml:space="preserve"> </w:t>
      </w:r>
      <w:r>
        <w:rPr>
          <w:spacing w:val="1"/>
        </w:rPr>
        <w:t>deck.</w:t>
      </w:r>
      <w:r>
        <w:rPr>
          <w:spacing w:val="56"/>
        </w:rPr>
        <w:t xml:space="preserve"> </w:t>
      </w:r>
      <w:proofErr w:type="gramStart"/>
      <w:r>
        <w:rPr>
          <w:spacing w:val="3"/>
        </w:rPr>
        <w:t>The</w:t>
      </w:r>
      <w:r>
        <w:t xml:space="preserve">  </w:t>
      </w:r>
      <w:r>
        <w:rPr>
          <w:spacing w:val="2"/>
        </w:rPr>
        <w:t>bridge</w:t>
      </w:r>
      <w:proofErr w:type="gramEnd"/>
      <w:r>
        <w:t xml:space="preserve">  </w:t>
      </w:r>
      <w:r>
        <w:rPr>
          <w:spacing w:val="1"/>
        </w:rPr>
        <w:t>serves</w:t>
      </w:r>
      <w:r>
        <w:rPr>
          <w:spacing w:val="55"/>
        </w:rPr>
        <w:t xml:space="preserve"> </w:t>
      </w:r>
      <w:r>
        <w:rPr>
          <w:spacing w:val="-1"/>
        </w:rPr>
        <w:t>more</w:t>
      </w:r>
      <w:r>
        <w:rPr>
          <w:spacing w:val="58"/>
        </w:rPr>
        <w:t xml:space="preserve"> </w:t>
      </w:r>
      <w:r>
        <w:rPr>
          <w:spacing w:val="1"/>
        </w:rPr>
        <w:t>than</w:t>
      </w:r>
      <w:r>
        <w:rPr>
          <w:spacing w:val="57"/>
        </w:rPr>
        <w:t xml:space="preserve"> </w:t>
      </w:r>
      <w:r>
        <w:rPr>
          <w:spacing w:val="2"/>
        </w:rPr>
        <w:t>100,000</w:t>
      </w:r>
      <w:r>
        <w:t xml:space="preserve">  vehicles</w:t>
      </w:r>
      <w:r>
        <w:rPr>
          <w:spacing w:val="55"/>
        </w:rPr>
        <w:t xml:space="preserve"> </w:t>
      </w:r>
      <w:r>
        <w:rPr>
          <w:spacing w:val="2"/>
        </w:rPr>
        <w:t>per day</w:t>
      </w:r>
      <w:r>
        <w:rPr>
          <w:spacing w:val="55"/>
        </w:rPr>
        <w:t xml:space="preserve"> </w:t>
      </w:r>
      <w:r>
        <w:rPr>
          <w:spacing w:val="2"/>
        </w:rPr>
        <w:t>and</w:t>
      </w:r>
      <w:r>
        <w:rPr>
          <w:spacing w:val="57"/>
        </w:rPr>
        <w:t xml:space="preserve"> </w:t>
      </w:r>
      <w:r>
        <w:rPr>
          <w:spacing w:val="1"/>
        </w:rPr>
        <w:t>serves</w:t>
      </w:r>
      <w:r>
        <w:rPr>
          <w:spacing w:val="55"/>
        </w:rPr>
        <w:t xml:space="preserve"> </w:t>
      </w:r>
      <w:r>
        <w:rPr>
          <w:spacing w:val="1"/>
        </w:rPr>
        <w:t>as</w:t>
      </w:r>
      <w:r>
        <w:rPr>
          <w:spacing w:val="55"/>
        </w:rPr>
        <w:t xml:space="preserve"> </w:t>
      </w:r>
      <w:r>
        <w:t xml:space="preserve">a  </w:t>
      </w:r>
      <w:r>
        <w:rPr>
          <w:spacing w:val="-2"/>
        </w:rPr>
        <w:t>major</w:t>
      </w:r>
      <w:r>
        <w:rPr>
          <w:spacing w:val="2"/>
        </w:rPr>
        <w:t xml:space="preserve"> </w:t>
      </w:r>
      <w:r>
        <w:rPr>
          <w:spacing w:val="-1"/>
        </w:rPr>
        <w:t>link</w:t>
      </w:r>
      <w:r>
        <w:rPr>
          <w:spacing w:val="54"/>
        </w:rPr>
        <w:t xml:space="preserve"> </w:t>
      </w:r>
      <w:r>
        <w:t xml:space="preserve">to  </w:t>
      </w:r>
      <w:r>
        <w:rPr>
          <w:spacing w:val="1"/>
        </w:rPr>
        <w:t>the</w:t>
      </w:r>
      <w:r>
        <w:t xml:space="preserve">  </w:t>
      </w:r>
      <w:r>
        <w:rPr>
          <w:spacing w:val="2"/>
        </w:rPr>
        <w:t>George</w:t>
      </w:r>
      <w:r>
        <w:rPr>
          <w:spacing w:val="72"/>
        </w:rPr>
        <w:t xml:space="preserve"> </w:t>
      </w:r>
      <w:r>
        <w:rPr>
          <w:spacing w:val="-1"/>
        </w:rPr>
        <w:t xml:space="preserve">Washington </w:t>
      </w:r>
      <w:r>
        <w:t>Bridge.</w:t>
      </w:r>
    </w:p>
    <w:p w:rsidR="00335F44" w:rsidRDefault="00335F44">
      <w:pPr>
        <w:spacing w:before="9"/>
        <w:rPr>
          <w:rFonts w:ascii="Arial" w:eastAsia="Arial" w:hAnsi="Arial" w:cs="Arial"/>
          <w:sz w:val="10"/>
          <w:szCs w:val="10"/>
        </w:rPr>
      </w:pPr>
    </w:p>
    <w:p w:rsidR="00335F44" w:rsidRDefault="00DC08A6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56013" cy="238839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6013" cy="2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44" w:rsidRDefault="00DC08A6">
      <w:pPr>
        <w:pStyle w:val="BodyText"/>
        <w:spacing w:before="31"/>
        <w:jc w:val="both"/>
        <w:rPr>
          <w:rFonts w:cs="Arial"/>
        </w:rPr>
      </w:pPr>
      <w:r>
        <w:rPr>
          <w:spacing w:val="3"/>
        </w:rPr>
        <w:t xml:space="preserve">The </w:t>
      </w:r>
      <w:r>
        <w:rPr>
          <w:spacing w:val="-2"/>
        </w:rPr>
        <w:t>following</w:t>
      </w:r>
      <w:r>
        <w:rPr>
          <w:spacing w:val="3"/>
        </w:rPr>
        <w:t xml:space="preserve"> </w:t>
      </w:r>
      <w:r>
        <w:rPr>
          <w:spacing w:val="1"/>
        </w:rPr>
        <w:t>performance</w:t>
      </w:r>
      <w:r>
        <w:rPr>
          <w:spacing w:val="4"/>
        </w:rPr>
        <w:t xml:space="preserve"> </w:t>
      </w:r>
      <w:r>
        <w:t xml:space="preserve">issues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rPr>
          <w:spacing w:val="2"/>
        </w:rPr>
        <w:t>observed:</w:t>
      </w:r>
    </w:p>
    <w:p w:rsidR="00335F44" w:rsidRDefault="00335F44">
      <w:pPr>
        <w:spacing w:before="9"/>
        <w:rPr>
          <w:rFonts w:ascii="Arial" w:eastAsia="Arial" w:hAnsi="Arial" w:cs="Arial"/>
          <w:sz w:val="11"/>
          <w:szCs w:val="11"/>
        </w:rPr>
      </w:pPr>
    </w:p>
    <w:p w:rsidR="00ED0EAD" w:rsidRDefault="00DC08A6">
      <w:pPr>
        <w:pStyle w:val="BodyText"/>
        <w:spacing w:line="298" w:lineRule="auto"/>
        <w:ind w:left="335"/>
        <w:rPr>
          <w:ins w:id="5" w:author="John Braley" w:date="2018-09-28T13:48:00Z"/>
          <w:spacing w:val="14"/>
        </w:rPr>
      </w:pPr>
      <w:r>
        <w:pict>
          <v:group id="_x0000_s1063" style="position:absolute;left:0;text-align:left;margin-left:39.5pt;margin-top:9pt;width:3pt;height:3pt;z-index:1048;mso-position-horizontal-relative:page" coordorigin="790,180" coordsize="60,60">
            <v:shape id="_x0000_s1064" style="position:absolute;left:790;top:180;width:60;height:60" coordorigin="790,180" coordsize="60,60" path="m824,240r-8,l812,239,790,214r,-8l816,180r8,l850,206r,8l824,240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bridge</w:t>
      </w:r>
      <w:r>
        <w:rPr>
          <w:spacing w:val="15"/>
        </w:rPr>
        <w:t xml:space="preserve"> </w:t>
      </w:r>
      <w:r>
        <w:rPr>
          <w:spacing w:val="-1"/>
        </w:rPr>
        <w:t>exhibited</w:t>
      </w:r>
      <w:r>
        <w:rPr>
          <w:spacing w:val="16"/>
        </w:rPr>
        <w:t xml:space="preserve"> </w:t>
      </w:r>
      <w:r>
        <w:rPr>
          <w:spacing w:val="1"/>
        </w:rPr>
        <w:t>fatigue</w:t>
      </w:r>
      <w:r>
        <w:rPr>
          <w:spacing w:val="15"/>
        </w:rPr>
        <w:t xml:space="preserve"> </w:t>
      </w:r>
      <w:r>
        <w:rPr>
          <w:spacing w:val="1"/>
        </w:rPr>
        <w:t>cracks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girder</w:t>
      </w:r>
      <w:r>
        <w:rPr>
          <w:spacing w:val="18"/>
        </w:rPr>
        <w:t xml:space="preserve"> </w:t>
      </w:r>
      <w:r>
        <w:rPr>
          <w:spacing w:val="-3"/>
        </w:rPr>
        <w:t>webs</w:t>
      </w:r>
      <w:r>
        <w:rPr>
          <w:spacing w:val="12"/>
        </w:rPr>
        <w:t xml:space="preserve"> </w:t>
      </w:r>
      <w:r>
        <w:rPr>
          <w:spacing w:val="1"/>
        </w:rPr>
        <w:t>at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-4"/>
        </w:rPr>
        <w:t>wind</w:t>
      </w:r>
      <w:r>
        <w:rPr>
          <w:spacing w:val="15"/>
        </w:rPr>
        <w:t xml:space="preserve"> </w:t>
      </w:r>
      <w:r>
        <w:rPr>
          <w:spacing w:val="1"/>
        </w:rPr>
        <w:t>bracing</w:t>
      </w:r>
      <w:r>
        <w:rPr>
          <w:spacing w:val="16"/>
        </w:rPr>
        <w:t xml:space="preserve"> </w:t>
      </w:r>
      <w:r>
        <w:rPr>
          <w:spacing w:val="1"/>
        </w:rPr>
        <w:t>connections.</w:t>
      </w:r>
      <w:r>
        <w:rPr>
          <w:spacing w:val="14"/>
        </w:rPr>
        <w:t xml:space="preserve"> </w:t>
      </w:r>
    </w:p>
    <w:p w:rsidR="00335F44" w:rsidRDefault="00DC08A6" w:rsidP="00ED0EAD">
      <w:pPr>
        <w:pStyle w:val="BodyText"/>
        <w:numPr>
          <w:ilvl w:val="0"/>
          <w:numId w:val="1"/>
        </w:numPr>
        <w:spacing w:line="298" w:lineRule="auto"/>
        <w:rPr>
          <w:rFonts w:cs="Arial"/>
        </w:rPr>
        <w:pPrChange w:id="6" w:author="John Braley" w:date="2018-09-28T13:48:00Z">
          <w:pPr>
            <w:pStyle w:val="BodyText"/>
            <w:spacing w:line="298" w:lineRule="auto"/>
            <w:ind w:left="335"/>
          </w:pPr>
        </w:pPrChange>
      </w:pP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exterior</w:t>
      </w:r>
      <w:r>
        <w:rPr>
          <w:spacing w:val="21"/>
        </w:rPr>
        <w:t xml:space="preserve"> </w:t>
      </w:r>
      <w:r>
        <w:rPr>
          <w:spacing w:val="2"/>
        </w:rPr>
        <w:t>bearings</w:t>
      </w:r>
      <w:r>
        <w:rPr>
          <w:spacing w:val="58"/>
        </w:rP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t>heavily</w:t>
      </w:r>
      <w:r>
        <w:rPr>
          <w:spacing w:val="1"/>
        </w:rPr>
        <w:t xml:space="preserve"> </w:t>
      </w:r>
      <w:r>
        <w:rPr>
          <w:spacing w:val="2"/>
        </w:rPr>
        <w:t>corroded.</w:t>
      </w:r>
    </w:p>
    <w:p w:rsidR="00335F44" w:rsidRDefault="00335F44">
      <w:pPr>
        <w:spacing w:line="298" w:lineRule="auto"/>
        <w:rPr>
          <w:rFonts w:ascii="Arial" w:eastAsia="Arial" w:hAnsi="Arial" w:cs="Arial"/>
        </w:rPr>
        <w:sectPr w:rsidR="00335F44">
          <w:headerReference w:type="default" r:id="rId9"/>
          <w:type w:val="continuous"/>
          <w:pgSz w:w="12240" w:h="15840"/>
          <w:pgMar w:top="2060" w:right="660" w:bottom="280" w:left="680" w:header="1222" w:footer="720" w:gutter="0"/>
          <w:cols w:space="720"/>
        </w:sectPr>
      </w:pPr>
    </w:p>
    <w:p w:rsidR="00335F44" w:rsidRDefault="00DC08A6">
      <w:pPr>
        <w:pStyle w:val="BodyText"/>
        <w:spacing w:before="48" w:line="298" w:lineRule="auto"/>
        <w:ind w:left="335"/>
        <w:rPr>
          <w:rFonts w:cs="Arial"/>
        </w:rPr>
      </w:pPr>
      <w:r>
        <w:lastRenderedPageBreak/>
        <w:pict>
          <v:group id="_x0000_s1061" style="position:absolute;left:0;text-align:left;margin-left:39.5pt;margin-top:7.75pt;width:3pt;height:3pt;z-index:1120;mso-position-horizontal-relative:page" coordorigin="790,155" coordsize="60,60">
            <v:shape id="_x0000_s1062" style="position:absolute;left:790;top:155;width:60;height:60" coordorigin="790,155" coordsize="60,60" path="m824,215r-8,l812,214,790,189r,-8l816,155r8,l850,181r,8l824,215xe" fillcolor="black" stroked="f">
              <v:path arrowok="t"/>
            </v:shape>
            <w10:wrap anchorx="page"/>
          </v:group>
        </w:pict>
      </w:r>
      <w:r>
        <w:rPr>
          <w:rFonts w:cs="Arial"/>
          <w:spacing w:val="1"/>
        </w:rPr>
        <w:t>One</w:t>
      </w:r>
      <w:r>
        <w:rPr>
          <w:rFonts w:cs="Arial"/>
          <w:spacing w:val="35"/>
        </w:rPr>
        <w:t xml:space="preserve"> </w:t>
      </w:r>
      <w:r>
        <w:rPr>
          <w:rFonts w:cs="Arial"/>
          <w:spacing w:val="2"/>
        </w:rPr>
        <w:t>bearing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2"/>
        </w:rPr>
        <w:t>had</w:t>
      </w:r>
      <w:r>
        <w:rPr>
          <w:rFonts w:cs="Arial"/>
          <w:spacing w:val="3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2"/>
        </w:rPr>
        <w:t>broken</w:t>
      </w:r>
      <w:r>
        <w:rPr>
          <w:rFonts w:cs="Arial"/>
          <w:spacing w:val="35"/>
        </w:rPr>
        <w:t xml:space="preserve"> </w:t>
      </w:r>
      <w:proofErr w:type="spellStart"/>
      <w:r>
        <w:rPr>
          <w:rFonts w:cs="Arial"/>
          <w:spacing w:val="1"/>
        </w:rPr>
        <w:t>pintel</w:t>
      </w:r>
      <w:proofErr w:type="spellEnd"/>
      <w:r>
        <w:rPr>
          <w:rFonts w:cs="Arial"/>
          <w:spacing w:val="31"/>
        </w:rPr>
        <w:t xml:space="preserve"> </w:t>
      </w:r>
      <w:r>
        <w:rPr>
          <w:rFonts w:cs="Arial"/>
          <w:spacing w:val="-2"/>
        </w:rPr>
        <w:t>allowing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it</w:t>
      </w:r>
      <w:r>
        <w:rPr>
          <w:rFonts w:cs="Arial"/>
          <w:spacing w:val="34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5"/>
        </w:rPr>
        <w:t xml:space="preserve"> </w:t>
      </w:r>
      <w:r>
        <w:rPr>
          <w:rFonts w:cs="Arial"/>
          <w:spacing w:val="2"/>
        </w:rPr>
        <w:t>rotate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2"/>
        </w:rPr>
        <w:t>(about</w:t>
      </w:r>
      <w:r>
        <w:rPr>
          <w:rFonts w:cs="Arial"/>
          <w:spacing w:val="34"/>
        </w:rPr>
        <w:t xml:space="preserve"> </w:t>
      </w:r>
      <w:del w:id="7" w:author="John Braley" w:date="2018-09-28T13:48:00Z">
        <w:r w:rsidDel="00ED0EAD">
          <w:rPr>
            <w:rFonts w:cs="Arial"/>
            <w:spacing w:val="-1"/>
          </w:rPr>
          <w:delText>it’s</w:delText>
        </w:r>
      </w:del>
      <w:ins w:id="8" w:author="John Braley" w:date="2018-09-28T13:48:00Z">
        <w:r w:rsidR="00ED0EAD">
          <w:rPr>
            <w:rFonts w:cs="Arial"/>
            <w:spacing w:val="-1"/>
          </w:rPr>
          <w:t>its</w:t>
        </w:r>
      </w:ins>
      <w:r>
        <w:rPr>
          <w:rFonts w:cs="Arial"/>
          <w:spacing w:val="33"/>
        </w:rPr>
        <w:t xml:space="preserve"> </w:t>
      </w:r>
      <w:r>
        <w:rPr>
          <w:rFonts w:cs="Arial"/>
          <w:spacing w:val="1"/>
        </w:rPr>
        <w:t>vertical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-2"/>
        </w:rPr>
        <w:t>axis).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1"/>
        </w:rPr>
        <w:t>Deteriorated</w:t>
      </w:r>
      <w:r>
        <w:rPr>
          <w:rFonts w:cs="Arial"/>
          <w:spacing w:val="36"/>
        </w:rPr>
        <w:t xml:space="preserve"> </w:t>
      </w:r>
      <w:r>
        <w:rPr>
          <w:rFonts w:cs="Arial"/>
        </w:rPr>
        <w:t>joints</w:t>
      </w:r>
      <w:r>
        <w:rPr>
          <w:rFonts w:cs="Arial"/>
          <w:spacing w:val="33"/>
        </w:rPr>
        <w:t xml:space="preserve"> </w:t>
      </w:r>
      <w:r>
        <w:rPr>
          <w:rFonts w:cs="Arial"/>
        </w:rPr>
        <w:t>permitted</w:t>
      </w:r>
      <w:r>
        <w:rPr>
          <w:rFonts w:cs="Arial"/>
          <w:spacing w:val="78"/>
        </w:rPr>
        <w:t xml:space="preserve"> </w:t>
      </w:r>
      <w:r>
        <w:rPr>
          <w:rFonts w:cs="Arial"/>
          <w:spacing w:val="-2"/>
        </w:rPr>
        <w:t>water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drain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on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top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pier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caps</w:t>
      </w:r>
      <w:r>
        <w:rPr>
          <w:rFonts w:cs="Arial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bearings.</w:t>
      </w:r>
    </w:p>
    <w:p w:rsidR="00335F44" w:rsidRDefault="00DC08A6">
      <w:pPr>
        <w:pStyle w:val="BodyText"/>
        <w:spacing w:before="121"/>
        <w:ind w:left="335"/>
        <w:rPr>
          <w:rFonts w:cs="Arial"/>
        </w:rPr>
      </w:pPr>
      <w:r>
        <w:pict>
          <v:group id="_x0000_s1059" style="position:absolute;left:0;text-align:left;margin-left:39.5pt;margin-top:11.4pt;width:3pt;height:3pt;z-index:1144;mso-position-horizontal-relative:page" coordorigin="790,228" coordsize="60,60">
            <v:shape id="_x0000_s1060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 xml:space="preserve">The </w:t>
      </w:r>
      <w:r>
        <w:rPr>
          <w:spacing w:val="1"/>
        </w:rPr>
        <w:t>pier</w:t>
      </w:r>
      <w:r>
        <w:rPr>
          <w:spacing w:val="5"/>
        </w:rPr>
        <w:t xml:space="preserve"> </w:t>
      </w:r>
      <w:r>
        <w:rPr>
          <w:spacing w:val="1"/>
        </w:rPr>
        <w:t>cap</w:t>
      </w:r>
      <w:r>
        <w:rPr>
          <w:spacing w:val="3"/>
        </w:rPr>
        <w:t xml:space="preserve"> </w:t>
      </w:r>
      <w:r>
        <w:rPr>
          <w:spacing w:val="-1"/>
        </w:rPr>
        <w:t>exhibited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1"/>
        </w:rPr>
        <w:t>large</w:t>
      </w:r>
      <w:r>
        <w:rPr>
          <w:spacing w:val="3"/>
        </w:rPr>
        <w:t xml:space="preserve"> </w:t>
      </w:r>
      <w:r>
        <w:rPr>
          <w:spacing w:val="1"/>
        </w:rPr>
        <w:t>crack.</w:t>
      </w:r>
    </w:p>
    <w:p w:rsidR="00335F44" w:rsidRDefault="00335F44">
      <w:pPr>
        <w:spacing w:before="2"/>
        <w:rPr>
          <w:rFonts w:ascii="Arial" w:eastAsia="Arial" w:hAnsi="Arial" w:cs="Arial"/>
          <w:sz w:val="9"/>
          <w:szCs w:val="9"/>
        </w:rPr>
      </w:pPr>
    </w:p>
    <w:p w:rsidR="00ED0EAD" w:rsidRDefault="00DC08A6">
      <w:pPr>
        <w:pStyle w:val="BodyText"/>
        <w:spacing w:line="298" w:lineRule="auto"/>
        <w:ind w:left="335"/>
        <w:rPr>
          <w:ins w:id="9" w:author="John Braley" w:date="2018-09-28T13:50:00Z"/>
          <w:spacing w:val="34"/>
        </w:rPr>
      </w:pPr>
      <w:r>
        <w:pict>
          <v:group id="_x0000_s1057" style="position:absolute;left:0;text-align:left;margin-left:39.5pt;margin-top:9pt;width:3pt;height:3pt;z-index:1168;mso-position-horizontal-relative:page" coordorigin="790,180" coordsize="60,60">
            <v:shape id="_x0000_s1058" style="position:absolute;left:790;top:180;width:60;height:60" coordorigin="790,180" coordsize="60,60" path="m824,240r-8,l812,239,790,214r,-8l816,180r8,l850,206r,8l824,240xe" fillcolor="black" stroked="f">
              <v:path arrowok="t"/>
            </v:shape>
            <w10:wrap anchorx="page"/>
          </v:group>
        </w:pict>
      </w:r>
      <w:r>
        <w:rPr>
          <w:spacing w:val="-2"/>
        </w:rPr>
        <w:t>Soil</w:t>
      </w:r>
      <w:r>
        <w:rPr>
          <w:spacing w:val="30"/>
        </w:rPr>
        <w:t xml:space="preserve"> </w:t>
      </w:r>
      <w:r>
        <w:rPr>
          <w:spacing w:val="1"/>
        </w:rPr>
        <w:t>erosion</w:t>
      </w:r>
      <w:r>
        <w:rPr>
          <w:spacing w:val="36"/>
        </w:rPr>
        <w:t xml:space="preserve"> </w:t>
      </w:r>
      <w:r>
        <w:rPr>
          <w:spacing w:val="2"/>
        </w:rPr>
        <w:t>had</w:t>
      </w:r>
      <w:r>
        <w:rPr>
          <w:spacing w:val="36"/>
        </w:rPr>
        <w:t xml:space="preserve"> </w:t>
      </w:r>
      <w:r>
        <w:t>led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2"/>
        </w:rPr>
        <w:t>approach</w:t>
      </w:r>
      <w:r>
        <w:rPr>
          <w:spacing w:val="36"/>
        </w:rPr>
        <w:t xml:space="preserve"> </w:t>
      </w:r>
      <w:r>
        <w:t>settlement,</w:t>
      </w:r>
      <w:r>
        <w:rPr>
          <w:spacing w:val="34"/>
        </w:rPr>
        <w:t xml:space="preserve"> </w:t>
      </w:r>
      <w:r>
        <w:rPr>
          <w:spacing w:val="1"/>
        </w:rPr>
        <w:t>resulting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bump</w:t>
      </w:r>
      <w:r>
        <w:rPr>
          <w:spacing w:val="36"/>
        </w:rPr>
        <w:t xml:space="preserve"> </w:t>
      </w:r>
      <w:r>
        <w:rPr>
          <w:spacing w:val="1"/>
        </w:rPr>
        <w:t>at</w:t>
      </w:r>
      <w:r>
        <w:rPr>
          <w:spacing w:val="34"/>
        </w:rPr>
        <w:t xml:space="preserve"> </w:t>
      </w:r>
      <w:r>
        <w:rPr>
          <w:spacing w:val="1"/>
        </w:rPr>
        <w:t>the</w:t>
      </w:r>
      <w:r>
        <w:rPr>
          <w:spacing w:val="36"/>
        </w:rPr>
        <w:t xml:space="preserve"> </w:t>
      </w:r>
      <w:r>
        <w:rPr>
          <w:spacing w:val="2"/>
        </w:rPr>
        <w:t>bridge</w:t>
      </w:r>
      <w:r>
        <w:rPr>
          <w:spacing w:val="35"/>
        </w:rPr>
        <w:t xml:space="preserve"> </w:t>
      </w:r>
      <w:r>
        <w:rPr>
          <w:spacing w:val="-1"/>
        </w:rPr>
        <w:t>entry.</w:t>
      </w:r>
      <w:r>
        <w:rPr>
          <w:spacing w:val="34"/>
        </w:rPr>
        <w:t xml:space="preserve"> </w:t>
      </w:r>
    </w:p>
    <w:p w:rsidR="00335F44" w:rsidRDefault="00DC08A6" w:rsidP="00ED0EAD">
      <w:pPr>
        <w:pStyle w:val="BodyText"/>
        <w:numPr>
          <w:ilvl w:val="0"/>
          <w:numId w:val="1"/>
        </w:numPr>
        <w:spacing w:line="298" w:lineRule="auto"/>
        <w:rPr>
          <w:rFonts w:cs="Arial"/>
        </w:rPr>
        <w:pPrChange w:id="10" w:author="John Braley" w:date="2018-09-28T13:50:00Z">
          <w:pPr>
            <w:pStyle w:val="BodyText"/>
            <w:spacing w:line="298" w:lineRule="auto"/>
            <w:ind w:left="0"/>
          </w:pPr>
        </w:pPrChange>
      </w:pPr>
      <w:r>
        <w:rPr>
          <w:spacing w:val="2"/>
        </w:rPr>
        <w:t>Large</w:t>
      </w:r>
      <w:r>
        <w:rPr>
          <w:spacing w:val="41"/>
        </w:rPr>
        <w:t xml:space="preserve"> </w:t>
      </w:r>
      <w:r>
        <w:rPr>
          <w:spacing w:val="1"/>
        </w:rPr>
        <w:t>traffic</w:t>
      </w:r>
      <w:r>
        <w:rPr>
          <w:spacing w:val="38"/>
        </w:rPr>
        <w:t xml:space="preserve"> </w:t>
      </w:r>
      <w:r>
        <w:rPr>
          <w:spacing w:val="1"/>
        </w:rPr>
        <w:t>induced</w:t>
      </w:r>
      <w:r>
        <w:rPr>
          <w:spacing w:val="66"/>
        </w:rPr>
        <w:t xml:space="preserve"> </w:t>
      </w:r>
      <w:r>
        <w:rPr>
          <w:spacing w:val="1"/>
        </w:rPr>
        <w:t>vibrations</w:t>
      </w:r>
      <w: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rPr>
          <w:spacing w:val="2"/>
        </w:rPr>
        <w:t>reported.</w:t>
      </w:r>
    </w:p>
    <w:p w:rsidR="00335F44" w:rsidRDefault="00335F44">
      <w:pPr>
        <w:spacing w:before="9"/>
        <w:rPr>
          <w:rFonts w:ascii="Arial" w:eastAsia="Arial" w:hAnsi="Arial" w:cs="Arial"/>
          <w:sz w:val="10"/>
          <w:szCs w:val="10"/>
        </w:rPr>
      </w:pPr>
    </w:p>
    <w:p w:rsidR="00335F44" w:rsidRDefault="00DC08A6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36642" cy="203996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642" cy="20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44" w:rsidRDefault="00335F44">
      <w:pPr>
        <w:spacing w:before="7"/>
        <w:rPr>
          <w:rFonts w:ascii="Arial" w:eastAsia="Arial" w:hAnsi="Arial" w:cs="Arial"/>
          <w:sz w:val="29"/>
          <w:szCs w:val="29"/>
        </w:rPr>
      </w:pPr>
    </w:p>
    <w:p w:rsidR="00335F44" w:rsidRDefault="00DC08A6">
      <w:pPr>
        <w:pStyle w:val="BodyText"/>
        <w:spacing w:before="0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p w:rsidR="00335F44" w:rsidRDefault="00335F44">
      <w:pPr>
        <w:rPr>
          <w:rFonts w:ascii="Arial" w:eastAsia="Arial" w:hAnsi="Arial" w:cs="Arial"/>
        </w:rPr>
        <w:sectPr w:rsidR="00335F44">
          <w:headerReference w:type="even" r:id="rId11"/>
          <w:pgSz w:w="12240" w:h="15840"/>
          <w:pgMar w:top="560" w:right="680" w:bottom="280" w:left="680" w:header="0" w:footer="0" w:gutter="0"/>
          <w:cols w:space="720"/>
        </w:sectPr>
      </w:pPr>
    </w:p>
    <w:p w:rsidR="00335F44" w:rsidRDefault="00335F44">
      <w:pPr>
        <w:rPr>
          <w:rFonts w:ascii="Arial" w:eastAsia="Arial" w:hAnsi="Arial" w:cs="Arial"/>
          <w:b/>
          <w:bCs/>
          <w:sz w:val="20"/>
          <w:szCs w:val="20"/>
        </w:rPr>
      </w:pPr>
    </w:p>
    <w:p w:rsidR="00335F44" w:rsidRDefault="00335F44">
      <w:pPr>
        <w:spacing w:before="5"/>
        <w:rPr>
          <w:rFonts w:ascii="Arial" w:eastAsia="Arial" w:hAnsi="Arial" w:cs="Arial"/>
          <w:b/>
          <w:bCs/>
          <w:sz w:val="16"/>
          <w:szCs w:val="16"/>
        </w:rPr>
      </w:pPr>
    </w:p>
    <w:p w:rsidR="00335F44" w:rsidRDefault="00335F44">
      <w:pPr>
        <w:rPr>
          <w:rFonts w:ascii="Arial" w:eastAsia="Arial" w:hAnsi="Arial" w:cs="Arial"/>
          <w:sz w:val="16"/>
          <w:szCs w:val="16"/>
        </w:rPr>
        <w:sectPr w:rsidR="00335F44">
          <w:headerReference w:type="default" r:id="rId12"/>
          <w:pgSz w:w="12240" w:h="15840"/>
          <w:pgMar w:top="2060" w:right="660" w:bottom="280" w:left="680" w:header="1222" w:footer="0" w:gutter="0"/>
          <w:cols w:space="720"/>
        </w:sectPr>
      </w:pPr>
    </w:p>
    <w:p w:rsidR="00335F44" w:rsidRDefault="00DC08A6">
      <w:pPr>
        <w:pStyle w:val="BodyText"/>
        <w:ind w:left="365"/>
      </w:pPr>
      <w:bookmarkStart w:id="11" w:name="IBS_2"/>
      <w:bookmarkEnd w:id="11"/>
      <w:r>
        <w:lastRenderedPageBreak/>
        <w:t>Bridge</w:t>
      </w:r>
      <w:r>
        <w:rPr>
          <w:spacing w:val="-1"/>
        </w:rPr>
        <w:t xml:space="preserve"> </w:t>
      </w:r>
      <w:r>
        <w:t>Introduction</w:t>
      </w:r>
    </w:p>
    <w:p w:rsidR="00335F44" w:rsidRDefault="00DC08A6">
      <w:pPr>
        <w:pStyle w:val="BodyText"/>
        <w:ind w:left="365"/>
      </w:pPr>
      <w:r>
        <w:br w:type="column"/>
      </w:r>
      <w:r>
        <w:lastRenderedPageBreak/>
        <w:t xml:space="preserve">Results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335F44" w:rsidRDefault="00335F44">
      <w:pPr>
        <w:sectPr w:rsidR="00335F44">
          <w:type w:val="continuous"/>
          <w:pgSz w:w="12240" w:h="15840"/>
          <w:pgMar w:top="2060" w:right="660" w:bottom="280" w:left="680" w:header="720" w:footer="720" w:gutter="0"/>
          <w:cols w:num="2" w:space="720" w:equalWidth="0">
            <w:col w:w="2147" w:space="3223"/>
            <w:col w:w="5530"/>
          </w:cols>
        </w:sectPr>
      </w:pPr>
    </w:p>
    <w:p w:rsidR="00335F44" w:rsidRDefault="00335F44">
      <w:pPr>
        <w:spacing w:before="1"/>
        <w:rPr>
          <w:rFonts w:ascii="Arial" w:eastAsia="Arial" w:hAnsi="Arial" w:cs="Arial"/>
          <w:sz w:val="26"/>
          <w:szCs w:val="26"/>
        </w:rPr>
      </w:pPr>
    </w:p>
    <w:p w:rsidR="00335F44" w:rsidRDefault="00DC08A6">
      <w:pPr>
        <w:pStyle w:val="BodyText"/>
        <w:ind w:left="365"/>
      </w:pPr>
      <w:r>
        <w:pict>
          <v:group id="_x0000_s1049" style="position:absolute;left:0;text-align:left;margin-left:154.95pt;margin-top:-36.8pt;width:152.35pt;height:32.35pt;z-index:1240;mso-position-horizontal-relative:page" coordorigin="3099,-736" coordsize="3047,647">
            <v:group id="_x0000_s1055" style="position:absolute;left:3118;top:-721;width:3006;height:2" coordorigin="3118,-721" coordsize="3006,2">
              <v:shape id="_x0000_s1056" style="position:absolute;left:3118;top:-721;width:3006;height:2" coordorigin="3118,-721" coordsize="3006,0" path="m3118,-721r3005,e" filled="f" strokecolor="#ddd" strokeweight=".53233mm">
                <v:path arrowok="t"/>
              </v:shape>
            </v:group>
            <v:group id="_x0000_s1053" style="position:absolute;left:6131;top:-718;width:2;height:614" coordorigin="6131,-718" coordsize="2,614">
              <v:shape id="_x0000_s1054" style="position:absolute;left:6131;top:-718;width:2;height:614" coordorigin="6131,-718" coordsize="0,614" path="m6131,-718r,613e" filled="f" strokecolor="#ddd" strokeweight=".54572mm">
                <v:path arrowok="t"/>
              </v:shape>
            </v:group>
            <v:group id="_x0000_s1050" style="position:absolute;left:3114;top:-713;width:2;height:608" coordorigin="3114,-713" coordsize="2,608">
              <v:shape id="_x0000_s1052" style="position:absolute;left:3114;top:-713;width:2;height:608" coordorigin="3114,-713" coordsize="0,608" path="m3114,-713r,608e" filled="f" strokecolor="#ddd" strokeweight=".54572mm">
                <v:path arrowok="t"/>
              </v:shape>
              <v:shape id="_x0000_s1051" type="#_x0000_t202" style="position:absolute;left:3114;top:-721;width:3017;height:616" filled="f" stroked="f">
                <v:textbox inset="0,0,0,0">
                  <w:txbxContent>
                    <w:p w:rsidR="00335F44" w:rsidRDefault="00DC08A6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pacing w:val="-25"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e</w:t>
                      </w:r>
                      <w:r>
                        <w:rPr>
                          <w:rFonts w:ascii="Arial"/>
                          <w:sz w:val="21"/>
                        </w:rPr>
                        <w:t>c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hno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>l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og</w:t>
                      </w:r>
                      <w:r>
                        <w:rPr>
                          <w:rFonts w:ascii="Arial"/>
                          <w:sz w:val="21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 xml:space="preserve"> Implementation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335F44" w:rsidRDefault="00335F44">
      <w:pPr>
        <w:spacing w:before="7"/>
        <w:rPr>
          <w:rFonts w:ascii="Arial" w:eastAsia="Arial" w:hAnsi="Arial" w:cs="Arial"/>
          <w:sz w:val="15"/>
          <w:szCs w:val="15"/>
        </w:rPr>
      </w:pPr>
    </w:p>
    <w:p w:rsidR="00335F44" w:rsidRDefault="00DC08A6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6" style="width:533.35pt;height:.85pt;mso-position-horizontal-relative:char;mso-position-vertical-relative:line" coordsize="10667,17">
            <v:group id="_x0000_s1047" style="position:absolute;left:9;top:9;width:10650;height:2" coordorigin="9,9" coordsize="10650,2">
              <v:shape id="_x0000_s1048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335F44" w:rsidRDefault="00335F44">
      <w:pPr>
        <w:spacing w:before="9"/>
        <w:rPr>
          <w:rFonts w:ascii="Arial" w:eastAsia="Arial" w:hAnsi="Arial" w:cs="Arial"/>
          <w:sz w:val="19"/>
          <w:szCs w:val="19"/>
        </w:rPr>
      </w:pPr>
    </w:p>
    <w:p w:rsidR="00335F44" w:rsidRDefault="00DC08A6">
      <w:pPr>
        <w:pStyle w:val="Heading1"/>
        <w:jc w:val="both"/>
        <w:rPr>
          <w:rFonts w:cs="Arial"/>
        </w:rPr>
      </w:pPr>
      <w:r>
        <w:rPr>
          <w:spacing w:val="-2"/>
        </w:rPr>
        <w:t>Case</w:t>
      </w:r>
      <w:r>
        <w:rPr>
          <w:spacing w:val="-19"/>
        </w:rPr>
        <w:t xml:space="preserve"> </w:t>
      </w:r>
      <w:r>
        <w:t>Study: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>t</w:t>
      </w:r>
      <w:r>
        <w:rPr>
          <w:spacing w:val="-4"/>
        </w:rPr>
        <w:t>eriora</w:t>
      </w:r>
      <w:r>
        <w:rPr>
          <w:spacing w:val="-5"/>
        </w:rPr>
        <w:t>t</w:t>
      </w:r>
      <w:r>
        <w:rPr>
          <w:spacing w:val="-4"/>
        </w:rPr>
        <w:t xml:space="preserve">ion </w:t>
      </w:r>
      <w:r>
        <w:rPr>
          <w:spacing w:val="2"/>
        </w:rPr>
        <w:t>due</w:t>
      </w:r>
      <w:r>
        <w:rPr>
          <w:spacing w:val="-19"/>
        </w:rPr>
        <w:t xml:space="preserve"> </w:t>
      </w:r>
      <w:r>
        <w:rPr>
          <w:spacing w:val="-3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Structural</w:t>
      </w:r>
      <w:r>
        <w:rPr>
          <w:spacing w:val="-4"/>
        </w:rPr>
        <w:t xml:space="preserve"> </w:t>
      </w:r>
      <w:r>
        <w:rPr>
          <w:spacing w:val="-2"/>
        </w:rPr>
        <w:t>Response</w:t>
      </w:r>
    </w:p>
    <w:p w:rsidR="00335F44" w:rsidRDefault="00DC08A6">
      <w:pPr>
        <w:pStyle w:val="Heading2"/>
        <w:jc w:val="both"/>
      </w:pPr>
      <w:r>
        <w:rPr>
          <w:spacing w:val="-56"/>
        </w:rPr>
        <w:t>T</w:t>
      </w:r>
      <w:r>
        <w:rPr>
          <w:spacing w:val="-6"/>
        </w:rPr>
        <w:t>e</w:t>
      </w:r>
      <w:r>
        <w:t>c</w:t>
      </w:r>
      <w:r>
        <w:rPr>
          <w:spacing w:val="9"/>
        </w:rPr>
        <w:t>hn</w:t>
      </w:r>
      <w:r>
        <w:rPr>
          <w:spacing w:val="-6"/>
        </w:rPr>
        <w:t>o</w:t>
      </w:r>
      <w:r>
        <w:rPr>
          <w:spacing w:val="10"/>
        </w:rPr>
        <w:t>l</w:t>
      </w:r>
      <w:r>
        <w:rPr>
          <w:spacing w:val="-6"/>
        </w:rPr>
        <w:t>o</w:t>
      </w:r>
      <w:r>
        <w:rPr>
          <w:spacing w:val="9"/>
        </w:rPr>
        <w:t>g</w:t>
      </w:r>
      <w:r>
        <w:t xml:space="preserve">y </w:t>
      </w:r>
      <w:r>
        <w:rPr>
          <w:spacing w:val="-11"/>
        </w:rPr>
        <w:t>I</w:t>
      </w:r>
      <w:r>
        <w:t>m</w:t>
      </w:r>
      <w:r>
        <w:rPr>
          <w:spacing w:val="9"/>
        </w:rPr>
        <w:t>p</w:t>
      </w:r>
      <w:r>
        <w:rPr>
          <w:spacing w:val="10"/>
        </w:rPr>
        <w:t>l</w:t>
      </w:r>
      <w:r>
        <w:rPr>
          <w:spacing w:val="-6"/>
        </w:rPr>
        <w:t>e</w:t>
      </w:r>
      <w:r>
        <w:t>m</w:t>
      </w:r>
      <w:r>
        <w:rPr>
          <w:spacing w:val="-6"/>
        </w:rPr>
        <w:t>e</w:t>
      </w:r>
      <w:r>
        <w:rPr>
          <w:spacing w:val="9"/>
        </w:rPr>
        <w:t>n</w:t>
      </w:r>
      <w:r>
        <w:rPr>
          <w:spacing w:val="5"/>
        </w:rPr>
        <w:t>t</w:t>
      </w:r>
      <w:r>
        <w:rPr>
          <w:spacing w:val="-6"/>
        </w:rPr>
        <w:t>a</w:t>
      </w:r>
      <w:r>
        <w:rPr>
          <w:spacing w:val="5"/>
        </w:rPr>
        <w:t>t</w:t>
      </w:r>
      <w:r>
        <w:rPr>
          <w:spacing w:val="-5"/>
        </w:rPr>
        <w:t>i</w:t>
      </w:r>
      <w:r>
        <w:rPr>
          <w:spacing w:val="-6"/>
        </w:rPr>
        <w:t>o</w:t>
      </w:r>
      <w:r>
        <w:t>n</w:t>
      </w:r>
    </w:p>
    <w:p w:rsidR="00335F44" w:rsidRDefault="00DC08A6">
      <w:pPr>
        <w:pStyle w:val="Heading3"/>
        <w:spacing w:before="150"/>
        <w:jc w:val="both"/>
        <w:rPr>
          <w:rFonts w:cs="Arial"/>
        </w:rPr>
      </w:pPr>
      <w:r>
        <w:rPr>
          <w:spacing w:val="-1"/>
        </w:rPr>
        <w:t>Description</w:t>
      </w:r>
    </w:p>
    <w:p w:rsidR="00335F44" w:rsidRDefault="00DC08A6">
      <w:pPr>
        <w:pStyle w:val="BodyText"/>
        <w:spacing w:before="166" w:line="298" w:lineRule="auto"/>
        <w:ind w:right="126"/>
        <w:jc w:val="both"/>
      </w:pPr>
      <w:r>
        <w:rPr>
          <w:spacing w:val="3"/>
        </w:rPr>
        <w:t>The</w:t>
      </w:r>
      <w:r>
        <w:rPr>
          <w:spacing w:val="12"/>
        </w:rPr>
        <w:t xml:space="preserve"> </w:t>
      </w:r>
      <w:r>
        <w:rPr>
          <w:spacing w:val="2"/>
        </w:rPr>
        <w:t>bridge</w:t>
      </w:r>
      <w:r>
        <w:rPr>
          <w:spacing w:val="13"/>
        </w:rPr>
        <w:t xml:space="preserve"> </w:t>
      </w:r>
      <w:r>
        <w:rPr>
          <w:spacing w:val="-5"/>
        </w:rPr>
        <w:t>was</w:t>
      </w:r>
      <w:r>
        <w:rPr>
          <w:spacing w:val="10"/>
        </w:rPr>
        <w:t xml:space="preserve"> </w:t>
      </w:r>
      <w:r>
        <w:rPr>
          <w:spacing w:val="1"/>
        </w:rPr>
        <w:t>evaluated</w:t>
      </w:r>
      <w:r>
        <w:rPr>
          <w:spacing w:val="13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rPr>
          <w:spacing w:val="2"/>
        </w:rPr>
        <w:t>operational</w:t>
      </w:r>
      <w:r>
        <w:rPr>
          <w:spacing w:val="8"/>
        </w:rPr>
        <w:t xml:space="preserve"> </w:t>
      </w:r>
      <w:r>
        <w:t>monitoring,</w:t>
      </w:r>
      <w:r>
        <w:rPr>
          <w:spacing w:val="11"/>
        </w:rPr>
        <w:t xml:space="preserve"> </w:t>
      </w:r>
      <w:r>
        <w:rPr>
          <w:spacing w:val="-1"/>
        </w:rPr>
        <w:t>impact</w:t>
      </w:r>
      <w:r>
        <w:rPr>
          <w:spacing w:val="11"/>
        </w:rPr>
        <w:t xml:space="preserve"> </w:t>
      </w:r>
      <w:r>
        <w:rPr>
          <w:spacing w:val="1"/>
        </w:rPr>
        <w:t>testing,</w:t>
      </w:r>
      <w:r>
        <w:rPr>
          <w:spacing w:val="11"/>
        </w:rPr>
        <w:t xml:space="preserve"> </w:t>
      </w:r>
      <w:r>
        <w:rPr>
          <w:spacing w:val="2"/>
        </w:rPr>
        <w:t>and</w:t>
      </w:r>
      <w:r>
        <w:rPr>
          <w:spacing w:val="13"/>
        </w:rPr>
        <w:t xml:space="preserve"> </w:t>
      </w:r>
      <w:r>
        <w:rPr>
          <w:spacing w:val="2"/>
        </w:rPr>
        <w:t>proof-level</w:t>
      </w:r>
      <w:r>
        <w:rPr>
          <w:spacing w:val="8"/>
        </w:rPr>
        <w:t xml:space="preserve"> </w:t>
      </w:r>
      <w:r>
        <w:t>static</w:t>
      </w:r>
      <w:r>
        <w:rPr>
          <w:spacing w:val="10"/>
        </w:rPr>
        <w:t xml:space="preserve"> </w:t>
      </w:r>
      <w:r>
        <w:rPr>
          <w:spacing w:val="1"/>
        </w:rPr>
        <w:t>load</w:t>
      </w:r>
      <w:r>
        <w:rPr>
          <w:spacing w:val="13"/>
        </w:rPr>
        <w:t xml:space="preserve"> </w:t>
      </w:r>
      <w:r>
        <w:rPr>
          <w:spacing w:val="1"/>
        </w:rPr>
        <w:t>testing.</w:t>
      </w:r>
      <w:r>
        <w:rPr>
          <w:spacing w:val="11"/>
        </w:rPr>
        <w:t xml:space="preserve"> </w:t>
      </w:r>
      <w:r>
        <w:rPr>
          <w:spacing w:val="1"/>
        </w:rPr>
        <w:t>Finite</w:t>
      </w:r>
      <w:r>
        <w:rPr>
          <w:spacing w:val="54"/>
        </w:rPr>
        <w:t xml:space="preserve"> </w:t>
      </w:r>
      <w:r>
        <w:t>element</w:t>
      </w:r>
      <w:r>
        <w:rPr>
          <w:spacing w:val="30"/>
        </w:rPr>
        <w:t xml:space="preserve"> </w:t>
      </w:r>
      <w:r>
        <w:rPr>
          <w:spacing w:val="-1"/>
        </w:rPr>
        <w:t>models</w:t>
      </w:r>
      <w:r>
        <w:rPr>
          <w:spacing w:val="27"/>
        </w:rPr>
        <w:t xml:space="preserve"> </w:t>
      </w:r>
      <w:r>
        <w:rPr>
          <w:spacing w:val="-3"/>
        </w:rPr>
        <w:t>were</w:t>
      </w:r>
      <w:r>
        <w:rPr>
          <w:spacing w:val="31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rPr>
          <w:spacing w:val="-1"/>
        </w:rPr>
        <w:t>extensively</w:t>
      </w:r>
      <w:r>
        <w:rPr>
          <w:spacing w:val="28"/>
        </w:rPr>
        <w:t xml:space="preserve"> </w:t>
      </w:r>
      <w:r>
        <w:rPr>
          <w:spacing w:val="1"/>
        </w:rPr>
        <w:t>used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1"/>
        </w:rPr>
        <w:t>provide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more</w:t>
      </w:r>
      <w:r>
        <w:rPr>
          <w:spacing w:val="31"/>
        </w:rPr>
        <w:t xml:space="preserve"> </w:t>
      </w:r>
      <w:r>
        <w:rPr>
          <w:spacing w:val="-1"/>
        </w:rPr>
        <w:t>complete</w:t>
      </w:r>
      <w:r>
        <w:rPr>
          <w:spacing w:val="31"/>
        </w:rPr>
        <w:t xml:space="preserve"> </w:t>
      </w:r>
      <w:r>
        <w:rPr>
          <w:spacing w:val="2"/>
        </w:rPr>
        <w:t>understanding</w:t>
      </w:r>
      <w:r>
        <w:rPr>
          <w:spacing w:val="31"/>
        </w:rPr>
        <w:t xml:space="preserve"> </w:t>
      </w:r>
      <w:r>
        <w:rPr>
          <w:spacing w:val="1"/>
        </w:rPr>
        <w:t>of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1"/>
        </w:rPr>
        <w:t>behavior</w:t>
      </w:r>
      <w:r>
        <w:rPr>
          <w:spacing w:val="33"/>
        </w:rPr>
        <w:t xml:space="preserve"> </w:t>
      </w:r>
      <w:r>
        <w:rPr>
          <w:spacing w:val="1"/>
        </w:rPr>
        <w:t>of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78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 xml:space="preserve">identify </w:t>
      </w:r>
      <w:r>
        <w:rPr>
          <w:spacing w:val="1"/>
        </w:rPr>
        <w:t>influential</w:t>
      </w:r>
      <w:r>
        <w:rPr>
          <w:spacing w:val="-2"/>
        </w:rPr>
        <w:t xml:space="preserve"> </w:t>
      </w:r>
      <w:r>
        <w:rPr>
          <w:spacing w:val="-1"/>
        </w:rPr>
        <w:t>mechanisms.</w:t>
      </w:r>
    </w:p>
    <w:p w:rsidR="00335F44" w:rsidRDefault="00DC08A6">
      <w:pPr>
        <w:pStyle w:val="BodyText"/>
        <w:spacing w:before="151" w:line="298" w:lineRule="auto"/>
        <w:ind w:right="126"/>
        <w:jc w:val="both"/>
      </w:pPr>
      <w:r>
        <w:rPr>
          <w:spacing w:val="-1"/>
        </w:rPr>
        <w:t>Preliminary</w:t>
      </w:r>
      <w:r>
        <w:rPr>
          <w:spacing w:val="25"/>
        </w:rPr>
        <w:t xml:space="preserve"> </w:t>
      </w:r>
      <w:r>
        <w:rPr>
          <w:spacing w:val="2"/>
        </w:rPr>
        <w:t>operational</w:t>
      </w:r>
      <w:r>
        <w:rPr>
          <w:spacing w:val="23"/>
        </w:rPr>
        <w:t xml:space="preserve"> </w:t>
      </w:r>
      <w:r>
        <w:t>monitoring</w:t>
      </w:r>
      <w:r>
        <w:rPr>
          <w:spacing w:val="29"/>
        </w:rPr>
        <w:t xml:space="preserve"> </w:t>
      </w:r>
      <w:r>
        <w:rPr>
          <w:spacing w:val="-5"/>
        </w:rPr>
        <w:t>was</w:t>
      </w:r>
      <w:r>
        <w:rPr>
          <w:spacing w:val="26"/>
        </w:rPr>
        <w:t xml:space="preserve"> </w:t>
      </w:r>
      <w:r>
        <w:rPr>
          <w:spacing w:val="1"/>
        </w:rPr>
        <w:t>conducted</w:t>
      </w:r>
      <w:r>
        <w:rPr>
          <w:spacing w:val="28"/>
        </w:rPr>
        <w:t xml:space="preserve"> </w:t>
      </w:r>
      <w:r>
        <w:rPr>
          <w:spacing w:val="1"/>
        </w:rPr>
        <w:t>by</w:t>
      </w:r>
      <w:r>
        <w:rPr>
          <w:spacing w:val="26"/>
        </w:rPr>
        <w:t xml:space="preserve"> </w:t>
      </w:r>
      <w:r>
        <w:rPr>
          <w:spacing w:val="2"/>
        </w:rPr>
        <w:t>recording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2"/>
        </w:rPr>
        <w:t>bridge</w:t>
      </w:r>
      <w:r>
        <w:rPr>
          <w:spacing w:val="29"/>
        </w:rPr>
        <w:t xml:space="preserve"> </w:t>
      </w:r>
      <w:r>
        <w:rPr>
          <w:spacing w:val="2"/>
        </w:rPr>
        <w:t>response</w:t>
      </w:r>
      <w:r>
        <w:rPr>
          <w:spacing w:val="29"/>
        </w:rPr>
        <w:t xml:space="preserve"> </w:t>
      </w:r>
      <w:r>
        <w:rPr>
          <w:spacing w:val="1"/>
        </w:rPr>
        <w:t>(strain,</w:t>
      </w:r>
      <w:r>
        <w:rPr>
          <w:spacing w:val="27"/>
        </w:rPr>
        <w:t xml:space="preserve"> </w:t>
      </w:r>
      <w:r>
        <w:t>displacement</w:t>
      </w:r>
      <w:r>
        <w:rPr>
          <w:spacing w:val="28"/>
        </w:rPr>
        <w:t xml:space="preserve"> </w:t>
      </w:r>
      <w:r>
        <w:rPr>
          <w:spacing w:val="2"/>
        </w:rPr>
        <w:t>and</w:t>
      </w:r>
      <w:r>
        <w:rPr>
          <w:spacing w:val="78"/>
        </w:rPr>
        <w:t xml:space="preserve"> </w:t>
      </w:r>
      <w:r>
        <w:rPr>
          <w:spacing w:val="1"/>
        </w:rPr>
        <w:t>acceleration)</w:t>
      </w:r>
      <w:r>
        <w:rPr>
          <w:spacing w:val="4"/>
        </w:rPr>
        <w:t xml:space="preserve"> </w:t>
      </w:r>
      <w:r>
        <w:rPr>
          <w:spacing w:val="2"/>
        </w:rPr>
        <w:t>under</w:t>
      </w:r>
      <w:r>
        <w:rPr>
          <w:spacing w:val="5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rPr>
          <w:spacing w:val="1"/>
        </w:rPr>
        <w:t>traffic</w:t>
      </w:r>
      <w:r>
        <w:t xml:space="preserve"> </w:t>
      </w:r>
      <w:r>
        <w:rPr>
          <w:spacing w:val="1"/>
        </w:rPr>
        <w:t>conditions.</w:t>
      </w:r>
    </w:p>
    <w:p w:rsidR="00335F44" w:rsidRDefault="00DC08A6">
      <w:pPr>
        <w:pStyle w:val="BodyText"/>
        <w:spacing w:before="151" w:line="298" w:lineRule="auto"/>
        <w:ind w:right="124"/>
        <w:jc w:val="both"/>
      </w:pPr>
      <w:r>
        <w:rPr>
          <w:spacing w:val="3"/>
        </w:rPr>
        <w:t>The</w:t>
      </w:r>
      <w:r>
        <w:rPr>
          <w:spacing w:val="48"/>
        </w:rPr>
        <w:t xml:space="preserve"> </w:t>
      </w:r>
      <w:r>
        <w:rPr>
          <w:spacing w:val="-1"/>
        </w:rPr>
        <w:t>impact</w:t>
      </w:r>
      <w:r>
        <w:rPr>
          <w:spacing w:val="47"/>
        </w:rPr>
        <w:t xml:space="preserve"> </w:t>
      </w:r>
      <w:r>
        <w:rPr>
          <w:spacing w:val="1"/>
        </w:rPr>
        <w:t>test</w:t>
      </w:r>
      <w:r>
        <w:rPr>
          <w:spacing w:val="47"/>
        </w:rPr>
        <w:t xml:space="preserve"> </w:t>
      </w:r>
      <w:r>
        <w:rPr>
          <w:spacing w:val="-5"/>
        </w:rPr>
        <w:t>was</w:t>
      </w:r>
      <w:r>
        <w:rPr>
          <w:spacing w:val="45"/>
        </w:rPr>
        <w:t xml:space="preserve"> </w:t>
      </w:r>
      <w:r>
        <w:rPr>
          <w:spacing w:val="1"/>
        </w:rPr>
        <w:t>performed</w:t>
      </w:r>
      <w:r>
        <w:rPr>
          <w:spacing w:val="49"/>
        </w:rPr>
        <w:t xml:space="preserve"> </w:t>
      </w:r>
      <w:r>
        <w:rPr>
          <w:spacing w:val="1"/>
        </w:rPr>
        <w:t>by</w:t>
      </w:r>
      <w:r>
        <w:rPr>
          <w:spacing w:val="46"/>
        </w:rPr>
        <w:t xml:space="preserve"> </w:t>
      </w:r>
      <w:r>
        <w:rPr>
          <w:spacing w:val="-1"/>
        </w:rPr>
        <w:t>impacting</w:t>
      </w:r>
      <w:r>
        <w:rPr>
          <w:spacing w:val="48"/>
        </w:rPr>
        <w:t xml:space="preserve"> </w:t>
      </w:r>
      <w:r>
        <w:rPr>
          <w:spacing w:val="1"/>
        </w:rPr>
        <w:t>the</w:t>
      </w:r>
      <w:r>
        <w:rPr>
          <w:spacing w:val="49"/>
        </w:rPr>
        <w:t xml:space="preserve"> </w:t>
      </w:r>
      <w:r>
        <w:rPr>
          <w:spacing w:val="1"/>
        </w:rPr>
        <w:t>deck</w:t>
      </w:r>
      <w:r>
        <w:rPr>
          <w:spacing w:val="46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48"/>
        </w:rPr>
        <w:t xml:space="preserve"> </w:t>
      </w:r>
      <w:r>
        <w:rPr>
          <w:spacing w:val="1"/>
        </w:rPr>
        <w:t>an</w:t>
      </w:r>
      <w:r>
        <w:rPr>
          <w:spacing w:val="49"/>
        </w:rPr>
        <w:t xml:space="preserve"> </w:t>
      </w:r>
      <w:r>
        <w:t>instrumented</w:t>
      </w:r>
      <w:r>
        <w:rPr>
          <w:spacing w:val="49"/>
        </w:rPr>
        <w:t xml:space="preserve"> </w:t>
      </w:r>
      <w:r>
        <w:rPr>
          <w:spacing w:val="-1"/>
        </w:rPr>
        <w:t>sledgehammer,</w:t>
      </w:r>
      <w:r>
        <w:rPr>
          <w:spacing w:val="46"/>
        </w:rPr>
        <w:t xml:space="preserve"> </w:t>
      </w:r>
      <w:r>
        <w:rPr>
          <w:spacing w:val="-4"/>
        </w:rPr>
        <w:t>while</w:t>
      </w:r>
      <w:r>
        <w:rPr>
          <w:spacing w:val="49"/>
        </w:rPr>
        <w:t xml:space="preserve"> </w:t>
      </w:r>
      <w:r>
        <w:rPr>
          <w:spacing w:val="2"/>
        </w:rPr>
        <w:t>recording</w:t>
      </w:r>
      <w:r>
        <w:rPr>
          <w:spacing w:val="66"/>
        </w:rPr>
        <w:t xml:space="preserve"> </w:t>
      </w:r>
      <w:r>
        <w:rPr>
          <w:spacing w:val="1"/>
        </w:rPr>
        <w:t>acceleration</w:t>
      </w:r>
      <w:r>
        <w:rPr>
          <w:spacing w:val="13"/>
        </w:rPr>
        <w:t xml:space="preserve"> </w:t>
      </w:r>
      <w:r>
        <w:rPr>
          <w:spacing w:val="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many</w:t>
      </w:r>
      <w:r>
        <w:rPr>
          <w:spacing w:val="10"/>
        </w:rPr>
        <w:t xml:space="preserve"> </w:t>
      </w:r>
      <w:r>
        <w:rPr>
          <w:spacing w:val="1"/>
        </w:rPr>
        <w:t>distributed</w:t>
      </w:r>
      <w:r>
        <w:rPr>
          <w:spacing w:val="13"/>
        </w:rPr>
        <w:t xml:space="preserve"> </w:t>
      </w:r>
      <w:r>
        <w:t>locations.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1"/>
        </w:rPr>
        <w:t>data</w:t>
      </w:r>
      <w:r>
        <w:rPr>
          <w:spacing w:val="13"/>
        </w:rPr>
        <w:t xml:space="preserve"> </w:t>
      </w:r>
      <w:r>
        <w:rPr>
          <w:spacing w:val="1"/>
        </w:rPr>
        <w:t>obtained</w:t>
      </w:r>
      <w:r>
        <w:rPr>
          <w:spacing w:val="13"/>
        </w:rPr>
        <w:t xml:space="preserve"> </w:t>
      </w:r>
      <w:r>
        <w:rPr>
          <w:spacing w:val="2"/>
        </w:rPr>
        <w:t>from</w:t>
      </w:r>
      <w: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dynamic</w:t>
      </w:r>
      <w:r>
        <w:rPr>
          <w:spacing w:val="10"/>
        </w:rPr>
        <w:t xml:space="preserve"> </w:t>
      </w:r>
      <w:r>
        <w:rPr>
          <w:spacing w:val="1"/>
        </w:rPr>
        <w:t>tests</w:t>
      </w:r>
      <w:r>
        <w:rPr>
          <w:spacing w:val="11"/>
        </w:rPr>
        <w:t xml:space="preserve"> </w:t>
      </w:r>
      <w:r>
        <w:rPr>
          <w:spacing w:val="1"/>
        </w:rPr>
        <w:t>can</w:t>
      </w:r>
      <w:r>
        <w:rPr>
          <w:spacing w:val="13"/>
        </w:rPr>
        <w:t xml:space="preserve"> </w:t>
      </w:r>
      <w:r>
        <w:rPr>
          <w:spacing w:val="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analyzed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extract</w:t>
      </w:r>
      <w:r>
        <w:rPr>
          <w:spacing w:val="86"/>
          <w:w w:val="99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dynamic</w:t>
      </w:r>
      <w:r>
        <w:rPr>
          <w:spacing w:val="29"/>
        </w:rPr>
        <w:t xml:space="preserve"> </w:t>
      </w:r>
      <w:r>
        <w:rPr>
          <w:spacing w:val="2"/>
        </w:rPr>
        <w:t>properties</w:t>
      </w:r>
      <w:r>
        <w:rPr>
          <w:spacing w:val="29"/>
        </w:rPr>
        <w:t xml:space="preserve"> </w:t>
      </w:r>
      <w:r>
        <w:rPr>
          <w:spacing w:val="1"/>
        </w:rPr>
        <w:t>of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2"/>
        </w:rPr>
        <w:t xml:space="preserve"> </w:t>
      </w:r>
      <w:r>
        <w:rPr>
          <w:spacing w:val="2"/>
        </w:rPr>
        <w:t>structure</w:t>
      </w:r>
      <w:r>
        <w:rPr>
          <w:spacing w:val="32"/>
        </w:rPr>
        <w:t xml:space="preserve"> </w:t>
      </w:r>
      <w:r>
        <w:rPr>
          <w:spacing w:val="2"/>
        </w:rPr>
        <w:t>(shapes</w:t>
      </w:r>
      <w:r>
        <w:rPr>
          <w:spacing w:val="29"/>
        </w:rPr>
        <w:t xml:space="preserve"> </w:t>
      </w:r>
      <w:r>
        <w:rPr>
          <w:spacing w:val="2"/>
        </w:rPr>
        <w:t>and</w:t>
      </w:r>
      <w:r>
        <w:rPr>
          <w:spacing w:val="31"/>
        </w:rPr>
        <w:t xml:space="preserve"> </w:t>
      </w:r>
      <w:r>
        <w:rPr>
          <w:spacing w:val="2"/>
        </w:rPr>
        <w:t>frequencies</w:t>
      </w:r>
      <w:r>
        <w:rPr>
          <w:spacing w:val="29"/>
        </w:rPr>
        <w:t xml:space="preserve"> </w:t>
      </w:r>
      <w:r>
        <w:rPr>
          <w:spacing w:val="1"/>
        </w:rPr>
        <w:t>of</w:t>
      </w:r>
      <w:r>
        <w:rPr>
          <w:spacing w:val="31"/>
        </w:rPr>
        <w:t xml:space="preserve"> </w:t>
      </w:r>
      <w:r>
        <w:rPr>
          <w:spacing w:val="2"/>
        </w:rPr>
        <w:t>natural</w:t>
      </w:r>
      <w:r>
        <w:rPr>
          <w:spacing w:val="28"/>
        </w:rPr>
        <w:t xml:space="preserve"> </w:t>
      </w:r>
      <w:r>
        <w:rPr>
          <w:spacing w:val="-1"/>
        </w:rPr>
        <w:t>modes</w:t>
      </w:r>
      <w:r>
        <w:rPr>
          <w:spacing w:val="29"/>
        </w:rPr>
        <w:t xml:space="preserve"> </w:t>
      </w:r>
      <w:r>
        <w:rPr>
          <w:spacing w:val="1"/>
        </w:rPr>
        <w:t>of</w:t>
      </w:r>
      <w:r>
        <w:rPr>
          <w:spacing w:val="31"/>
        </w:rPr>
        <w:t xml:space="preserve"> </w:t>
      </w:r>
      <w:r>
        <w:rPr>
          <w:spacing w:val="1"/>
        </w:rPr>
        <w:t>vibration)</w:t>
      </w:r>
      <w:r>
        <w:rPr>
          <w:spacing w:val="33"/>
        </w:rPr>
        <w:t xml:space="preserve"> </w:t>
      </w:r>
      <w:r>
        <w:rPr>
          <w:spacing w:val="-4"/>
        </w:rPr>
        <w:t>which</w:t>
      </w:r>
      <w:r>
        <w:rPr>
          <w:spacing w:val="32"/>
        </w:rPr>
        <w:t xml:space="preserve"> </w:t>
      </w:r>
      <w:r>
        <w:rPr>
          <w:spacing w:val="1"/>
        </w:rPr>
        <w:t>can</w:t>
      </w:r>
      <w:r>
        <w:rPr>
          <w:spacing w:val="32"/>
        </w:rPr>
        <w:t xml:space="preserve"> </w:t>
      </w:r>
      <w:r>
        <w:rPr>
          <w:spacing w:val="1"/>
        </w:rPr>
        <w:t>be</w:t>
      </w:r>
      <w:r>
        <w:rPr>
          <w:spacing w:val="66"/>
        </w:rPr>
        <w:t xml:space="preserve"> </w:t>
      </w:r>
      <w:r>
        <w:rPr>
          <w:spacing w:val="1"/>
        </w:rPr>
        <w:t>used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calibrate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finite</w:t>
      </w:r>
      <w:r>
        <w:rPr>
          <w:spacing w:val="4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rPr>
          <w:spacing w:val="-1"/>
        </w:rPr>
        <w:t xml:space="preserve">model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bridge.</w:t>
      </w:r>
    </w:p>
    <w:p w:rsidR="00335F44" w:rsidRDefault="00DC08A6">
      <w:pPr>
        <w:pStyle w:val="BodyText"/>
        <w:spacing w:before="151" w:line="298" w:lineRule="auto"/>
        <w:ind w:right="123"/>
        <w:jc w:val="both"/>
      </w:pPr>
      <w:r>
        <w:rPr>
          <w:spacing w:val="3"/>
        </w:rPr>
        <w:t>The</w:t>
      </w:r>
      <w:r>
        <w:rPr>
          <w:spacing w:val="43"/>
        </w:rPr>
        <w:t xml:space="preserve"> </w:t>
      </w:r>
      <w:r>
        <w:t>static</w:t>
      </w:r>
      <w:r>
        <w:rPr>
          <w:spacing w:val="41"/>
        </w:rPr>
        <w:t xml:space="preserve"> </w:t>
      </w:r>
      <w:r>
        <w:rPr>
          <w:spacing w:val="1"/>
        </w:rPr>
        <w:t>load</w:t>
      </w:r>
      <w:r>
        <w:rPr>
          <w:spacing w:val="44"/>
        </w:rPr>
        <w:t xml:space="preserve"> </w:t>
      </w:r>
      <w:r>
        <w:rPr>
          <w:spacing w:val="1"/>
        </w:rPr>
        <w:t>test</w:t>
      </w:r>
      <w:r>
        <w:rPr>
          <w:spacing w:val="42"/>
        </w:rPr>
        <w:t xml:space="preserve"> </w:t>
      </w:r>
      <w:r>
        <w:t>consisted</w:t>
      </w:r>
      <w:r>
        <w:rPr>
          <w:spacing w:val="44"/>
        </w:rPr>
        <w:t xml:space="preserve"> </w:t>
      </w:r>
      <w:r>
        <w:rPr>
          <w:spacing w:val="1"/>
        </w:rPr>
        <w:t>of</w:t>
      </w:r>
      <w:r>
        <w:rPr>
          <w:spacing w:val="41"/>
        </w:rPr>
        <w:t xml:space="preserve"> </w:t>
      </w:r>
      <w:r>
        <w:t>placing</w:t>
      </w:r>
      <w:r>
        <w:rPr>
          <w:spacing w:val="44"/>
        </w:rPr>
        <w:t xml:space="preserve"> </w:t>
      </w:r>
      <w:r>
        <w:rPr>
          <w:spacing w:val="1"/>
        </w:rPr>
        <w:t>loaded</w:t>
      </w:r>
      <w:r>
        <w:rPr>
          <w:spacing w:val="44"/>
        </w:rPr>
        <w:t xml:space="preserve"> </w:t>
      </w:r>
      <w:r>
        <w:rPr>
          <w:spacing w:val="-1"/>
        </w:rPr>
        <w:t>dump</w:t>
      </w:r>
      <w:r>
        <w:rPr>
          <w:spacing w:val="44"/>
        </w:rPr>
        <w:t xml:space="preserve"> </w:t>
      </w:r>
      <w:r>
        <w:rPr>
          <w:spacing w:val="1"/>
        </w:rPr>
        <w:t>trucks</w:t>
      </w:r>
      <w:r>
        <w:rPr>
          <w:spacing w:val="41"/>
        </w:rPr>
        <w:t xml:space="preserve"> </w:t>
      </w:r>
      <w:r>
        <w:rPr>
          <w:spacing w:val="1"/>
        </w:rPr>
        <w:t>on</w:t>
      </w:r>
      <w:r>
        <w:rPr>
          <w:spacing w:val="43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2"/>
        </w:rPr>
        <w:t>bridge</w:t>
      </w:r>
      <w:r>
        <w:rPr>
          <w:spacing w:val="44"/>
        </w:rPr>
        <w:t xml:space="preserve"> </w:t>
      </w:r>
      <w:r>
        <w:rPr>
          <w:spacing w:val="1"/>
        </w:rPr>
        <w:t>up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1"/>
        </w:rPr>
        <w:t>the</w:t>
      </w:r>
      <w:r>
        <w:rPr>
          <w:spacing w:val="43"/>
        </w:rPr>
        <w:t xml:space="preserve"> </w:t>
      </w:r>
      <w:r>
        <w:rPr>
          <w:spacing w:val="2"/>
        </w:rPr>
        <w:t>proof-level</w:t>
      </w:r>
      <w:r>
        <w:rPr>
          <w:spacing w:val="39"/>
        </w:rPr>
        <w:t xml:space="preserve"> </w:t>
      </w:r>
      <w:r>
        <w:rPr>
          <w:spacing w:val="1"/>
        </w:rPr>
        <w:t>load</w:t>
      </w:r>
      <w:r>
        <w:rPr>
          <w:spacing w:val="44"/>
        </w:rPr>
        <w:t xml:space="preserve"> </w:t>
      </w:r>
      <w:r>
        <w:rPr>
          <w:spacing w:val="-4"/>
        </w:rPr>
        <w:t>while</w:t>
      </w:r>
      <w:r>
        <w:rPr>
          <w:spacing w:val="66"/>
        </w:rPr>
        <w:t xml:space="preserve"> </w:t>
      </w:r>
      <w:r>
        <w:rPr>
          <w:spacing w:val="2"/>
        </w:rPr>
        <w:t>recording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9"/>
        </w:rPr>
        <w:t xml:space="preserve"> </w:t>
      </w:r>
      <w:r>
        <w:rPr>
          <w:spacing w:val="2"/>
        </w:rPr>
        <w:t>bridge</w:t>
      </w:r>
      <w:r>
        <w:rPr>
          <w:spacing w:val="18"/>
        </w:rPr>
        <w:t xml:space="preserve"> </w:t>
      </w:r>
      <w:r>
        <w:rPr>
          <w:spacing w:val="2"/>
        </w:rPr>
        <w:t>response</w:t>
      </w:r>
      <w:r>
        <w:rPr>
          <w:spacing w:val="19"/>
        </w:rPr>
        <w:t xml:space="preserve"> </w:t>
      </w:r>
      <w:r>
        <w:rPr>
          <w:spacing w:val="1"/>
        </w:rPr>
        <w:t>(strain</w:t>
      </w:r>
      <w:r>
        <w:rPr>
          <w:spacing w:val="19"/>
        </w:rPr>
        <w:t xml:space="preserve"> </w:t>
      </w:r>
      <w:r>
        <w:rPr>
          <w:spacing w:val="2"/>
        </w:rPr>
        <w:t>and</w:t>
      </w:r>
      <w:r>
        <w:rPr>
          <w:spacing w:val="18"/>
        </w:rPr>
        <w:t xml:space="preserve"> </w:t>
      </w:r>
      <w:r>
        <w:t>displacement).</w:t>
      </w:r>
      <w:r>
        <w:rPr>
          <w:spacing w:val="18"/>
        </w:rPr>
        <w:t xml:space="preserve"> </w:t>
      </w:r>
      <w:r>
        <w:rPr>
          <w:spacing w:val="-8"/>
        </w:rPr>
        <w:t>I</w:t>
      </w:r>
      <w:r>
        <w:rPr>
          <w:spacing w:val="-7"/>
        </w:rPr>
        <w:t>n</w:t>
      </w:r>
      <w:r>
        <w:rPr>
          <w:spacing w:val="19"/>
        </w:rPr>
        <w:t xml:space="preserve"> </w:t>
      </w:r>
      <w:r>
        <w:rPr>
          <w:spacing w:val="-2"/>
        </w:rPr>
        <w:t>some</w:t>
      </w:r>
      <w:r>
        <w:rPr>
          <w:spacing w:val="18"/>
        </w:rPr>
        <w:t xml:space="preserve"> </w:t>
      </w:r>
      <w:r>
        <w:rPr>
          <w:spacing w:val="1"/>
        </w:rPr>
        <w:t>cases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9"/>
        </w:rPr>
        <w:t xml:space="preserve"> </w:t>
      </w:r>
      <w:r>
        <w:rPr>
          <w:spacing w:val="2"/>
        </w:rPr>
        <w:t>responses</w:t>
      </w:r>
      <w:r>
        <w:rPr>
          <w:spacing w:val="15"/>
        </w:rPr>
        <w:t xml:space="preserve"> </w:t>
      </w:r>
      <w:r>
        <w:rPr>
          <w:spacing w:val="1"/>
        </w:rPr>
        <w:t>can</w:t>
      </w:r>
      <w:r>
        <w:rPr>
          <w:spacing w:val="19"/>
        </w:rPr>
        <w:t xml:space="preserve"> </w:t>
      </w:r>
      <w:r>
        <w:rPr>
          <w:spacing w:val="1"/>
        </w:rPr>
        <w:t>be</w:t>
      </w:r>
      <w:r>
        <w:rPr>
          <w:spacing w:val="19"/>
        </w:rPr>
        <w:t xml:space="preserve"> </w:t>
      </w:r>
      <w:r>
        <w:rPr>
          <w:spacing w:val="1"/>
        </w:rPr>
        <w:t>used</w:t>
      </w:r>
      <w:r>
        <w:rPr>
          <w:spacing w:val="18"/>
        </w:rPr>
        <w:t xml:space="preserve"> </w:t>
      </w:r>
      <w:r>
        <w:rPr>
          <w:spacing w:val="1"/>
        </w:rPr>
        <w:t>directly</w:t>
      </w:r>
      <w:r>
        <w:rPr>
          <w:spacing w:val="1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rPr>
          <w:spacing w:val="1"/>
        </w:rPr>
        <w:t>describe</w:t>
      </w:r>
      <w:r>
        <w:rPr>
          <w:spacing w:val="27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1"/>
        </w:rPr>
        <w:t>bridge’s</w:t>
      </w:r>
      <w:r>
        <w:rPr>
          <w:spacing w:val="24"/>
        </w:rPr>
        <w:t xml:space="preserve"> </w:t>
      </w:r>
      <w:r>
        <w:rPr>
          <w:spacing w:val="1"/>
        </w:rPr>
        <w:t>capacity</w:t>
      </w:r>
      <w:r>
        <w:rPr>
          <w:spacing w:val="25"/>
        </w:rPr>
        <w:t xml:space="preserve"> </w:t>
      </w:r>
      <w:r>
        <w:rPr>
          <w:spacing w:val="2"/>
        </w:rPr>
        <w:t>and</w:t>
      </w:r>
      <w:r>
        <w:rPr>
          <w:spacing w:val="27"/>
        </w:rPr>
        <w:t xml:space="preserve"> </w:t>
      </w:r>
      <w:r>
        <w:t>behavior.</w:t>
      </w:r>
      <w:r>
        <w:rPr>
          <w:spacing w:val="27"/>
        </w:rPr>
        <w:t xml:space="preserve"> </w:t>
      </w:r>
      <w:r>
        <w:rPr>
          <w:spacing w:val="3"/>
        </w:rPr>
        <w:t>The</w:t>
      </w:r>
      <w:r>
        <w:rPr>
          <w:spacing w:val="27"/>
        </w:rPr>
        <w:t xml:space="preserve"> </w:t>
      </w:r>
      <w:r>
        <w:rPr>
          <w:spacing w:val="2"/>
        </w:rPr>
        <w:t>responses</w:t>
      </w:r>
      <w:r>
        <w:rPr>
          <w:spacing w:val="25"/>
        </w:rPr>
        <w:t xml:space="preserve"> </w:t>
      </w:r>
      <w:r>
        <w:rPr>
          <w:spacing w:val="1"/>
        </w:rPr>
        <w:t>can</w:t>
      </w:r>
      <w:r>
        <w:rPr>
          <w:spacing w:val="28"/>
        </w:rPr>
        <w:t xml:space="preserve"> </w:t>
      </w:r>
      <w:r>
        <w:t>also</w:t>
      </w:r>
      <w:r>
        <w:rPr>
          <w:spacing w:val="27"/>
        </w:rPr>
        <w:t xml:space="preserve"> </w:t>
      </w:r>
      <w:r>
        <w:rPr>
          <w:spacing w:val="1"/>
        </w:rPr>
        <w:t>be</w:t>
      </w:r>
      <w:r>
        <w:rPr>
          <w:spacing w:val="28"/>
        </w:rPr>
        <w:t xml:space="preserve"> </w:t>
      </w:r>
      <w:r>
        <w:t>compared</w:t>
      </w:r>
      <w:r>
        <w:rPr>
          <w:spacing w:val="27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8"/>
        </w:rPr>
        <w:t xml:space="preserve"> </w:t>
      </w:r>
      <w:r>
        <w:rPr>
          <w:spacing w:val="3"/>
        </w:rPr>
        <w:t>FE</w:t>
      </w:r>
      <w:r>
        <w:rPr>
          <w:spacing w:val="19"/>
        </w:rPr>
        <w:t xml:space="preserve"> </w:t>
      </w:r>
      <w:r>
        <w:rPr>
          <w:spacing w:val="-1"/>
        </w:rPr>
        <w:t>model</w:t>
      </w:r>
      <w:r>
        <w:rPr>
          <w:spacing w:val="23"/>
        </w:rPr>
        <w:t xml:space="preserve"> </w:t>
      </w:r>
      <w:r>
        <w:rPr>
          <w:spacing w:val="1"/>
        </w:rPr>
        <w:t>predictions</w:t>
      </w:r>
      <w:r>
        <w:rPr>
          <w:spacing w:val="72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calibrate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model.</w:t>
      </w:r>
    </w:p>
    <w:p w:rsidR="00335F44" w:rsidRDefault="00DC08A6">
      <w:pPr>
        <w:pStyle w:val="Heading3"/>
        <w:jc w:val="both"/>
        <w:rPr>
          <w:rFonts w:cs="Arial"/>
        </w:rPr>
      </w:pPr>
      <w:r>
        <w:rPr>
          <w:spacing w:val="-1"/>
        </w:rPr>
        <w:t>Methods</w:t>
      </w:r>
    </w:p>
    <w:p w:rsidR="00335F44" w:rsidRDefault="00DC08A6">
      <w:pPr>
        <w:pStyle w:val="BodyText"/>
        <w:spacing w:before="166" w:line="298" w:lineRule="auto"/>
        <w:ind w:right="124"/>
        <w:jc w:val="both"/>
      </w:pPr>
      <w:r>
        <w:rPr>
          <w:spacing w:val="2"/>
        </w:rPr>
        <w:t>Thirty-one</w:t>
      </w:r>
      <w:r>
        <w:rPr>
          <w:spacing w:val="24"/>
        </w:rPr>
        <w:t xml:space="preserve"> </w:t>
      </w:r>
      <w:r>
        <w:rPr>
          <w:spacing w:val="2"/>
        </w:rPr>
        <w:t>(31)</w:t>
      </w:r>
      <w:r>
        <w:rPr>
          <w:spacing w:val="26"/>
        </w:rPr>
        <w:t xml:space="preserve"> </w:t>
      </w:r>
      <w:r>
        <w:rPr>
          <w:spacing w:val="1"/>
        </w:rPr>
        <w:t>accelerometers</w:t>
      </w:r>
      <w:r>
        <w:rPr>
          <w:spacing w:val="21"/>
        </w:rPr>
        <w:t xml:space="preserve"> </w:t>
      </w:r>
      <w:r>
        <w:rPr>
          <w:spacing w:val="-3"/>
        </w:rPr>
        <w:t>were</w:t>
      </w:r>
      <w:r>
        <w:rPr>
          <w:spacing w:val="24"/>
        </w:rPr>
        <w:t xml:space="preserve"> </w:t>
      </w:r>
      <w:r>
        <w:rPr>
          <w:spacing w:val="1"/>
        </w:rPr>
        <w:t>used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2"/>
        </w:rPr>
        <w:t>capture</w:t>
      </w:r>
      <w:r>
        <w:rPr>
          <w:spacing w:val="24"/>
        </w:rPr>
        <w:t xml:space="preserve"> </w:t>
      </w:r>
      <w:r>
        <w:rPr>
          <w:spacing w:val="2"/>
        </w:rPr>
        <w:t>bridge</w:t>
      </w:r>
      <w:r>
        <w:rPr>
          <w:spacing w:val="25"/>
        </w:rPr>
        <w:t xml:space="preserve"> </w:t>
      </w:r>
      <w:r>
        <w:rPr>
          <w:spacing w:val="-1"/>
        </w:rPr>
        <w:t>motion.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accelerometers</w:t>
      </w:r>
      <w:r>
        <w:rPr>
          <w:spacing w:val="20"/>
        </w:rPr>
        <w:t xml:space="preserve"> </w:t>
      </w:r>
      <w:r>
        <w:rPr>
          <w:spacing w:val="-3"/>
        </w:rPr>
        <w:t>were</w:t>
      </w:r>
      <w:r>
        <w:rPr>
          <w:spacing w:val="24"/>
        </w:rPr>
        <w:t xml:space="preserve"> </w:t>
      </w:r>
      <w:r>
        <w:t>installed</w:t>
      </w:r>
      <w:r>
        <w:rPr>
          <w:spacing w:val="25"/>
        </w:rPr>
        <w:t xml:space="preserve"> </w:t>
      </w:r>
      <w:r>
        <w:rPr>
          <w:spacing w:val="1"/>
        </w:rPr>
        <w:t>on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68"/>
        </w:rPr>
        <w:t xml:space="preserve"> </w:t>
      </w:r>
      <w:r>
        <w:rPr>
          <w:spacing w:val="1"/>
        </w:rPr>
        <w:t>bottom</w:t>
      </w:r>
      <w:r>
        <w:rPr>
          <w:spacing w:val="2"/>
        </w:rPr>
        <w:t xml:space="preserve"> </w:t>
      </w:r>
      <w:r>
        <w:rPr>
          <w:spacing w:val="1"/>
        </w:rPr>
        <w:t>flange</w:t>
      </w:r>
      <w:r>
        <w:rPr>
          <w:spacing w:val="15"/>
        </w:rPr>
        <w:t xml:space="preserve"> </w:t>
      </w:r>
      <w:r>
        <w:rPr>
          <w:spacing w:val="1"/>
        </w:rPr>
        <w:t>of</w:t>
      </w:r>
      <w:r>
        <w:rPr>
          <w:spacing w:val="15"/>
        </w:rPr>
        <w:t xml:space="preserve"> </w:t>
      </w:r>
      <w:r>
        <w:rPr>
          <w:spacing w:val="2"/>
        </w:rPr>
        <w:t>girders</w:t>
      </w:r>
      <w:r>
        <w:rPr>
          <w:spacing w:val="12"/>
        </w:rPr>
        <w:t xml:space="preserve"> </w:t>
      </w:r>
      <w:r>
        <w:rPr>
          <w:spacing w:val="-1"/>
        </w:rPr>
        <w:t>six</w:t>
      </w:r>
      <w:r>
        <w:rPr>
          <w:spacing w:val="-2"/>
        </w:rPr>
        <w:t xml:space="preserve"> </w:t>
      </w:r>
      <w:r>
        <w:rPr>
          <w:spacing w:val="2"/>
        </w:rPr>
        <w:t>and</w:t>
      </w:r>
      <w:r>
        <w:rPr>
          <w:spacing w:val="15"/>
        </w:rPr>
        <w:t xml:space="preserve"> </w:t>
      </w:r>
      <w:r>
        <w:rPr>
          <w:spacing w:val="1"/>
        </w:rPr>
        <w:t>eight,</w:t>
      </w:r>
      <w:r>
        <w:rPr>
          <w:spacing w:val="15"/>
        </w:rPr>
        <w:t xml:space="preserve"> </w:t>
      </w:r>
      <w:r>
        <w:rPr>
          <w:spacing w:val="-4"/>
        </w:rPr>
        <w:t>while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proofErr w:type="gramStart"/>
      <w:r>
        <w:t>remainder</w:t>
      </w:r>
      <w:r>
        <w:rPr>
          <w:spacing w:val="17"/>
        </w:rPr>
        <w:t xml:space="preserve"> </w:t>
      </w:r>
      <w:r>
        <w:rPr>
          <w:spacing w:val="1"/>
        </w:rPr>
        <w:t>of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sensors</w:t>
      </w:r>
      <w:r>
        <w:rPr>
          <w:spacing w:val="12"/>
        </w:rPr>
        <w:t xml:space="preserve"> </w:t>
      </w:r>
      <w:r>
        <w:rPr>
          <w:spacing w:val="-3"/>
        </w:rPr>
        <w:t>were</w:t>
      </w:r>
      <w:proofErr w:type="gramEnd"/>
      <w:r>
        <w:rPr>
          <w:spacing w:val="16"/>
        </w:rPr>
        <w:t xml:space="preserve"> </w:t>
      </w:r>
      <w:r>
        <w:t>installed</w:t>
      </w:r>
      <w:r>
        <w:rPr>
          <w:spacing w:val="15"/>
        </w:rPr>
        <w:t xml:space="preserve"> </w:t>
      </w:r>
      <w:r>
        <w:rPr>
          <w:spacing w:val="1"/>
        </w:rPr>
        <w:t>on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top</w:t>
      </w:r>
      <w:r>
        <w:rPr>
          <w:spacing w:val="15"/>
        </w:rPr>
        <w:t xml:space="preserve"> </w:t>
      </w:r>
      <w:r>
        <w:rPr>
          <w:spacing w:val="1"/>
        </w:rPr>
        <w:t>of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deck.</w:t>
      </w:r>
      <w:r>
        <w:rPr>
          <w:spacing w:val="80"/>
          <w:w w:val="99"/>
        </w:rPr>
        <w:t xml:space="preserve"> </w:t>
      </w:r>
      <w:r>
        <w:rPr>
          <w:spacing w:val="2"/>
        </w:rPr>
        <w:t>These</w:t>
      </w:r>
      <w:r>
        <w:rPr>
          <w:spacing w:val="34"/>
        </w:rPr>
        <w:t xml:space="preserve"> </w:t>
      </w:r>
      <w:r>
        <w:rPr>
          <w:spacing w:val="1"/>
        </w:rPr>
        <w:t>accelerometers</w:t>
      </w:r>
      <w:r>
        <w:rPr>
          <w:spacing w:val="31"/>
        </w:rPr>
        <w:t xml:space="preserve"> </w:t>
      </w:r>
      <w:r>
        <w:rPr>
          <w:spacing w:val="-3"/>
        </w:rPr>
        <w:t>were</w:t>
      </w:r>
      <w:r>
        <w:rPr>
          <w:spacing w:val="34"/>
        </w:rPr>
        <w:t xml:space="preserve"> </w:t>
      </w:r>
      <w:r>
        <w:rPr>
          <w:spacing w:val="1"/>
        </w:rPr>
        <w:t>used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2"/>
        </w:rPr>
        <w:t>record</w:t>
      </w:r>
      <w:r>
        <w:rPr>
          <w:spacing w:val="34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2"/>
        </w:rPr>
        <w:t>bridge</w:t>
      </w:r>
      <w:r>
        <w:rPr>
          <w:spacing w:val="34"/>
        </w:rPr>
        <w:t xml:space="preserve"> </w:t>
      </w:r>
      <w:r>
        <w:rPr>
          <w:spacing w:val="-1"/>
        </w:rPr>
        <w:t>motion</w:t>
      </w:r>
      <w:r>
        <w:rPr>
          <w:spacing w:val="34"/>
        </w:rPr>
        <w:t xml:space="preserve"> </w:t>
      </w:r>
      <w:r>
        <w:rPr>
          <w:spacing w:val="2"/>
        </w:rPr>
        <w:t>under</w:t>
      </w:r>
      <w:r>
        <w:rPr>
          <w:spacing w:val="36"/>
        </w:rPr>
        <w:t xml:space="preserve"> </w:t>
      </w:r>
      <w:r>
        <w:rPr>
          <w:spacing w:val="2"/>
        </w:rPr>
        <w:t>operational</w:t>
      </w:r>
      <w:r>
        <w:rPr>
          <w:spacing w:val="29"/>
        </w:rPr>
        <w:t xml:space="preserve"> </w:t>
      </w:r>
      <w:r>
        <w:rPr>
          <w:spacing w:val="1"/>
        </w:rPr>
        <w:t>conditions</w:t>
      </w:r>
      <w:r>
        <w:rPr>
          <w:spacing w:val="31"/>
        </w:rPr>
        <w:t xml:space="preserve"> </w:t>
      </w:r>
      <w:r>
        <w:rPr>
          <w:spacing w:val="1"/>
        </w:rPr>
        <w:t>as</w:t>
      </w:r>
      <w:r>
        <w:rPr>
          <w:spacing w:val="31"/>
        </w:rPr>
        <w:t xml:space="preserve"> </w:t>
      </w:r>
      <w:r>
        <w:rPr>
          <w:spacing w:val="-4"/>
        </w:rPr>
        <w:t>well</w:t>
      </w:r>
      <w:r>
        <w:rPr>
          <w:spacing w:val="29"/>
        </w:rPr>
        <w:t xml:space="preserve"> </w:t>
      </w:r>
      <w:r>
        <w:rPr>
          <w:spacing w:val="1"/>
        </w:rPr>
        <w:t>as</w:t>
      </w:r>
      <w:r>
        <w:rPr>
          <w:spacing w:val="31"/>
        </w:rPr>
        <w:t xml:space="preserve"> </w:t>
      </w:r>
      <w:r>
        <w:rPr>
          <w:spacing w:val="2"/>
        </w:rPr>
        <w:t>due</w:t>
      </w:r>
      <w:r>
        <w:rPr>
          <w:spacing w:val="3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rPr>
          <w:spacing w:val="1"/>
        </w:rPr>
        <w:t>controlled</w:t>
      </w:r>
      <w:r>
        <w:rPr>
          <w:spacing w:val="19"/>
        </w:rPr>
        <w:t xml:space="preserve"> </w:t>
      </w:r>
      <w:r>
        <w:rPr>
          <w:spacing w:val="-1"/>
        </w:rPr>
        <w:t>impacts.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impact</w:t>
      </w:r>
      <w:r>
        <w:rPr>
          <w:spacing w:val="18"/>
        </w:rPr>
        <w:t xml:space="preserve"> </w:t>
      </w:r>
      <w:r>
        <w:rPr>
          <w:spacing w:val="1"/>
        </w:rPr>
        <w:t>test</w:t>
      </w:r>
      <w:r>
        <w:rPr>
          <w:spacing w:val="19"/>
        </w:rPr>
        <w:t xml:space="preserve"> </w:t>
      </w:r>
      <w:r>
        <w:rPr>
          <w:spacing w:val="-5"/>
        </w:rPr>
        <w:t>was</w:t>
      </w:r>
      <w:r>
        <w:rPr>
          <w:spacing w:val="16"/>
        </w:rPr>
        <w:t xml:space="preserve"> </w:t>
      </w:r>
      <w:r>
        <w:rPr>
          <w:spacing w:val="1"/>
        </w:rPr>
        <w:t>performed</w:t>
      </w:r>
      <w:r>
        <w:rPr>
          <w:spacing w:val="19"/>
        </w:rPr>
        <w:t xml:space="preserve"> </w:t>
      </w:r>
      <w:r>
        <w:rPr>
          <w:spacing w:val="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impacting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1"/>
        </w:rPr>
        <w:t>deck</w:t>
      </w:r>
      <w:r>
        <w:rPr>
          <w:spacing w:val="16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1"/>
        </w:rPr>
        <w:t>25</w:t>
      </w:r>
      <w:r>
        <w:rPr>
          <w:spacing w:val="19"/>
        </w:rPr>
        <w:t xml:space="preserve"> </w:t>
      </w:r>
      <w:r>
        <w:rPr>
          <w:spacing w:val="2"/>
        </w:rPr>
        <w:t>pound</w:t>
      </w:r>
      <w:r>
        <w:rPr>
          <w:spacing w:val="20"/>
        </w:rPr>
        <w:t xml:space="preserve"> </w:t>
      </w:r>
      <w:r>
        <w:t>instrumented</w:t>
      </w:r>
      <w:r>
        <w:rPr>
          <w:spacing w:val="19"/>
        </w:rPr>
        <w:t xml:space="preserve"> </w:t>
      </w:r>
      <w:r>
        <w:rPr>
          <w:spacing w:val="1"/>
        </w:rPr>
        <w:t>sledge</w:t>
      </w:r>
      <w:r>
        <w:rPr>
          <w:spacing w:val="74"/>
        </w:rPr>
        <w:t xml:space="preserve"> </w:t>
      </w:r>
      <w:r>
        <w:rPr>
          <w:spacing w:val="1"/>
        </w:rPr>
        <w:t>(load</w:t>
      </w:r>
      <w:r>
        <w:rPr>
          <w:spacing w:val="33"/>
        </w:rPr>
        <w:t xml:space="preserve"> </w:t>
      </w:r>
      <w:r>
        <w:rPr>
          <w:spacing w:val="-1"/>
        </w:rPr>
        <w:t>cell)</w:t>
      </w:r>
      <w:r>
        <w:rPr>
          <w:spacing w:val="35"/>
        </w:rPr>
        <w:t xml:space="preserve"> </w:t>
      </w:r>
      <w:r>
        <w:rPr>
          <w:spacing w:val="1"/>
        </w:rPr>
        <w:t>at</w:t>
      </w:r>
      <w:r>
        <w:rPr>
          <w:spacing w:val="31"/>
        </w:rPr>
        <w:t xml:space="preserve"> </w:t>
      </w:r>
      <w:r>
        <w:rPr>
          <w:spacing w:val="1"/>
        </w:rPr>
        <w:t>20</w:t>
      </w:r>
      <w:r>
        <w:rPr>
          <w:spacing w:val="33"/>
        </w:rPr>
        <w:t xml:space="preserve"> </w:t>
      </w:r>
      <w:r>
        <w:t>locations.</w:t>
      </w:r>
      <w:r>
        <w:rPr>
          <w:spacing w:val="31"/>
        </w:rPr>
        <w:t xml:space="preserve"> </w:t>
      </w:r>
      <w:r>
        <w:rPr>
          <w:spacing w:val="-3"/>
        </w:rPr>
        <w:t>Impacts</w:t>
      </w:r>
      <w:r>
        <w:rPr>
          <w:spacing w:val="30"/>
        </w:rPr>
        <w:t xml:space="preserve"> </w:t>
      </w:r>
      <w:r>
        <w:rPr>
          <w:spacing w:val="1"/>
        </w:rPr>
        <w:t>generally</w:t>
      </w:r>
      <w:r>
        <w:rPr>
          <w:spacing w:val="30"/>
        </w:rPr>
        <w:t xml:space="preserve"> </w:t>
      </w:r>
      <w:r>
        <w:rPr>
          <w:spacing w:val="1"/>
        </w:rPr>
        <w:t>induced</w:t>
      </w:r>
      <w:r>
        <w:rPr>
          <w:spacing w:val="33"/>
        </w:rPr>
        <w:t xml:space="preserve"> </w:t>
      </w:r>
      <w:r>
        <w:rPr>
          <w:spacing w:val="2"/>
        </w:rPr>
        <w:t>forces</w:t>
      </w:r>
      <w:r>
        <w:rPr>
          <w:spacing w:val="30"/>
        </w:rPr>
        <w:t xml:space="preserve"> </w:t>
      </w:r>
      <w:r>
        <w:rPr>
          <w:spacing w:val="-1"/>
        </w:rPr>
        <w:t>between</w:t>
      </w:r>
      <w:r>
        <w:rPr>
          <w:spacing w:val="33"/>
        </w:rPr>
        <w:t xml:space="preserve"> </w:t>
      </w:r>
      <w:r>
        <w:t>4</w:t>
      </w:r>
      <w:r>
        <w:rPr>
          <w:spacing w:val="33"/>
        </w:rPr>
        <w:t xml:space="preserve"> </w:t>
      </w:r>
      <w:r>
        <w:rPr>
          <w:spacing w:val="2"/>
        </w:rPr>
        <w:t>and</w:t>
      </w:r>
      <w:r>
        <w:rPr>
          <w:spacing w:val="33"/>
        </w:rPr>
        <w:t xml:space="preserve"> </w:t>
      </w:r>
      <w:r>
        <w:t>5</w:t>
      </w:r>
      <w:r>
        <w:rPr>
          <w:spacing w:val="33"/>
        </w:rPr>
        <w:t xml:space="preserve"> </w:t>
      </w:r>
      <w:r>
        <w:t>kips</w:t>
      </w:r>
      <w:r>
        <w:rPr>
          <w:spacing w:val="30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3"/>
        </w:rPr>
        <w:t xml:space="preserve"> </w:t>
      </w:r>
      <w:r>
        <w:rPr>
          <w:spacing w:val="2"/>
        </w:rPr>
        <w:t>broadband</w:t>
      </w:r>
      <w:r>
        <w:rPr>
          <w:spacing w:val="33"/>
        </w:rPr>
        <w:t xml:space="preserve"> </w:t>
      </w:r>
      <w:r>
        <w:rPr>
          <w:spacing w:val="2"/>
        </w:rPr>
        <w:t>frequency</w:t>
      </w:r>
      <w:r>
        <w:rPr>
          <w:spacing w:val="100"/>
        </w:rPr>
        <w:t xml:space="preserve"> </w:t>
      </w:r>
      <w:r>
        <w:rPr>
          <w:spacing w:val="1"/>
        </w:rPr>
        <w:t>input.</w:t>
      </w:r>
    </w:p>
    <w:p w:rsidR="00335F44" w:rsidRDefault="00335F44">
      <w:pPr>
        <w:spacing w:line="298" w:lineRule="auto"/>
        <w:jc w:val="both"/>
        <w:sectPr w:rsidR="00335F44">
          <w:type w:val="continuous"/>
          <w:pgSz w:w="12240" w:h="15840"/>
          <w:pgMar w:top="2060" w:right="660" w:bottom="280" w:left="680" w:header="720" w:footer="720" w:gutter="0"/>
          <w:cols w:space="720"/>
        </w:sectPr>
      </w:pPr>
    </w:p>
    <w:p w:rsidR="00335F44" w:rsidRDefault="00335F44">
      <w:pPr>
        <w:spacing w:before="11"/>
        <w:rPr>
          <w:rFonts w:ascii="Arial" w:eastAsia="Arial" w:hAnsi="Arial" w:cs="Arial"/>
          <w:sz w:val="6"/>
          <w:szCs w:val="6"/>
        </w:rPr>
      </w:pPr>
    </w:p>
    <w:p w:rsidR="00335F44" w:rsidRDefault="00DC08A6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62750" cy="24574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44" w:rsidRDefault="00DC08A6">
      <w:pPr>
        <w:pStyle w:val="BodyText"/>
        <w:spacing w:before="28" w:line="298" w:lineRule="auto"/>
        <w:ind w:left="105" w:right="106"/>
        <w:jc w:val="both"/>
      </w:pPr>
      <w:r>
        <w:rPr>
          <w:spacing w:val="-5"/>
        </w:rPr>
        <w:t>T</w:t>
      </w:r>
      <w:r>
        <w:rPr>
          <w:spacing w:val="-4"/>
        </w:rPr>
        <w:t>wen</w:t>
      </w:r>
      <w:r>
        <w:rPr>
          <w:spacing w:val="-5"/>
        </w:rPr>
        <w:t>t</w:t>
      </w:r>
      <w:r>
        <w:rPr>
          <w:spacing w:val="-4"/>
        </w:rPr>
        <w:t>y</w:t>
      </w:r>
      <w:r>
        <w:rPr>
          <w:spacing w:val="3"/>
        </w:rPr>
        <w:t xml:space="preserve"> </w:t>
      </w:r>
      <w:r>
        <w:rPr>
          <w:spacing w:val="2"/>
        </w:rPr>
        <w:t>(20)</w:t>
      </w:r>
      <w:r>
        <w:rPr>
          <w:spacing w:val="9"/>
        </w:rPr>
        <w:t xml:space="preserve"> </w:t>
      </w:r>
      <w:r>
        <w:t>displacement</w:t>
      </w:r>
      <w:r>
        <w:rPr>
          <w:spacing w:val="5"/>
        </w:rPr>
        <w:t xml:space="preserve"> </w:t>
      </w:r>
      <w:r>
        <w:rPr>
          <w:spacing w:val="2"/>
        </w:rPr>
        <w:t>gauges</w:t>
      </w:r>
      <w:r>
        <w:rPr>
          <w:spacing w:val="4"/>
        </w:rPr>
        <w:t xml:space="preserve"> </w:t>
      </w:r>
      <w:r>
        <w:rPr>
          <w:spacing w:val="-3"/>
        </w:rPr>
        <w:t>were</w:t>
      </w:r>
      <w:r>
        <w:rPr>
          <w:spacing w:val="6"/>
        </w:rPr>
        <w:t xml:space="preserve"> </w:t>
      </w:r>
      <w:r>
        <w:t>installed</w:t>
      </w:r>
      <w:r>
        <w:rPr>
          <w:spacing w:val="7"/>
        </w:rPr>
        <w:t xml:space="preserve"> </w:t>
      </w:r>
      <w:r>
        <w:rPr>
          <w:spacing w:val="1"/>
        </w:rPr>
        <w:t>on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7"/>
        </w:rPr>
        <w:t xml:space="preserve"> </w:t>
      </w:r>
      <w:r>
        <w:rPr>
          <w:spacing w:val="2"/>
        </w:rPr>
        <w:t>girder</w:t>
      </w:r>
      <w:r>
        <w:rPr>
          <w:spacing w:val="8"/>
        </w:rPr>
        <w:t xml:space="preserve"> </w:t>
      </w:r>
      <w:r>
        <w:rPr>
          <w:spacing w:val="1"/>
        </w:rPr>
        <w:t>bottom</w:t>
      </w:r>
      <w:r>
        <w:rPr>
          <w:spacing w:val="-6"/>
        </w:rPr>
        <w:t xml:space="preserve"> </w:t>
      </w:r>
      <w:r>
        <w:rPr>
          <w:spacing w:val="1"/>
        </w:rPr>
        <w:t>flanges.</w:t>
      </w:r>
      <w:r>
        <w:rPr>
          <w:spacing w:val="5"/>
        </w:rPr>
        <w:t xml:space="preserve"> </w:t>
      </w:r>
      <w:r>
        <w:t>Strain</w:t>
      </w:r>
      <w:r>
        <w:rPr>
          <w:spacing w:val="7"/>
        </w:rPr>
        <w:t xml:space="preserve"> </w:t>
      </w:r>
      <w:r>
        <w:rPr>
          <w:spacing w:val="2"/>
        </w:rPr>
        <w:t>gauges</w:t>
      </w:r>
      <w:r>
        <w:rPr>
          <w:spacing w:val="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2"/>
        </w:rPr>
        <w:t>gauge</w:t>
      </w:r>
      <w:r>
        <w:rPr>
          <w:spacing w:val="7"/>
        </w:rPr>
        <w:t xml:space="preserve"> </w:t>
      </w:r>
      <w:r>
        <w:rPr>
          <w:spacing w:val="1"/>
        </w:rPr>
        <w:t>length</w:t>
      </w:r>
      <w:r>
        <w:rPr>
          <w:spacing w:val="84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1”</w:t>
      </w:r>
      <w:r>
        <w:rPr>
          <w:spacing w:val="6"/>
        </w:rP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rPr>
          <w:spacing w:val="-2"/>
        </w:rPr>
        <w:t>welded</w:t>
      </w:r>
      <w:r>
        <w:rPr>
          <w:spacing w:val="4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 xml:space="preserve">girders, </w:t>
      </w:r>
      <w:r>
        <w:rPr>
          <w:spacing w:val="1"/>
        </w:rPr>
        <w:t xml:space="preserve">diaphragms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-4"/>
        </w:rPr>
        <w:t>wind</w:t>
      </w:r>
      <w:r>
        <w:rPr>
          <w:spacing w:val="4"/>
        </w:rPr>
        <w:t xml:space="preserve"> </w:t>
      </w:r>
      <w:r>
        <w:rPr>
          <w:spacing w:val="1"/>
        </w:rPr>
        <w:t>bracing.</w:t>
      </w:r>
      <w:r>
        <w:rPr>
          <w:spacing w:val="2"/>
        </w:rPr>
        <w:t xml:space="preserve"> </w:t>
      </w:r>
      <w:r>
        <w:rPr>
          <w:spacing w:val="-3"/>
        </w:rPr>
        <w:t>At</w:t>
      </w:r>
      <w:r>
        <w:rPr>
          <w:spacing w:val="3"/>
        </w:rPr>
        <w:t xml:space="preserve"> </w:t>
      </w:r>
      <w:r>
        <w:rPr>
          <w:spacing w:val="2"/>
        </w:rPr>
        <w:t>several</w:t>
      </w:r>
      <w:r>
        <w:rPr>
          <w:spacing w:val="-1"/>
        </w:rPr>
        <w:t xml:space="preserve"> </w:t>
      </w:r>
      <w:r>
        <w:rPr>
          <w:spacing w:val="1"/>
        </w:rPr>
        <w:t>locations</w:t>
      </w:r>
      <w: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girders</w:t>
      </w:r>
      <w:r>
        <w:rPr>
          <w:spacing w:val="1"/>
        </w:rPr>
        <w:t xml:space="preserve"> </w:t>
      </w:r>
      <w:r>
        <w:rPr>
          <w:spacing w:val="-2"/>
        </w:rPr>
        <w:t>multiple</w:t>
      </w:r>
      <w:r>
        <w:rPr>
          <w:spacing w:val="3"/>
        </w:rPr>
        <w:t xml:space="preserve"> </w:t>
      </w:r>
      <w:r>
        <w:rPr>
          <w:spacing w:val="1"/>
        </w:rPr>
        <w:t>strain</w:t>
      </w:r>
      <w:r>
        <w:rPr>
          <w:spacing w:val="62"/>
        </w:rPr>
        <w:t xml:space="preserve"> </w:t>
      </w:r>
      <w:r>
        <w:rPr>
          <w:spacing w:val="2"/>
        </w:rPr>
        <w:t>gauges</w:t>
      </w:r>
      <w:r>
        <w:rPr>
          <w:spacing w:val="21"/>
        </w:rPr>
        <w:t xml:space="preserve"> </w:t>
      </w:r>
      <w:r>
        <w:rPr>
          <w:spacing w:val="-3"/>
        </w:rPr>
        <w:t>were</w:t>
      </w:r>
      <w:r>
        <w:rPr>
          <w:spacing w:val="25"/>
        </w:rPr>
        <w:t xml:space="preserve"> </w:t>
      </w:r>
      <w:r>
        <w:rPr>
          <w:spacing w:val="1"/>
        </w:rPr>
        <w:t>placed</w:t>
      </w:r>
      <w:r>
        <w:rPr>
          <w:spacing w:val="24"/>
        </w:rPr>
        <w:t xml:space="preserve"> </w:t>
      </w:r>
      <w:r>
        <w:rPr>
          <w:spacing w:val="1"/>
        </w:rPr>
        <w:t>along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girder</w:t>
      </w:r>
      <w:r>
        <w:rPr>
          <w:spacing w:val="26"/>
        </w:rPr>
        <w:t xml:space="preserve"> </w:t>
      </w:r>
      <w:r>
        <w:rPr>
          <w:spacing w:val="1"/>
        </w:rPr>
        <w:t>elevation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del w:id="12" w:author="John Braley" w:date="2018-09-28T13:54:00Z">
        <w:r w:rsidDel="00ED0EAD">
          <w:rPr>
            <w:spacing w:val="1"/>
          </w:rPr>
          <w:delText>an</w:delText>
        </w:r>
        <w:r w:rsidDel="00ED0EAD">
          <w:rPr>
            <w:spacing w:val="25"/>
          </w:rPr>
          <w:delText xml:space="preserve"> </w:delText>
        </w:r>
        <w:r w:rsidDel="00ED0EAD">
          <w:rPr>
            <w:spacing w:val="2"/>
          </w:rPr>
          <w:delText>effort</w:delText>
        </w:r>
      </w:del>
      <w:ins w:id="13" w:author="John Braley" w:date="2018-09-28T13:54:00Z">
        <w:r w:rsidR="00ED0EAD">
          <w:rPr>
            <w:spacing w:val="1"/>
          </w:rPr>
          <w:t>order</w:t>
        </w:r>
      </w:ins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2"/>
        </w:rPr>
        <w:t>capture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strain</w:t>
      </w:r>
      <w:r>
        <w:rPr>
          <w:spacing w:val="25"/>
        </w:rPr>
        <w:t xml:space="preserve"> </w:t>
      </w:r>
      <w:r>
        <w:rPr>
          <w:spacing w:val="1"/>
        </w:rPr>
        <w:t>profile</w:t>
      </w:r>
      <w:r>
        <w:rPr>
          <w:spacing w:val="25"/>
        </w:rPr>
        <w:t xml:space="preserve"> </w:t>
      </w:r>
      <w:r>
        <w:rPr>
          <w:spacing w:val="1"/>
        </w:rPr>
        <w:t>along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girder</w:t>
      </w:r>
      <w:r>
        <w:rPr>
          <w:spacing w:val="26"/>
        </w:rPr>
        <w:t xml:space="preserve"> </w:t>
      </w:r>
      <w:r>
        <w:rPr>
          <w:spacing w:val="1"/>
        </w:rPr>
        <w:t>cross-</w:t>
      </w:r>
      <w:del w:id="14" w:author="John Braley" w:date="2018-09-28T13:54:00Z">
        <w:r w:rsidDel="00ED0EAD">
          <w:rPr>
            <w:spacing w:val="44"/>
          </w:rPr>
          <w:delText xml:space="preserve"> </w:delText>
        </w:r>
      </w:del>
      <w:r>
        <w:rPr>
          <w:spacing w:val="1"/>
        </w:rPr>
        <w:t>section.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clip</w:t>
      </w:r>
      <w:r>
        <w:rPr>
          <w:spacing w:val="3"/>
        </w:rPr>
        <w:t xml:space="preserve"> </w:t>
      </w:r>
      <w:r>
        <w:rPr>
          <w:spacing w:val="2"/>
        </w:rPr>
        <w:t>gauge</w:t>
      </w:r>
      <w:r>
        <w:rPr>
          <w:spacing w:val="4"/>
        </w:rPr>
        <w:t xml:space="preserve"> </w:t>
      </w:r>
      <w:r>
        <w:rPr>
          <w:spacing w:val="-5"/>
        </w:rPr>
        <w:t>was</w:t>
      </w:r>
      <w:r>
        <w:t xml:space="preserve"> also</w:t>
      </w:r>
      <w:r>
        <w:rPr>
          <w:spacing w:val="4"/>
        </w:rPr>
        <w:t xml:space="preserve"> </w:t>
      </w:r>
      <w:r>
        <w:t>installed</w:t>
      </w:r>
      <w:r>
        <w:rPr>
          <w:spacing w:val="3"/>
        </w:rPr>
        <w:t xml:space="preserve"> </w:t>
      </w:r>
      <w:r>
        <w:rPr>
          <w:spacing w:val="1"/>
        </w:rPr>
        <w:t>across the</w:t>
      </w:r>
      <w:r>
        <w:rPr>
          <w:spacing w:val="4"/>
        </w:rPr>
        <w:t xml:space="preserve"> </w:t>
      </w:r>
      <w:r>
        <w:rPr>
          <w:spacing w:val="1"/>
        </w:rPr>
        <w:t>crack</w:t>
      </w:r>
      <w: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pier</w:t>
      </w:r>
      <w:r>
        <w:rPr>
          <w:spacing w:val="6"/>
        </w:rPr>
        <w:t xml:space="preserve"> </w:t>
      </w:r>
      <w:r>
        <w:rPr>
          <w:spacing w:val="1"/>
        </w:rPr>
        <w:t>cap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del w:id="15" w:author="John Braley" w:date="2018-09-28T13:54:00Z">
        <w:r w:rsidDel="00ED0EAD">
          <w:delText>measure</w:delText>
        </w:r>
        <w:r w:rsidDel="00ED0EAD">
          <w:rPr>
            <w:spacing w:val="3"/>
          </w:rPr>
          <w:delText xml:space="preserve"> </w:delText>
        </w:r>
        <w:r w:rsidDel="00ED0EAD">
          <w:rPr>
            <w:spacing w:val="2"/>
          </w:rPr>
          <w:delText>any</w:delText>
        </w:r>
        <w:r w:rsidDel="00ED0EAD">
          <w:rPr>
            <w:spacing w:val="1"/>
          </w:rPr>
          <w:delText xml:space="preserve"> </w:delText>
        </w:r>
        <w:r w:rsidDel="00ED0EAD">
          <w:rPr>
            <w:spacing w:val="-1"/>
          </w:rPr>
          <w:delText>widening</w:delText>
        </w:r>
      </w:del>
      <w:ins w:id="16" w:author="John Braley" w:date="2018-09-28T13:54:00Z">
        <w:r w:rsidR="00ED0EAD">
          <w:t>monitor its width</w:t>
        </w:r>
      </w:ins>
      <w:r>
        <w:rPr>
          <w:spacing w:val="-1"/>
        </w:rPr>
        <w:t>.</w:t>
      </w:r>
    </w:p>
    <w:p w:rsidR="00335F44" w:rsidRDefault="00335F44">
      <w:pPr>
        <w:spacing w:before="9"/>
        <w:rPr>
          <w:rFonts w:ascii="Arial" w:eastAsia="Arial" w:hAnsi="Arial" w:cs="Arial"/>
          <w:sz w:val="10"/>
          <w:szCs w:val="10"/>
        </w:rPr>
      </w:pPr>
    </w:p>
    <w:p w:rsidR="00335F44" w:rsidRDefault="00DC08A6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51288" cy="168306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288" cy="16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44" w:rsidRDefault="00DC08A6">
      <w:pPr>
        <w:pStyle w:val="BodyText"/>
        <w:spacing w:before="32" w:line="298" w:lineRule="auto"/>
        <w:ind w:left="105" w:right="106"/>
        <w:jc w:val="both"/>
      </w:pPr>
      <w:r>
        <w:rPr>
          <w:spacing w:val="2"/>
        </w:rPr>
        <w:t>Load</w:t>
      </w:r>
      <w:r>
        <w:rPr>
          <w:spacing w:val="34"/>
        </w:rPr>
        <w:t xml:space="preserve"> </w:t>
      </w:r>
      <w:r>
        <w:rPr>
          <w:spacing w:val="-5"/>
        </w:rPr>
        <w:t>was</w:t>
      </w:r>
      <w:r>
        <w:rPr>
          <w:spacing w:val="32"/>
        </w:rPr>
        <w:t xml:space="preserve"> </w:t>
      </w:r>
      <w:r>
        <w:rPr>
          <w:spacing w:val="1"/>
        </w:rPr>
        <w:t>supplied</w:t>
      </w:r>
      <w:r>
        <w:rPr>
          <w:spacing w:val="35"/>
        </w:rPr>
        <w:t xml:space="preserve"> </w:t>
      </w:r>
      <w:r>
        <w:rPr>
          <w:spacing w:val="1"/>
        </w:rPr>
        <w:t>by</w:t>
      </w:r>
      <w:r>
        <w:rPr>
          <w:spacing w:val="32"/>
        </w:rPr>
        <w:t xml:space="preserve"> </w:t>
      </w:r>
      <w:r>
        <w:rPr>
          <w:spacing w:val="-1"/>
        </w:rPr>
        <w:t>six</w:t>
      </w:r>
      <w:r>
        <w:rPr>
          <w:spacing w:val="17"/>
        </w:rPr>
        <w:t xml:space="preserve"> </w:t>
      </w:r>
      <w:proofErr w:type="spellStart"/>
      <w:r>
        <w:rPr>
          <w:spacing w:val="1"/>
        </w:rPr>
        <w:t>tridem</w:t>
      </w:r>
      <w:proofErr w:type="spellEnd"/>
      <w:r>
        <w:rPr>
          <w:spacing w:val="22"/>
        </w:rPr>
        <w:t xml:space="preserve"> </w:t>
      </w:r>
      <w:r>
        <w:rPr>
          <w:spacing w:val="-1"/>
        </w:rPr>
        <w:t>dump</w:t>
      </w:r>
      <w:r>
        <w:rPr>
          <w:spacing w:val="35"/>
        </w:rPr>
        <w:t xml:space="preserve"> </w:t>
      </w:r>
      <w:r>
        <w:rPr>
          <w:spacing w:val="1"/>
        </w:rPr>
        <w:t>trucks,</w:t>
      </w:r>
      <w:r>
        <w:rPr>
          <w:spacing w:val="32"/>
        </w:rPr>
        <w:t xml:space="preserve"> </w:t>
      </w:r>
      <w:r>
        <w:rPr>
          <w:spacing w:val="1"/>
        </w:rPr>
        <w:t>both</w:t>
      </w:r>
      <w:r>
        <w:rPr>
          <w:spacing w:val="35"/>
        </w:rPr>
        <w:t xml:space="preserve"> </w:t>
      </w:r>
      <w:r>
        <w:rPr>
          <w:spacing w:val="-1"/>
        </w:rPr>
        <w:t>empty</w:t>
      </w:r>
      <w:r>
        <w:rPr>
          <w:spacing w:val="32"/>
        </w:rPr>
        <w:t xml:space="preserve"> </w:t>
      </w:r>
      <w:r>
        <w:rPr>
          <w:spacing w:val="2"/>
        </w:rPr>
        <w:t>and</w:t>
      </w:r>
      <w:r>
        <w:rPr>
          <w:spacing w:val="35"/>
        </w:rPr>
        <w:t xml:space="preserve"> </w:t>
      </w:r>
      <w:r>
        <w:t>filled.</w:t>
      </w:r>
      <w:r>
        <w:rPr>
          <w:spacing w:val="33"/>
        </w:rPr>
        <w:t xml:space="preserve"> </w:t>
      </w:r>
      <w:r>
        <w:rPr>
          <w:spacing w:val="2"/>
        </w:rPr>
        <w:t>Load</w:t>
      </w:r>
      <w:r>
        <w:rPr>
          <w:spacing w:val="35"/>
        </w:rPr>
        <w:t xml:space="preserve"> </w:t>
      </w:r>
      <w:r>
        <w:t>levels</w:t>
      </w:r>
      <w:r>
        <w:rPr>
          <w:spacing w:val="32"/>
        </w:rPr>
        <w:t xml:space="preserve"> </w:t>
      </w:r>
      <w:r>
        <w:rPr>
          <w:spacing w:val="2"/>
        </w:rPr>
        <w:t>progressed</w:t>
      </w:r>
      <w:r>
        <w:rPr>
          <w:spacing w:val="35"/>
        </w:rPr>
        <w:t xml:space="preserve"> </w:t>
      </w:r>
      <w:r>
        <w:rPr>
          <w:spacing w:val="2"/>
        </w:rPr>
        <w:t>from</w:t>
      </w:r>
      <w:r>
        <w:rPr>
          <w:spacing w:val="22"/>
        </w:rPr>
        <w:t xml:space="preserve"> </w:t>
      </w:r>
      <w:r>
        <w:rPr>
          <w:spacing w:val="1"/>
        </w:rPr>
        <w:t>87</w:t>
      </w:r>
      <w:r>
        <w:rPr>
          <w:spacing w:val="35"/>
        </w:rPr>
        <w:t xml:space="preserve"> </w:t>
      </w:r>
      <w:r>
        <w:t>kips</w:t>
      </w:r>
      <w:r>
        <w:rPr>
          <w:spacing w:val="32"/>
        </w:rPr>
        <w:t xml:space="preserve"> </w:t>
      </w:r>
      <w:r>
        <w:rPr>
          <w:spacing w:val="2"/>
        </w:rPr>
        <w:t>(3</w:t>
      </w:r>
      <w:r>
        <w:rPr>
          <w:spacing w:val="56"/>
        </w:rPr>
        <w:t xml:space="preserve"> </w:t>
      </w:r>
      <w:r>
        <w:rPr>
          <w:spacing w:val="-1"/>
        </w:rPr>
        <w:t>empty</w:t>
      </w:r>
      <w:r>
        <w:t xml:space="preserve"> </w:t>
      </w:r>
      <w:r>
        <w:rPr>
          <w:spacing w:val="1"/>
        </w:rPr>
        <w:t>trucks)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2"/>
        </w:rPr>
        <w:t>460</w:t>
      </w:r>
      <w:r>
        <w:rPr>
          <w:spacing w:val="3"/>
        </w:rPr>
        <w:t xml:space="preserve"> </w:t>
      </w:r>
      <w:r>
        <w:t>kips</w:t>
      </w:r>
      <w:r>
        <w:rPr>
          <w:spacing w:val="1"/>
        </w:rPr>
        <w:t xml:space="preserve"> </w:t>
      </w:r>
      <w:r>
        <w:rPr>
          <w:spacing w:val="2"/>
        </w:rPr>
        <w:t>(6</w:t>
      </w:r>
      <w:r>
        <w:rPr>
          <w:spacing w:val="3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rPr>
          <w:spacing w:val="1"/>
        </w:rPr>
        <w:t>trucks).</w:t>
      </w:r>
    </w:p>
    <w:p w:rsidR="00335F44" w:rsidRDefault="00335F44">
      <w:pPr>
        <w:spacing w:before="9"/>
        <w:rPr>
          <w:rFonts w:ascii="Arial" w:eastAsia="Arial" w:hAnsi="Arial" w:cs="Arial"/>
          <w:sz w:val="10"/>
          <w:szCs w:val="10"/>
        </w:rPr>
      </w:pPr>
    </w:p>
    <w:p w:rsidR="00335F44" w:rsidRDefault="00DC08A6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75090" cy="130730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090" cy="13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44" w:rsidRDefault="00DC08A6">
      <w:pPr>
        <w:pStyle w:val="BodyText"/>
        <w:spacing w:before="24" w:line="298" w:lineRule="auto"/>
        <w:ind w:left="105" w:right="101"/>
        <w:jc w:val="both"/>
      </w:pPr>
      <w:r>
        <w:rPr>
          <w:spacing w:val="-3"/>
        </w:rPr>
        <w:t>An</w:t>
      </w:r>
      <w:r>
        <w:rPr>
          <w:spacing w:val="7"/>
        </w:rPr>
        <w:t xml:space="preserve"> </w:t>
      </w:r>
      <w:r>
        <w:t>element-level</w:t>
      </w:r>
      <w:r>
        <w:rPr>
          <w:spacing w:val="2"/>
        </w:rPr>
        <w:t xml:space="preserve"> </w:t>
      </w:r>
      <w:r>
        <w:rPr>
          <w:spacing w:val="3"/>
        </w:rPr>
        <w:t>FE</w:t>
      </w:r>
      <w:r>
        <w:rPr>
          <w:spacing w:val="58"/>
        </w:rPr>
        <w:t xml:space="preserve"> </w:t>
      </w:r>
      <w:r>
        <w:rPr>
          <w:spacing w:val="-1"/>
        </w:rPr>
        <w:t>model</w:t>
      </w:r>
      <w:r>
        <w:rPr>
          <w:spacing w:val="2"/>
        </w:rPr>
        <w:t xml:space="preserve"> </w:t>
      </w:r>
      <w:r>
        <w:rPr>
          <w:spacing w:val="-5"/>
        </w:rPr>
        <w:t>was</w:t>
      </w:r>
      <w:r>
        <w:rPr>
          <w:spacing w:val="4"/>
        </w:rPr>
        <w:t xml:space="preserve"> </w:t>
      </w:r>
      <w:r>
        <w:rPr>
          <w:spacing w:val="1"/>
        </w:rPr>
        <w:t>constructed</w:t>
      </w:r>
      <w:r>
        <w:rPr>
          <w:spacing w:val="8"/>
        </w:rPr>
        <w:t xml:space="preserve"> </w:t>
      </w:r>
      <w:r>
        <w:rPr>
          <w:spacing w:val="1"/>
        </w:rPr>
        <w:t>based</w:t>
      </w:r>
      <w:r>
        <w:rPr>
          <w:spacing w:val="7"/>
        </w:rPr>
        <w:t xml:space="preserve"> </w:t>
      </w:r>
      <w:r>
        <w:rPr>
          <w:spacing w:val="1"/>
        </w:rPr>
        <w:t>on</w:t>
      </w:r>
      <w:r>
        <w:rPr>
          <w:spacing w:val="7"/>
        </w:rPr>
        <w:t xml:space="preserve"> </w:t>
      </w:r>
      <w:r>
        <w:rPr>
          <w:spacing w:val="2"/>
        </w:rPr>
        <w:t>bridge</w:t>
      </w:r>
      <w:r>
        <w:rPr>
          <w:spacing w:val="8"/>
        </w:rPr>
        <w:t xml:space="preserve"> </w:t>
      </w:r>
      <w:r>
        <w:rPr>
          <w:spacing w:val="1"/>
        </w:rPr>
        <w:t>geometry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assumed</w:t>
      </w:r>
      <w:r>
        <w:rPr>
          <w:spacing w:val="7"/>
        </w:rPr>
        <w:t xml:space="preserve"> </w:t>
      </w:r>
      <w:r>
        <w:t>material</w:t>
      </w:r>
      <w:r>
        <w:rPr>
          <w:spacing w:val="3"/>
        </w:rPr>
        <w:t xml:space="preserve"> </w:t>
      </w:r>
      <w:r>
        <w:rPr>
          <w:spacing w:val="2"/>
        </w:rPr>
        <w:t>properties</w:t>
      </w:r>
      <w:r>
        <w:rPr>
          <w:spacing w:val="82"/>
        </w:rPr>
        <w:t xml:space="preserve"> </w:t>
      </w:r>
      <w:r>
        <w:rPr>
          <w:spacing w:val="1"/>
        </w:rPr>
        <w:t>provided</w:t>
      </w:r>
      <w:r>
        <w:rPr>
          <w:spacing w:val="31"/>
        </w:rPr>
        <w:t xml:space="preserve"> </w:t>
      </w:r>
      <w:r>
        <w:rPr>
          <w:spacing w:val="1"/>
        </w:rPr>
        <w:t>by</w:t>
      </w:r>
      <w:r>
        <w:rPr>
          <w:spacing w:val="28"/>
        </w:rPr>
        <w:t xml:space="preserve"> </w:t>
      </w:r>
      <w:r>
        <w:rPr>
          <w:spacing w:val="1"/>
        </w:rPr>
        <w:t>construction</w:t>
      </w:r>
      <w:r>
        <w:rPr>
          <w:spacing w:val="32"/>
        </w:rPr>
        <w:t xml:space="preserve"> </w:t>
      </w:r>
      <w:r>
        <w:t>documents.</w:t>
      </w:r>
      <w:r>
        <w:rPr>
          <w:spacing w:val="29"/>
        </w:rPr>
        <w:t xml:space="preserve"> </w:t>
      </w:r>
      <w:r>
        <w:rPr>
          <w:spacing w:val="1"/>
        </w:rPr>
        <w:t>This</w:t>
      </w:r>
      <w:r>
        <w:rPr>
          <w:spacing w:val="28"/>
        </w:rPr>
        <w:t xml:space="preserve"> </w:t>
      </w:r>
      <w:r>
        <w:rPr>
          <w:spacing w:val="1"/>
        </w:rPr>
        <w:t>type</w:t>
      </w:r>
      <w:r>
        <w:rPr>
          <w:spacing w:val="32"/>
        </w:rPr>
        <w:t xml:space="preserve"> </w:t>
      </w:r>
      <w:r>
        <w:rPr>
          <w:spacing w:val="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model</w:t>
      </w:r>
      <w:r>
        <w:rPr>
          <w:spacing w:val="26"/>
        </w:rPr>
        <w:t xml:space="preserve"> </w:t>
      </w:r>
      <w:r>
        <w:rPr>
          <w:spacing w:val="-1"/>
        </w:rPr>
        <w:t>employs</w:t>
      </w:r>
      <w:r>
        <w:rPr>
          <w:spacing w:val="28"/>
        </w:rPr>
        <w:t xml:space="preserve"> </w:t>
      </w:r>
      <w:r>
        <w:rPr>
          <w:spacing w:val="1"/>
        </w:rPr>
        <w:t>both</w:t>
      </w:r>
      <w:r>
        <w:rPr>
          <w:spacing w:val="31"/>
        </w:rPr>
        <w:t xml:space="preserve"> </w:t>
      </w:r>
      <w:r>
        <w:rPr>
          <w:spacing w:val="1"/>
        </w:rPr>
        <w:t>one-dimensional</w:t>
      </w:r>
      <w:r>
        <w:rPr>
          <w:spacing w:val="27"/>
        </w:rPr>
        <w:t xml:space="preserve"> </w:t>
      </w:r>
      <w:r>
        <w:rPr>
          <w:spacing w:val="2"/>
        </w:rPr>
        <w:t>(beam</w:t>
      </w:r>
      <w:r>
        <w:rPr>
          <w:spacing w:val="18"/>
        </w:rPr>
        <w:t xml:space="preserve"> </w:t>
      </w:r>
      <w:r>
        <w:t>elements)</w:t>
      </w:r>
      <w:r>
        <w:rPr>
          <w:spacing w:val="34"/>
        </w:rPr>
        <w:t xml:space="preserve"> </w:t>
      </w:r>
      <w:r>
        <w:rPr>
          <w:spacing w:val="2"/>
        </w:rPr>
        <w:t>and</w:t>
      </w:r>
      <w:r>
        <w:rPr>
          <w:spacing w:val="84"/>
        </w:rPr>
        <w:t xml:space="preserve"> </w:t>
      </w:r>
      <w:r>
        <w:rPr>
          <w:spacing w:val="-1"/>
        </w:rPr>
        <w:t>two-dimensional</w:t>
      </w:r>
      <w:r>
        <w:rPr>
          <w:spacing w:val="38"/>
        </w:rPr>
        <w:t xml:space="preserve"> </w:t>
      </w:r>
      <w:r>
        <w:t>elements</w:t>
      </w:r>
      <w:r>
        <w:rPr>
          <w:spacing w:val="41"/>
        </w:rPr>
        <w:t xml:space="preserve"> </w:t>
      </w:r>
      <w:r>
        <w:rPr>
          <w:spacing w:val="2"/>
        </w:rPr>
        <w:t>(e.g.</w:t>
      </w:r>
      <w:r>
        <w:rPr>
          <w:spacing w:val="41"/>
        </w:rPr>
        <w:t xml:space="preserve"> </w:t>
      </w:r>
      <w:r>
        <w:rPr>
          <w:spacing w:val="1"/>
        </w:rPr>
        <w:t>plate</w:t>
      </w:r>
      <w:r>
        <w:rPr>
          <w:spacing w:val="44"/>
        </w:rPr>
        <w:t xml:space="preserve"> </w:t>
      </w:r>
      <w:r>
        <w:rPr>
          <w:spacing w:val="1"/>
        </w:rPr>
        <w:t>or</w:t>
      </w:r>
      <w:r>
        <w:rPr>
          <w:spacing w:val="45"/>
        </w:rPr>
        <w:t xml:space="preserve"> </w:t>
      </w:r>
      <w:r>
        <w:t>shell</w:t>
      </w:r>
      <w:r>
        <w:rPr>
          <w:spacing w:val="39"/>
        </w:rPr>
        <w:t xml:space="preserve"> </w:t>
      </w:r>
      <w:r>
        <w:t>elements)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model</w:t>
      </w:r>
      <w:r>
        <w:rPr>
          <w:spacing w:val="39"/>
        </w:rPr>
        <w:t xml:space="preserve"> </w:t>
      </w:r>
      <w:r>
        <w:rPr>
          <w:spacing w:val="1"/>
        </w:rPr>
        <w:t>girders/diaphragms</w:t>
      </w:r>
      <w:r>
        <w:rPr>
          <w:spacing w:val="40"/>
        </w:rPr>
        <w:t xml:space="preserve"> </w:t>
      </w:r>
      <w:r>
        <w:rPr>
          <w:spacing w:val="2"/>
        </w:rPr>
        <w:t>and</w:t>
      </w:r>
      <w:r>
        <w:rPr>
          <w:spacing w:val="44"/>
        </w:rPr>
        <w:t xml:space="preserve"> </w:t>
      </w:r>
      <w:r>
        <w:rPr>
          <w:spacing w:val="1"/>
        </w:rPr>
        <w:t>deck,</w:t>
      </w:r>
      <w:r>
        <w:rPr>
          <w:spacing w:val="41"/>
        </w:rPr>
        <w:t xml:space="preserve"> </w:t>
      </w:r>
      <w:r>
        <w:rPr>
          <w:spacing w:val="-1"/>
        </w:rPr>
        <w:t>respectively.</w:t>
      </w:r>
      <w:r>
        <w:rPr>
          <w:spacing w:val="98"/>
          <w:w w:val="99"/>
        </w:rPr>
        <w:t xml:space="preserve"> </w:t>
      </w:r>
      <w:r>
        <w:rPr>
          <w:spacing w:val="-1"/>
        </w:rPr>
        <w:t>Rigid</w:t>
      </w:r>
      <w:r>
        <w:rPr>
          <w:spacing w:val="25"/>
        </w:rPr>
        <w:t xml:space="preserve"> </w:t>
      </w:r>
      <w:r>
        <w:rPr>
          <w:spacing w:val="-1"/>
        </w:rPr>
        <w:t>links</w:t>
      </w:r>
      <w:r>
        <w:rPr>
          <w:spacing w:val="23"/>
        </w:rPr>
        <w:t xml:space="preserve"> </w:t>
      </w:r>
      <w:r>
        <w:rPr>
          <w:spacing w:val="2"/>
        </w:rPr>
        <w:t>are</w:t>
      </w:r>
      <w:r>
        <w:rPr>
          <w:spacing w:val="25"/>
        </w:rPr>
        <w:t xml:space="preserve"> </w:t>
      </w:r>
      <w:r>
        <w:rPr>
          <w:spacing w:val="1"/>
        </w:rPr>
        <w:t>use</w:t>
      </w:r>
      <w:ins w:id="17" w:author="John Braley" w:date="2018-09-28T13:56:00Z">
        <w:r w:rsidR="00ED0EAD">
          <w:rPr>
            <w:spacing w:val="1"/>
          </w:rPr>
          <w:t>d</w:t>
        </w:r>
      </w:ins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2"/>
        </w:rPr>
        <w:t>enforce</w:t>
      </w:r>
      <w:r>
        <w:rPr>
          <w:spacing w:val="26"/>
        </w:rPr>
        <w:t xml:space="preserve"> </w:t>
      </w:r>
      <w:r>
        <w:rPr>
          <w:spacing w:val="-1"/>
        </w:rPr>
        <w:t>compatibility</w:t>
      </w:r>
      <w:r>
        <w:rPr>
          <w:spacing w:val="22"/>
        </w:rPr>
        <w:t xml:space="preserve"> </w:t>
      </w:r>
      <w:r>
        <w:rPr>
          <w:spacing w:val="-1"/>
        </w:rPr>
        <w:t>between</w:t>
      </w:r>
      <w:r>
        <w:rPr>
          <w:spacing w:val="26"/>
        </w:rPr>
        <w:t xml:space="preserve"> </w:t>
      </w:r>
      <w:r>
        <w:t>elements</w:t>
      </w:r>
      <w:r>
        <w:rPr>
          <w:spacing w:val="22"/>
        </w:rPr>
        <w:t xml:space="preserve"> </w:t>
      </w:r>
      <w:r>
        <w:rPr>
          <w:spacing w:val="-4"/>
        </w:rPr>
        <w:t>while</w:t>
      </w:r>
      <w:r>
        <w:rPr>
          <w:spacing w:val="26"/>
        </w:rPr>
        <w:t xml:space="preserve"> </w:t>
      </w:r>
      <w:r>
        <w:t>maintaining</w:t>
      </w:r>
      <w:r>
        <w:rPr>
          <w:spacing w:val="25"/>
        </w:rPr>
        <w:t xml:space="preserve"> </w:t>
      </w:r>
      <w:r>
        <w:rPr>
          <w:spacing w:val="1"/>
        </w:rPr>
        <w:t>accurate</w:t>
      </w:r>
      <w:r>
        <w:rPr>
          <w:spacing w:val="26"/>
        </w:rPr>
        <w:t xml:space="preserve"> </w:t>
      </w:r>
      <w:r>
        <w:rPr>
          <w:spacing w:val="-1"/>
        </w:rPr>
        <w:t>geometry.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model</w:t>
      </w:r>
      <w:r>
        <w:rPr>
          <w:spacing w:val="76"/>
        </w:rPr>
        <w:t xml:space="preserve"> </w:t>
      </w:r>
      <w:r>
        <w:rPr>
          <w:spacing w:val="-5"/>
        </w:rPr>
        <w:t>was</w:t>
      </w:r>
      <w:r>
        <w:rPr>
          <w:spacing w:val="-1"/>
        </w:rPr>
        <w:t xml:space="preserve"> </w:t>
      </w:r>
      <w:r>
        <w:rPr>
          <w:spacing w:val="1"/>
        </w:rPr>
        <w:t>calibrated</w:t>
      </w:r>
      <w:r>
        <w:rPr>
          <w:spacing w:val="3"/>
        </w:rPr>
        <w:t xml:space="preserve"> </w:t>
      </w:r>
      <w:r>
        <w:rPr>
          <w:spacing w:val="1"/>
        </w:rPr>
        <w:t>separately</w:t>
      </w:r>
      <w:r>
        <w:t xml:space="preserve"> </w:t>
      </w:r>
      <w:r>
        <w:rPr>
          <w:spacing w:val="2"/>
        </w:rPr>
        <w:t>from</w:t>
      </w:r>
      <w:r>
        <w:rPr>
          <w:spacing w:val="-10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three</w:t>
      </w:r>
      <w:r>
        <w:rPr>
          <w:spacing w:val="3"/>
        </w:rPr>
        <w:t xml:space="preserve"> </w:t>
      </w:r>
      <w:r>
        <w:rPr>
          <w:spacing w:val="1"/>
        </w:rPr>
        <w:t>different</w:t>
      </w:r>
      <w:r>
        <w:rPr>
          <w:spacing w:val="2"/>
        </w:rPr>
        <w:t xml:space="preserve"> </w:t>
      </w:r>
      <w:r>
        <w:rPr>
          <w:spacing w:val="1"/>
        </w:rPr>
        <w:t>tests</w:t>
      </w:r>
      <w:r>
        <w:t xml:space="preserve"> </w:t>
      </w:r>
      <w:r>
        <w:rPr>
          <w:spacing w:val="2"/>
        </w:rPr>
        <w:t>(operational</w:t>
      </w:r>
      <w:r>
        <w:rPr>
          <w:spacing w:val="-3"/>
        </w:rPr>
        <w:t xml:space="preserve"> </w:t>
      </w:r>
      <w:r>
        <w:t>monitoring,</w:t>
      </w:r>
      <w:r>
        <w:rPr>
          <w:spacing w:val="2"/>
        </w:rPr>
        <w:t xml:space="preserve"> </w:t>
      </w:r>
      <w:r>
        <w:rPr>
          <w:spacing w:val="-1"/>
        </w:rPr>
        <w:t>impact</w:t>
      </w:r>
      <w:r>
        <w:rPr>
          <w:spacing w:val="2"/>
        </w:rPr>
        <w:t xml:space="preserve"> </w:t>
      </w:r>
      <w:r>
        <w:rPr>
          <w:spacing w:val="1"/>
        </w:rPr>
        <w:t>test,</w:t>
      </w:r>
      <w:r>
        <w:rPr>
          <w:spacing w:val="2"/>
        </w:rPr>
        <w:t xml:space="preserve"> and</w:t>
      </w:r>
      <w:r>
        <w:rPr>
          <w:spacing w:val="3"/>
        </w:rPr>
        <w:t xml:space="preserve"> </w:t>
      </w:r>
      <w:r>
        <w:rPr>
          <w:spacing w:val="1"/>
        </w:rPr>
        <w:t>load</w:t>
      </w:r>
      <w:r>
        <w:rPr>
          <w:spacing w:val="3"/>
        </w:rPr>
        <w:t xml:space="preserve"> </w:t>
      </w:r>
      <w:r>
        <w:rPr>
          <w:spacing w:val="1"/>
        </w:rPr>
        <w:t>test).</w:t>
      </w:r>
    </w:p>
    <w:p w:rsidR="00335F44" w:rsidRDefault="00335F44">
      <w:pPr>
        <w:rPr>
          <w:rFonts w:ascii="Arial" w:eastAsia="Arial" w:hAnsi="Arial" w:cs="Arial"/>
          <w:sz w:val="20"/>
          <w:szCs w:val="20"/>
        </w:rPr>
      </w:pPr>
    </w:p>
    <w:p w:rsidR="00335F44" w:rsidRDefault="00335F44">
      <w:pPr>
        <w:spacing w:before="3"/>
        <w:rPr>
          <w:rFonts w:ascii="Arial" w:eastAsia="Arial" w:hAnsi="Arial" w:cs="Arial"/>
          <w:sz w:val="19"/>
          <w:szCs w:val="19"/>
        </w:rPr>
      </w:pPr>
    </w:p>
    <w:p w:rsidR="00335F44" w:rsidRDefault="00DC08A6">
      <w:pPr>
        <w:pStyle w:val="BodyText"/>
        <w:spacing w:before="0"/>
        <w:ind w:left="105"/>
        <w:jc w:val="both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p w:rsidR="00335F44" w:rsidRDefault="00335F44">
      <w:pPr>
        <w:jc w:val="both"/>
        <w:rPr>
          <w:rFonts w:ascii="Arial" w:eastAsia="Arial" w:hAnsi="Arial" w:cs="Arial"/>
        </w:rPr>
        <w:sectPr w:rsidR="00335F44">
          <w:headerReference w:type="even" r:id="rId16"/>
          <w:pgSz w:w="12240" w:h="15840"/>
          <w:pgMar w:top="500" w:right="680" w:bottom="280" w:left="700" w:header="0" w:footer="0" w:gutter="0"/>
          <w:cols w:space="720"/>
        </w:sectPr>
      </w:pPr>
    </w:p>
    <w:p w:rsidR="00335F44" w:rsidRDefault="00335F44">
      <w:pPr>
        <w:rPr>
          <w:rFonts w:ascii="Arial" w:eastAsia="Arial" w:hAnsi="Arial" w:cs="Arial"/>
          <w:b/>
          <w:bCs/>
          <w:sz w:val="20"/>
          <w:szCs w:val="20"/>
        </w:rPr>
      </w:pPr>
    </w:p>
    <w:p w:rsidR="00335F44" w:rsidRDefault="00335F44">
      <w:pPr>
        <w:spacing w:before="5"/>
        <w:rPr>
          <w:rFonts w:ascii="Arial" w:eastAsia="Arial" w:hAnsi="Arial" w:cs="Arial"/>
          <w:b/>
          <w:bCs/>
          <w:sz w:val="16"/>
          <w:szCs w:val="16"/>
        </w:rPr>
      </w:pPr>
    </w:p>
    <w:p w:rsidR="00335F44" w:rsidRDefault="00DC08A6">
      <w:pPr>
        <w:pStyle w:val="BodyText"/>
        <w:tabs>
          <w:tab w:val="left" w:pos="2659"/>
        </w:tabs>
        <w:ind w:left="365"/>
        <w:rPr>
          <w:rFonts w:cs="Arial"/>
        </w:rPr>
      </w:pPr>
      <w:r>
        <w:pict>
          <v:group id="_x0000_s1038" style="position:absolute;left:0;text-align:left;margin-left:308.7pt;margin-top:-6.05pt;width:141.1pt;height:32.35pt;z-index:1336;mso-position-horizontal-relative:page" coordorigin="6174,-121" coordsize="2822,647">
            <v:group id="_x0000_s1044" style="position:absolute;left:6193;top:-106;width:2781;height:2" coordorigin="6193,-106" coordsize="2781,2">
              <v:shape id="_x0000_s1045" style="position:absolute;left:6193;top:-106;width:2781;height:2" coordorigin="6193,-106" coordsize="2781,0" path="m6193,-106r2780,e" filled="f" strokecolor="#ddd" strokeweight=".53233mm">
                <v:path arrowok="t"/>
              </v:shape>
            </v:group>
            <v:group id="_x0000_s1042" style="position:absolute;left:8981;top:-103;width:2;height:614" coordorigin="8981,-103" coordsize="2,614">
              <v:shape id="_x0000_s1043" style="position:absolute;left:8981;top:-103;width:2;height:614" coordorigin="8981,-103" coordsize="0,614" path="m8981,-103r,613e" filled="f" strokecolor="#ddd" strokeweight=".54572mm">
                <v:path arrowok="t"/>
              </v:shape>
            </v:group>
            <v:group id="_x0000_s1039" style="position:absolute;left:6189;top:-98;width:2;height:608" coordorigin="6189,-98" coordsize="2,608">
              <v:shape id="_x0000_s1041" style="position:absolute;left:6189;top:-98;width:2;height:608" coordorigin="6189,-98" coordsize="0,608" path="m6189,-98r,608e" filled="f" strokecolor="#ddd" strokeweight=".54572mm">
                <v:path arrowok="t"/>
              </v:shape>
              <v:shape id="_x0000_s1040" type="#_x0000_t202" style="position:absolute;left:6189;top:-106;width:2792;height:616" filled="f" stroked="f">
                <v:textbox inset="0,0,0,0">
                  <w:txbxContent>
                    <w:p w:rsidR="00335F44" w:rsidRDefault="00DC08A6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 xml:space="preserve">Results </w:t>
                      </w:r>
                      <w:r>
                        <w:rPr>
                          <w:rFonts w:ascii="Arial"/>
                          <w:spacing w:val="2"/>
                          <w:sz w:val="21"/>
                        </w:rPr>
                        <w:t>and</w:t>
                      </w:r>
                      <w:r>
                        <w:rPr>
                          <w:rFonts w:ascii="Arial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Conclusions</w:t>
                      </w:r>
                    </w:p>
                  </w:txbxContent>
                </v:textbox>
              </v:shape>
            </v:group>
            <w10:wrap anchorx="page"/>
          </v:group>
        </w:pict>
      </w:r>
      <w:bookmarkStart w:id="18" w:name="IBS_3"/>
      <w:bookmarkEnd w:id="18"/>
      <w:r>
        <w:t>Bridge</w:t>
      </w:r>
      <w:r>
        <w:rPr>
          <w:spacing w:val="-1"/>
        </w:rPr>
        <w:t xml:space="preserve"> </w:t>
      </w:r>
      <w:r>
        <w:t>Introduction</w:t>
      </w:r>
      <w:r>
        <w:tab/>
      </w:r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Implementation</w:t>
      </w:r>
    </w:p>
    <w:p w:rsidR="00335F44" w:rsidRDefault="00335F44">
      <w:pPr>
        <w:spacing w:before="1"/>
        <w:rPr>
          <w:rFonts w:ascii="Arial" w:eastAsia="Arial" w:hAnsi="Arial" w:cs="Arial"/>
          <w:sz w:val="26"/>
          <w:szCs w:val="26"/>
        </w:rPr>
      </w:pPr>
    </w:p>
    <w:p w:rsidR="00335F44" w:rsidRDefault="00DC08A6">
      <w:pPr>
        <w:pStyle w:val="BodyText"/>
        <w:ind w:left="365"/>
        <w:rPr>
          <w:rFonts w:cs="Arial"/>
        </w:rPr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335F44" w:rsidRDefault="00335F44">
      <w:pPr>
        <w:spacing w:before="7"/>
        <w:rPr>
          <w:rFonts w:ascii="Arial" w:eastAsia="Arial" w:hAnsi="Arial" w:cs="Arial"/>
          <w:sz w:val="15"/>
          <w:szCs w:val="15"/>
        </w:rPr>
      </w:pPr>
    </w:p>
    <w:p w:rsidR="00335F44" w:rsidRDefault="00DC08A6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5" style="width:533.35pt;height:.85pt;mso-position-horizontal-relative:char;mso-position-vertical-relative:line" coordsize="10667,17">
            <v:group id="_x0000_s1036" style="position:absolute;left:9;top:9;width:10650;height:2" coordorigin="9,9" coordsize="10650,2">
              <v:shape id="_x0000_s1037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335F44" w:rsidRDefault="00335F44">
      <w:pPr>
        <w:spacing w:before="9"/>
        <w:rPr>
          <w:rFonts w:ascii="Arial" w:eastAsia="Arial" w:hAnsi="Arial" w:cs="Arial"/>
          <w:sz w:val="19"/>
          <w:szCs w:val="19"/>
        </w:rPr>
      </w:pPr>
    </w:p>
    <w:p w:rsidR="00335F44" w:rsidRDefault="00DC08A6">
      <w:pPr>
        <w:pStyle w:val="Heading1"/>
        <w:jc w:val="both"/>
        <w:rPr>
          <w:rFonts w:cs="Arial"/>
        </w:rPr>
      </w:pPr>
      <w:r>
        <w:rPr>
          <w:spacing w:val="-2"/>
        </w:rPr>
        <w:t>Case</w:t>
      </w:r>
      <w:r>
        <w:rPr>
          <w:spacing w:val="-19"/>
        </w:rPr>
        <w:t xml:space="preserve"> </w:t>
      </w:r>
      <w:r>
        <w:t>Study: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>t</w:t>
      </w:r>
      <w:r>
        <w:rPr>
          <w:spacing w:val="-4"/>
        </w:rPr>
        <w:t>eriora</w:t>
      </w:r>
      <w:r>
        <w:rPr>
          <w:spacing w:val="-5"/>
        </w:rPr>
        <w:t>t</w:t>
      </w:r>
      <w:r>
        <w:rPr>
          <w:spacing w:val="-4"/>
        </w:rPr>
        <w:t xml:space="preserve">ion </w:t>
      </w:r>
      <w:r>
        <w:rPr>
          <w:spacing w:val="2"/>
        </w:rPr>
        <w:t>due</w:t>
      </w:r>
      <w:r>
        <w:rPr>
          <w:spacing w:val="-19"/>
        </w:rPr>
        <w:t xml:space="preserve"> </w:t>
      </w:r>
      <w:r>
        <w:rPr>
          <w:spacing w:val="-3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Structural</w:t>
      </w:r>
      <w:r>
        <w:rPr>
          <w:spacing w:val="-4"/>
        </w:rPr>
        <w:t xml:space="preserve"> </w:t>
      </w:r>
      <w:r>
        <w:rPr>
          <w:spacing w:val="-2"/>
        </w:rPr>
        <w:t>Response</w:t>
      </w:r>
    </w:p>
    <w:p w:rsidR="00335F44" w:rsidRDefault="00DC08A6">
      <w:pPr>
        <w:pStyle w:val="Heading2"/>
        <w:jc w:val="both"/>
        <w:rPr>
          <w:rFonts w:cs="Arial"/>
        </w:rPr>
      </w:pPr>
      <w:r>
        <w:rPr>
          <w:spacing w:val="1"/>
        </w:rPr>
        <w:t>Results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rPr>
          <w:spacing w:val="1"/>
        </w:rPr>
        <w:t>Conclusions</w:t>
      </w:r>
    </w:p>
    <w:p w:rsidR="00335F44" w:rsidRDefault="00DC08A6">
      <w:pPr>
        <w:pStyle w:val="BodyText"/>
        <w:spacing w:before="191" w:line="298" w:lineRule="auto"/>
        <w:ind w:right="2251"/>
        <w:jc w:val="both"/>
        <w:rPr>
          <w:rFonts w:cs="Arial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485pt;margin-top:8.15pt;width:87.75pt;height:87pt;z-index:1288;mso-position-horizontal-relative:page">
            <v:imagedata r:id="rId17" o:title=""/>
            <w10:wrap anchorx="page"/>
          </v:shape>
        </w:pict>
      </w:r>
      <w:r>
        <w:rPr>
          <w:rFonts w:cs="Arial"/>
          <w:spacing w:val="3"/>
        </w:rPr>
        <w:t>The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1"/>
        </w:rPr>
        <w:t>data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2"/>
        </w:rPr>
        <w:t>gathered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2"/>
        </w:rPr>
        <w:t>during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-1"/>
        </w:rPr>
        <w:t>dynamic</w:t>
      </w:r>
      <w:r>
        <w:rPr>
          <w:rFonts w:cs="Arial"/>
          <w:spacing w:val="53"/>
        </w:rPr>
        <w:t xml:space="preserve"> </w:t>
      </w:r>
      <w:r>
        <w:rPr>
          <w:rFonts w:cs="Arial"/>
          <w:spacing w:val="1"/>
        </w:rPr>
        <w:t>test</w:t>
      </w:r>
      <w:r>
        <w:rPr>
          <w:rFonts w:cs="Arial"/>
          <w:spacing w:val="54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53"/>
        </w:rPr>
        <w:t xml:space="preserve"> </w:t>
      </w:r>
      <w:r>
        <w:rPr>
          <w:rFonts w:cs="Arial"/>
          <w:spacing w:val="1"/>
        </w:rPr>
        <w:t>used</w:t>
      </w:r>
      <w:r>
        <w:rPr>
          <w:rFonts w:cs="Arial"/>
          <w:spacing w:val="5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55"/>
        </w:rPr>
        <w:t xml:space="preserve"> </w:t>
      </w:r>
      <w:r>
        <w:rPr>
          <w:rFonts w:cs="Arial"/>
        </w:rPr>
        <w:t>identify</w:t>
      </w:r>
      <w:r>
        <w:rPr>
          <w:rFonts w:cs="Arial"/>
          <w:spacing w:val="5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1"/>
        </w:rPr>
        <w:t>bridge’s</w:t>
      </w:r>
      <w:r>
        <w:rPr>
          <w:rFonts w:cs="Arial"/>
          <w:spacing w:val="53"/>
        </w:rPr>
        <w:t xml:space="preserve"> </w:t>
      </w:r>
      <w:r>
        <w:rPr>
          <w:rFonts w:cs="Arial"/>
          <w:spacing w:val="2"/>
        </w:rPr>
        <w:t>natural</w:t>
      </w:r>
      <w:r>
        <w:rPr>
          <w:rFonts w:cs="Arial"/>
          <w:spacing w:val="68"/>
        </w:rPr>
        <w:t xml:space="preserve"> </w:t>
      </w:r>
      <w:r>
        <w:rPr>
          <w:rFonts w:cs="Arial"/>
          <w:spacing w:val="-1"/>
        </w:rPr>
        <w:t>modes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1"/>
        </w:rPr>
        <w:t>vibration.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1"/>
        </w:rPr>
        <w:t>During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2"/>
        </w:rPr>
        <w:t>operational</w:t>
      </w:r>
      <w:r>
        <w:rPr>
          <w:rFonts w:cs="Arial"/>
          <w:spacing w:val="35"/>
        </w:rPr>
        <w:t xml:space="preserve"> </w:t>
      </w:r>
      <w:r>
        <w:rPr>
          <w:rFonts w:cs="Arial"/>
        </w:rPr>
        <w:t>monitoring</w:t>
      </w:r>
      <w:ins w:id="19" w:author="John Braley" w:date="2018-09-28T13:56:00Z">
        <w:r w:rsidR="00A575B6">
          <w:rPr>
            <w:rFonts w:cs="Arial"/>
          </w:rPr>
          <w:t>,</w:t>
        </w:r>
      </w:ins>
      <w:r>
        <w:rPr>
          <w:rFonts w:cs="Arial"/>
          <w:spacing w:val="40"/>
        </w:rPr>
        <w:t xml:space="preserve"> </w:t>
      </w:r>
      <w:r>
        <w:rPr>
          <w:rFonts w:cs="Arial"/>
          <w:spacing w:val="2"/>
        </w:rPr>
        <w:t>bridge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1"/>
        </w:rPr>
        <w:t>vibrations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5"/>
        </w:rPr>
        <w:t>wi</w:t>
      </w:r>
      <w:r>
        <w:rPr>
          <w:rFonts w:cs="Arial"/>
          <w:spacing w:val="-6"/>
        </w:rPr>
        <w:t>t</w:t>
      </w:r>
      <w:r>
        <w:rPr>
          <w:rFonts w:cs="Arial"/>
          <w:spacing w:val="-5"/>
        </w:rPr>
        <w:t>h</w:t>
      </w:r>
      <w:r>
        <w:rPr>
          <w:rFonts w:cs="Arial"/>
          <w:spacing w:val="40"/>
        </w:rPr>
        <w:t xml:space="preserve"> </w:t>
      </w:r>
      <w:r>
        <w:rPr>
          <w:rFonts w:cs="Arial"/>
        </w:rPr>
        <w:t>relatively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1"/>
        </w:rPr>
        <w:t>large</w:t>
      </w:r>
      <w:r>
        <w:rPr>
          <w:rFonts w:cs="Arial"/>
          <w:spacing w:val="72"/>
        </w:rPr>
        <w:t xml:space="preserve"> </w:t>
      </w:r>
      <w:r>
        <w:rPr>
          <w:rFonts w:cs="Arial"/>
        </w:rPr>
        <w:t xml:space="preserve">amplitudes </w:t>
      </w:r>
      <w:r>
        <w:rPr>
          <w:rFonts w:cs="Arial"/>
          <w:spacing w:val="2"/>
        </w:rPr>
        <w:t>(peak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>acceleration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0.4g)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 xml:space="preserve">recorded, </w:t>
      </w:r>
      <w:r>
        <w:rPr>
          <w:rFonts w:cs="Arial"/>
          <w:spacing w:val="1"/>
        </w:rPr>
        <w:t xml:space="preserve">thus </w:t>
      </w:r>
      <w:r>
        <w:rPr>
          <w:rFonts w:cs="Arial"/>
          <w:spacing w:val="2"/>
        </w:rPr>
        <w:t>corroborating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inspectors'</w:t>
      </w:r>
      <w:r>
        <w:rPr>
          <w:rFonts w:cs="Arial"/>
          <w:spacing w:val="72"/>
          <w:w w:val="99"/>
        </w:rPr>
        <w:t xml:space="preserve"> </w:t>
      </w:r>
      <w:r>
        <w:rPr>
          <w:rFonts w:cs="Arial"/>
          <w:spacing w:val="2"/>
        </w:rPr>
        <w:t>reports</w:t>
      </w:r>
      <w:r>
        <w:rPr>
          <w:rFonts w:cs="Arial"/>
          <w:spacing w:val="-1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excessive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vibrations.</w:t>
      </w:r>
    </w:p>
    <w:p w:rsidR="00335F44" w:rsidRDefault="00DC08A6">
      <w:pPr>
        <w:pStyle w:val="BodyText"/>
        <w:spacing w:before="151" w:line="298" w:lineRule="auto"/>
        <w:ind w:right="1735"/>
        <w:rPr>
          <w:rFonts w:cs="Arial"/>
        </w:rPr>
      </w:pPr>
      <w:r>
        <w:rPr>
          <w:spacing w:val="3"/>
        </w:rPr>
        <w:t>The</w:t>
      </w:r>
      <w:r>
        <w:rPr>
          <w:spacing w:val="22"/>
        </w:rPr>
        <w:t xml:space="preserve"> </w:t>
      </w:r>
      <w:r>
        <w:t>measurements</w:t>
      </w:r>
      <w:r>
        <w:rPr>
          <w:spacing w:val="19"/>
        </w:rPr>
        <w:t xml:space="preserve"> </w:t>
      </w:r>
      <w:r>
        <w:rPr>
          <w:spacing w:val="2"/>
        </w:rPr>
        <w:t>gathered</w:t>
      </w:r>
      <w:r>
        <w:rPr>
          <w:spacing w:val="22"/>
        </w:rPr>
        <w:t xml:space="preserve"> </w:t>
      </w:r>
      <w:r>
        <w:rPr>
          <w:spacing w:val="2"/>
        </w:rPr>
        <w:t>during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t>static</w:t>
      </w:r>
      <w:r>
        <w:rPr>
          <w:spacing w:val="19"/>
        </w:rPr>
        <w:t xml:space="preserve"> </w:t>
      </w:r>
      <w:r>
        <w:rPr>
          <w:spacing w:val="1"/>
        </w:rPr>
        <w:t>load</w:t>
      </w:r>
      <w:r>
        <w:rPr>
          <w:spacing w:val="22"/>
        </w:rPr>
        <w:t xml:space="preserve"> </w:t>
      </w:r>
      <w:r>
        <w:rPr>
          <w:spacing w:val="1"/>
        </w:rPr>
        <w:t>test</w:t>
      </w:r>
      <w:r>
        <w:rPr>
          <w:spacing w:val="21"/>
        </w:rPr>
        <w:t xml:space="preserve"> </w:t>
      </w:r>
      <w:r>
        <w:rPr>
          <w:spacing w:val="-2"/>
        </w:rPr>
        <w:t>showed</w:t>
      </w:r>
      <w:r>
        <w:rPr>
          <w:spacing w:val="23"/>
        </w:rPr>
        <w:t xml:space="preserve"> </w:t>
      </w:r>
      <w:r>
        <w:rPr>
          <w:spacing w:val="1"/>
        </w:rPr>
        <w:t>that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2"/>
        </w:rPr>
        <w:t>bridge</w:t>
      </w:r>
      <w:r>
        <w:rPr>
          <w:spacing w:val="22"/>
        </w:rPr>
        <w:t xml:space="preserve"> </w:t>
      </w:r>
      <w:r>
        <w:rPr>
          <w:spacing w:val="2"/>
        </w:rPr>
        <w:t>behaved</w:t>
      </w:r>
      <w:r>
        <w:rPr>
          <w:spacing w:val="44"/>
        </w:rPr>
        <w:t xml:space="preserve"> </w:t>
      </w:r>
      <w:ins w:id="20" w:author="John Braley" w:date="2018-09-28T13:58:00Z">
        <w:r w:rsidR="00A575B6">
          <w:rPr>
            <w:spacing w:val="44"/>
          </w:rPr>
          <w:t xml:space="preserve">in </w:t>
        </w:r>
        <w:proofErr w:type="spellStart"/>
        <w:r w:rsidR="00A575B6">
          <w:rPr>
            <w:spacing w:val="44"/>
          </w:rPr>
          <w:t>a</w:t>
        </w:r>
      </w:ins>
      <w:r>
        <w:rPr>
          <w:spacing w:val="-2"/>
        </w:rPr>
        <w:t>mostly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linear</w:t>
      </w:r>
      <w:del w:id="21" w:author="John Braley" w:date="2018-09-28T13:59:00Z">
        <w:r w:rsidDel="00A575B6">
          <w:rPr>
            <w:spacing w:val="-1"/>
          </w:rPr>
          <w:delText>l</w:delText>
        </w:r>
        <w:r w:rsidDel="00A575B6">
          <w:rPr>
            <w:spacing w:val="-1"/>
          </w:rPr>
          <w:delText>y</w:delText>
        </w:r>
      </w:del>
      <w:ins w:id="22" w:author="John Braley" w:date="2018-09-28T13:59:00Z">
        <w:r w:rsidR="00A575B6">
          <w:rPr>
            <w:spacing w:val="-1"/>
          </w:rPr>
          <w:t xml:space="preserve"> fashion</w:t>
        </w:r>
      </w:ins>
      <w:r>
        <w:rPr>
          <w:spacing w:val="-1"/>
        </w:rPr>
        <w:t>.</w:t>
      </w:r>
      <w:r>
        <w:rPr>
          <w:spacing w:val="4"/>
        </w:rPr>
        <w:t xml:space="preserve"> </w:t>
      </w:r>
      <w:r>
        <w:rPr>
          <w:spacing w:val="3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small</w:t>
      </w:r>
      <w:r>
        <w:rPr>
          <w:spacing w:val="1"/>
        </w:rPr>
        <w:t xml:space="preserve"> </w:t>
      </w:r>
      <w:r>
        <w:t>amount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1"/>
        </w:rPr>
        <w:t>nonlinearity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2"/>
        </w:rPr>
        <w:t>response</w:t>
      </w:r>
      <w:r>
        <w:rPr>
          <w:spacing w:val="6"/>
        </w:rPr>
        <w:t xml:space="preserve"> </w:t>
      </w:r>
      <w:r>
        <w:rPr>
          <w:spacing w:val="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6"/>
        </w:rPr>
        <w:t xml:space="preserve"> </w:t>
      </w:r>
      <w:r>
        <w:rPr>
          <w:spacing w:val="1"/>
        </w:rPr>
        <w:t>attributed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smal</w:t>
      </w:r>
      <w:r>
        <w:rPr>
          <w:spacing w:val="-2"/>
        </w:rPr>
        <w:t>l</w:t>
      </w:r>
    </w:p>
    <w:p w:rsidR="00335F44" w:rsidRDefault="00DC08A6">
      <w:pPr>
        <w:pStyle w:val="BodyText"/>
        <w:spacing w:before="1" w:line="298" w:lineRule="auto"/>
        <w:ind w:right="126"/>
        <w:jc w:val="both"/>
        <w:rPr>
          <w:rFonts w:cs="Arial"/>
        </w:rPr>
      </w:pPr>
      <w:proofErr w:type="gramStart"/>
      <w:r>
        <w:t>shifts</w:t>
      </w:r>
      <w:proofErr w:type="gramEnd"/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9"/>
        </w:rPr>
        <w:t xml:space="preserve"> </w:t>
      </w:r>
      <w:r>
        <w:rPr>
          <w:spacing w:val="1"/>
        </w:rPr>
        <w:t>load</w:t>
      </w:r>
      <w:r>
        <w:rPr>
          <w:spacing w:val="39"/>
        </w:rPr>
        <w:t xml:space="preserve"> </w:t>
      </w:r>
      <w:r>
        <w:rPr>
          <w:spacing w:val="1"/>
        </w:rPr>
        <w:t>distribution</w:t>
      </w:r>
      <w:r>
        <w:rPr>
          <w:spacing w:val="38"/>
        </w:rPr>
        <w:t xml:space="preserve"> </w:t>
      </w:r>
      <w:r>
        <w:rPr>
          <w:spacing w:val="2"/>
        </w:rPr>
        <w:t>rather</w:t>
      </w:r>
      <w:r>
        <w:rPr>
          <w:spacing w:val="41"/>
        </w:rPr>
        <w:t xml:space="preserve"> </w:t>
      </w:r>
      <w:r>
        <w:rPr>
          <w:spacing w:val="1"/>
        </w:rPr>
        <w:t>than</w:t>
      </w:r>
      <w:r>
        <w:rPr>
          <w:spacing w:val="39"/>
        </w:rPr>
        <w:t xml:space="preserve"> </w:t>
      </w:r>
      <w:r>
        <w:t>plastic</w:t>
      </w:r>
      <w:r>
        <w:rPr>
          <w:spacing w:val="34"/>
        </w:rPr>
        <w:t xml:space="preserve"> </w:t>
      </w:r>
      <w:r>
        <w:t>deformation</w:t>
      </w:r>
      <w:r>
        <w:rPr>
          <w:spacing w:val="39"/>
        </w:rPr>
        <w:t xml:space="preserve"> </w:t>
      </w:r>
      <w:r>
        <w:rPr>
          <w:spacing w:val="1"/>
        </w:rPr>
        <w:t>of</w:t>
      </w:r>
      <w:r>
        <w:rPr>
          <w:spacing w:val="37"/>
        </w:rPr>
        <w:t xml:space="preserve"> </w:t>
      </w:r>
      <w:r>
        <w:rPr>
          <w:spacing w:val="1"/>
        </w:rPr>
        <w:t>the</w:t>
      </w:r>
      <w:r>
        <w:rPr>
          <w:spacing w:val="38"/>
        </w:rPr>
        <w:t xml:space="preserve"> </w:t>
      </w:r>
      <w:r>
        <w:rPr>
          <w:spacing w:val="2"/>
        </w:rPr>
        <w:t>girders</w:t>
      </w:r>
      <w:ins w:id="23" w:author="John Braley" w:date="2018-09-28T14:02:00Z">
        <w:r w:rsidR="00A575B6">
          <w:rPr>
            <w:spacing w:val="2"/>
          </w:rPr>
          <w:t>.</w:t>
        </w:r>
      </w:ins>
      <w:del w:id="24" w:author="John Braley" w:date="2018-09-28T14:01:00Z">
        <w:r w:rsidDel="00A575B6">
          <w:rPr>
            <w:spacing w:val="2"/>
          </w:rPr>
          <w:delText>,</w:delText>
        </w:r>
      </w:del>
      <w:r>
        <w:rPr>
          <w:spacing w:val="37"/>
        </w:rPr>
        <w:t xml:space="preserve"> </w:t>
      </w:r>
      <w:ins w:id="25" w:author="John Braley" w:date="2018-09-28T14:02:00Z">
        <w:r w:rsidR="00A575B6">
          <w:rPr>
            <w:spacing w:val="37"/>
          </w:rPr>
          <w:t xml:space="preserve">The bridge was therefore shown to be </w:t>
        </w:r>
      </w:ins>
      <w:del w:id="26" w:author="John Braley" w:date="2018-09-28T14:02:00Z">
        <w:r w:rsidDel="00A575B6">
          <w:rPr>
            <w:spacing w:val="2"/>
          </w:rPr>
          <w:delText>thereby</w:delText>
        </w:r>
        <w:r w:rsidDel="00A575B6">
          <w:rPr>
            <w:spacing w:val="35"/>
          </w:rPr>
          <w:delText xml:space="preserve"> </w:delText>
        </w:r>
        <w:r w:rsidDel="00A575B6">
          <w:rPr>
            <w:spacing w:val="-1"/>
          </w:rPr>
          <w:delText>is</w:delText>
        </w:r>
      </w:del>
      <w:r>
        <w:rPr>
          <w:spacing w:val="34"/>
        </w:rPr>
        <w:t xml:space="preserve"> </w:t>
      </w:r>
      <w:r>
        <w:rPr>
          <w:spacing w:val="1"/>
        </w:rPr>
        <w:t>capable</w:t>
      </w:r>
      <w:r>
        <w:rPr>
          <w:spacing w:val="39"/>
        </w:rPr>
        <w:t xml:space="preserve"> </w:t>
      </w:r>
      <w:r>
        <w:rPr>
          <w:spacing w:val="1"/>
        </w:rPr>
        <w:t>of</w:t>
      </w:r>
      <w:r>
        <w:rPr>
          <w:spacing w:val="37"/>
        </w:rPr>
        <w:t xml:space="preserve"> </w:t>
      </w:r>
      <w:r>
        <w:t>safely</w:t>
      </w:r>
      <w:r>
        <w:rPr>
          <w:spacing w:val="34"/>
        </w:rPr>
        <w:t xml:space="preserve"> </w:t>
      </w:r>
      <w:r>
        <w:rPr>
          <w:spacing w:val="1"/>
        </w:rPr>
        <w:t>carrying</w:t>
      </w:r>
      <w:r>
        <w:rPr>
          <w:spacing w:val="90"/>
        </w:rPr>
        <w:t xml:space="preserve"> </w:t>
      </w:r>
      <w:r>
        <w:rPr>
          <w:spacing w:val="1"/>
        </w:rPr>
        <w:t>loads</w:t>
      </w:r>
      <w:r>
        <w:t xml:space="preserve"> </w:t>
      </w:r>
      <w:r>
        <w:rPr>
          <w:spacing w:val="1"/>
        </w:rPr>
        <w:t>up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proof-level.</w:t>
      </w:r>
    </w:p>
    <w:p w:rsidR="00335F44" w:rsidRDefault="00335F44">
      <w:pPr>
        <w:spacing w:before="9"/>
        <w:rPr>
          <w:rFonts w:ascii="Arial" w:eastAsia="Arial" w:hAnsi="Arial" w:cs="Arial"/>
          <w:sz w:val="10"/>
          <w:szCs w:val="10"/>
        </w:rPr>
      </w:pPr>
    </w:p>
    <w:p w:rsidR="00335F44" w:rsidRDefault="00DC08A6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37230" cy="251460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2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44" w:rsidRDefault="00DC08A6">
      <w:pPr>
        <w:pStyle w:val="BodyText"/>
        <w:spacing w:before="43" w:line="298" w:lineRule="auto"/>
        <w:ind w:right="124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30"/>
        </w:rPr>
        <w:t xml:space="preserve"> </w:t>
      </w:r>
      <w:r>
        <w:rPr>
          <w:spacing w:val="3"/>
        </w:rPr>
        <w:t>FE</w:t>
      </w:r>
      <w:r>
        <w:rPr>
          <w:spacing w:val="23"/>
        </w:rPr>
        <w:t xml:space="preserve"> </w:t>
      </w:r>
      <w:r>
        <w:rPr>
          <w:spacing w:val="-1"/>
        </w:rPr>
        <w:t>model</w:t>
      </w:r>
      <w:r>
        <w:rPr>
          <w:spacing w:val="26"/>
        </w:rPr>
        <w:t xml:space="preserve"> </w:t>
      </w:r>
      <w:r>
        <w:rPr>
          <w:spacing w:val="-5"/>
        </w:rPr>
        <w:t>was</w:t>
      </w:r>
      <w:r>
        <w:rPr>
          <w:spacing w:val="27"/>
        </w:rPr>
        <w:t xml:space="preserve"> </w:t>
      </w:r>
      <w:r>
        <w:rPr>
          <w:spacing w:val="2"/>
        </w:rPr>
        <w:t>updated</w:t>
      </w:r>
      <w:r>
        <w:rPr>
          <w:spacing w:val="31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1"/>
        </w:rPr>
        <w:t xml:space="preserve"> </w:t>
      </w:r>
      <w:r>
        <w:rPr>
          <w:spacing w:val="1"/>
        </w:rPr>
        <w:t>both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dynamic</w:t>
      </w:r>
      <w:r>
        <w:rPr>
          <w:spacing w:val="27"/>
        </w:rPr>
        <w:t xml:space="preserve"> </w:t>
      </w:r>
      <w:r>
        <w:rPr>
          <w:spacing w:val="1"/>
        </w:rPr>
        <w:t>data</w:t>
      </w:r>
      <w:r>
        <w:rPr>
          <w:spacing w:val="31"/>
        </w:rPr>
        <w:t xml:space="preserve"> </w:t>
      </w:r>
      <w:r>
        <w:rPr>
          <w:spacing w:val="2"/>
        </w:rPr>
        <w:t>(frequencies</w:t>
      </w:r>
      <w:r>
        <w:rPr>
          <w:spacing w:val="27"/>
        </w:rPr>
        <w:t xml:space="preserve"> </w:t>
      </w:r>
      <w:r>
        <w:rPr>
          <w:spacing w:val="2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mode</w:t>
      </w:r>
      <w:r>
        <w:rPr>
          <w:spacing w:val="31"/>
        </w:rPr>
        <w:t xml:space="preserve"> </w:t>
      </w:r>
      <w:r>
        <w:rPr>
          <w:spacing w:val="2"/>
        </w:rPr>
        <w:t>shapes),</w:t>
      </w:r>
      <w:r>
        <w:rPr>
          <w:spacing w:val="29"/>
        </w:rPr>
        <w:t xml:space="preserve"> </w:t>
      </w:r>
      <w:r>
        <w:rPr>
          <w:spacing w:val="2"/>
        </w:rPr>
        <w:t>and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t>static</w:t>
      </w:r>
      <w:r>
        <w:rPr>
          <w:spacing w:val="27"/>
        </w:rPr>
        <w:t xml:space="preserve"> </w:t>
      </w:r>
      <w:r>
        <w:rPr>
          <w:spacing w:val="2"/>
        </w:rPr>
        <w:t>data.</w:t>
      </w:r>
      <w:r>
        <w:rPr>
          <w:spacing w:val="56"/>
          <w:w w:val="99"/>
        </w:rPr>
        <w:t xml:space="preserve"> </w:t>
      </w:r>
      <w:r>
        <w:rPr>
          <w:spacing w:val="-1"/>
        </w:rPr>
        <w:t>Both</w:t>
      </w:r>
      <w:r>
        <w:rPr>
          <w:spacing w:val="3"/>
        </w:rPr>
        <w:t xml:space="preserve"> </w:t>
      </w:r>
      <w:r>
        <w:t>methods yielded</w:t>
      </w:r>
      <w:r>
        <w:rPr>
          <w:spacing w:val="3"/>
        </w:rPr>
        <w:t xml:space="preserve"> </w:t>
      </w:r>
      <w:r>
        <w:rPr>
          <w:spacing w:val="-1"/>
        </w:rPr>
        <w:t>models</w:t>
      </w:r>
      <w:r>
        <w:rPr>
          <w:spacing w:val="1"/>
        </w:rPr>
        <w:t xml:space="preserve"> that</w:t>
      </w:r>
      <w:r>
        <w:rPr>
          <w:spacing w:val="2"/>
        </w:rP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close</w:t>
      </w:r>
      <w:r>
        <w:rPr>
          <w:spacing w:val="4"/>
        </w:rPr>
        <w:t xml:space="preserve"> </w:t>
      </w:r>
      <w:r>
        <w:rPr>
          <w:spacing w:val="1"/>
        </w:rPr>
        <w:t>agreement</w:t>
      </w:r>
      <w:r>
        <w:rPr>
          <w:spacing w:val="2"/>
        </w:rPr>
        <w:t xml:space="preserve"> and</w:t>
      </w:r>
      <w:r>
        <w:rPr>
          <w:spacing w:val="3"/>
        </w:rP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rPr>
          <w:spacing w:val="1"/>
        </w:rPr>
        <w:t>consistent</w:t>
      </w:r>
      <w:r>
        <w:rPr>
          <w:spacing w:val="2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4"/>
        </w:rPr>
        <w:t xml:space="preserve"> </w:t>
      </w:r>
      <w:r>
        <w:rPr>
          <w:spacing w:val="1"/>
        </w:rPr>
        <w:t>test</w:t>
      </w:r>
      <w:r>
        <w:rPr>
          <w:spacing w:val="2"/>
        </w:rPr>
        <w:t xml:space="preserve"> </w:t>
      </w:r>
      <w:r>
        <w:rPr>
          <w:spacing w:val="1"/>
        </w:rPr>
        <w:t>results.</w:t>
      </w:r>
    </w:p>
    <w:p w:rsidR="00335F44" w:rsidRDefault="00DC08A6">
      <w:pPr>
        <w:pStyle w:val="BodyText"/>
        <w:spacing w:before="151" w:line="298" w:lineRule="auto"/>
        <w:ind w:right="124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34"/>
        </w:rPr>
        <w:t xml:space="preserve"> </w:t>
      </w:r>
      <w:r>
        <w:rPr>
          <w:spacing w:val="2"/>
        </w:rPr>
        <w:t>response</w:t>
      </w:r>
      <w:r>
        <w:rPr>
          <w:spacing w:val="34"/>
        </w:rPr>
        <w:t xml:space="preserve"> </w:t>
      </w:r>
      <w:r>
        <w:rPr>
          <w:spacing w:val="2"/>
        </w:rPr>
        <w:t>from</w:t>
      </w:r>
      <w:r>
        <w:rPr>
          <w:spacing w:val="2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clip</w:t>
      </w:r>
      <w:r>
        <w:rPr>
          <w:spacing w:val="34"/>
        </w:rPr>
        <w:t xml:space="preserve"> </w:t>
      </w:r>
      <w:r>
        <w:rPr>
          <w:spacing w:val="2"/>
        </w:rPr>
        <w:t>gauge</w:t>
      </w:r>
      <w:r>
        <w:rPr>
          <w:spacing w:val="34"/>
        </w:rPr>
        <w:t xml:space="preserve"> </w:t>
      </w:r>
      <w:r>
        <w:rPr>
          <w:spacing w:val="1"/>
        </w:rPr>
        <w:t>spanning</w:t>
      </w:r>
      <w:r>
        <w:rPr>
          <w:spacing w:val="34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proofErr w:type="spellStart"/>
      <w:r>
        <w:rPr>
          <w:spacing w:val="1"/>
        </w:rPr>
        <w:t>piercap</w:t>
      </w:r>
      <w:proofErr w:type="spellEnd"/>
      <w:r>
        <w:rPr>
          <w:spacing w:val="34"/>
        </w:rPr>
        <w:t xml:space="preserve"> </w:t>
      </w:r>
      <w:r>
        <w:rPr>
          <w:spacing w:val="1"/>
        </w:rPr>
        <w:t>crack</w:t>
      </w:r>
      <w:r>
        <w:rPr>
          <w:spacing w:val="32"/>
        </w:rPr>
        <w:t xml:space="preserve"> </w:t>
      </w:r>
      <w:r>
        <w:rPr>
          <w:spacing w:val="-2"/>
        </w:rPr>
        <w:t>showed</w:t>
      </w:r>
      <w:r>
        <w:rPr>
          <w:spacing w:val="34"/>
        </w:rPr>
        <w:t xml:space="preserve"> </w:t>
      </w:r>
      <w:r>
        <w:rPr>
          <w:spacing w:val="1"/>
        </w:rPr>
        <w:t>that</w:t>
      </w:r>
      <w:r>
        <w:rPr>
          <w:spacing w:val="32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1"/>
        </w:rPr>
        <w:t>crack</w:t>
      </w:r>
      <w:r>
        <w:rPr>
          <w:spacing w:val="31"/>
        </w:rPr>
        <w:t xml:space="preserve"> </w:t>
      </w:r>
      <w:r>
        <w:t>experienced</w:t>
      </w:r>
      <w:r>
        <w:rPr>
          <w:spacing w:val="34"/>
        </w:rPr>
        <w:t xml:space="preserve"> </w:t>
      </w:r>
      <w:r>
        <w:rPr>
          <w:spacing w:val="-1"/>
        </w:rPr>
        <w:t>movement</w:t>
      </w:r>
      <w:r>
        <w:rPr>
          <w:spacing w:val="72"/>
          <w:w w:val="99"/>
        </w:rPr>
        <w:t xml:space="preserve"> </w:t>
      </w:r>
      <w:r>
        <w:rPr>
          <w:spacing w:val="2"/>
        </w:rPr>
        <w:t>during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1"/>
        </w:rPr>
        <w:t>load</w:t>
      </w:r>
      <w:r>
        <w:rPr>
          <w:spacing w:val="31"/>
        </w:rPr>
        <w:t xml:space="preserve"> </w:t>
      </w:r>
      <w:r>
        <w:rPr>
          <w:spacing w:val="1"/>
        </w:rPr>
        <w:t>test.</w:t>
      </w:r>
      <w:r>
        <w:rPr>
          <w:spacing w:val="30"/>
        </w:rPr>
        <w:t xml:space="preserve"> </w:t>
      </w:r>
      <w:r>
        <w:rPr>
          <w:spacing w:val="-5"/>
        </w:rPr>
        <w:t>However</w:t>
      </w:r>
      <w:r>
        <w:rPr>
          <w:spacing w:val="-6"/>
        </w:rPr>
        <w:t>,</w:t>
      </w:r>
      <w:r>
        <w:rPr>
          <w:spacing w:val="30"/>
        </w:rPr>
        <w:t xml:space="preserve"> </w:t>
      </w:r>
      <w:r>
        <w:rPr>
          <w:spacing w:val="1"/>
        </w:rPr>
        <w:t>that</w:t>
      </w:r>
      <w:r>
        <w:rPr>
          <w:spacing w:val="30"/>
        </w:rPr>
        <w:t xml:space="preserve"> </w:t>
      </w:r>
      <w:r>
        <w:rPr>
          <w:spacing w:val="1"/>
        </w:rPr>
        <w:t>portion</w:t>
      </w:r>
      <w:r>
        <w:rPr>
          <w:spacing w:val="31"/>
        </w:rPr>
        <w:t xml:space="preserve"> </w:t>
      </w:r>
      <w:r>
        <w:rPr>
          <w:spacing w:val="1"/>
        </w:rPr>
        <w:t>of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proofErr w:type="spellStart"/>
      <w:r>
        <w:rPr>
          <w:spacing w:val="1"/>
        </w:rPr>
        <w:t>piercap</w:t>
      </w:r>
      <w:proofErr w:type="spellEnd"/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1"/>
        </w:rPr>
        <w:t>loaded</w:t>
      </w:r>
      <w:r>
        <w:rPr>
          <w:spacing w:val="31"/>
        </w:rPr>
        <w:t xml:space="preserve"> </w:t>
      </w:r>
      <w:r>
        <w:rPr>
          <w:spacing w:val="1"/>
        </w:rPr>
        <w:t>by</w:t>
      </w:r>
      <w:r>
        <w:rPr>
          <w:spacing w:val="29"/>
        </w:rPr>
        <w:t xml:space="preserve"> </w:t>
      </w:r>
      <w:r>
        <w:rPr>
          <w:spacing w:val="1"/>
        </w:rPr>
        <w:t>Girder</w:t>
      </w:r>
      <w:r>
        <w:rPr>
          <w:spacing w:val="33"/>
        </w:rPr>
        <w:t xml:space="preserve"> </w:t>
      </w:r>
      <w:r>
        <w:rPr>
          <w:spacing w:val="1"/>
        </w:rPr>
        <w:t>#1</w:t>
      </w:r>
      <w:r>
        <w:rPr>
          <w:spacing w:val="31"/>
        </w:rPr>
        <w:t xml:space="preserve"> </w:t>
      </w:r>
      <w:r>
        <w:rPr>
          <w:spacing w:val="-4"/>
        </w:rPr>
        <w:t>which</w:t>
      </w:r>
      <w:r>
        <w:rPr>
          <w:spacing w:val="30"/>
        </w:rPr>
        <w:t xml:space="preserve"> </w:t>
      </w:r>
      <w:r>
        <w:rPr>
          <w:spacing w:val="2"/>
        </w:rPr>
        <w:t>supports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-2"/>
        </w:rPr>
        <w:t>sidewalk</w:t>
      </w:r>
      <w:r>
        <w:rPr>
          <w:spacing w:val="86"/>
        </w:rPr>
        <w:t xml:space="preserve"> </w:t>
      </w:r>
      <w:r>
        <w:rPr>
          <w:spacing w:val="2"/>
        </w:rPr>
        <w:t>region</w:t>
      </w:r>
      <w:r>
        <w:rPr>
          <w:spacing w:val="18"/>
        </w:rPr>
        <w:t xml:space="preserve"> </w:t>
      </w:r>
      <w:r>
        <w:rPr>
          <w:spacing w:val="2"/>
        </w:rPr>
        <w:t>and</w:t>
      </w:r>
      <w:r>
        <w:rPr>
          <w:spacing w:val="18"/>
        </w:rPr>
        <w:t xml:space="preserve"> </w:t>
      </w:r>
      <w:r>
        <w:rPr>
          <w:spacing w:val="1"/>
        </w:rPr>
        <w:t>thus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2"/>
        </w:rPr>
        <w:t>not</w:t>
      </w:r>
      <w:r>
        <w:rPr>
          <w:spacing w:val="18"/>
        </w:rPr>
        <w:t xml:space="preserve"> </w:t>
      </w:r>
      <w:r>
        <w:rPr>
          <w:spacing w:val="-1"/>
        </w:rPr>
        <w:t>expected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2"/>
        </w:rPr>
        <w:t>carry</w:t>
      </w:r>
      <w:r>
        <w:rPr>
          <w:spacing w:val="15"/>
        </w:rPr>
        <w:t xml:space="preserve"> </w:t>
      </w:r>
      <w:r>
        <w:rPr>
          <w:spacing w:val="-2"/>
        </w:rPr>
        <w:t>much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live</w:t>
      </w:r>
      <w:r>
        <w:rPr>
          <w:spacing w:val="18"/>
        </w:rPr>
        <w:t xml:space="preserve"> </w:t>
      </w:r>
      <w:r>
        <w:rPr>
          <w:spacing w:val="1"/>
        </w:rPr>
        <w:t>load.</w:t>
      </w:r>
      <w:r>
        <w:rPr>
          <w:spacing w:val="18"/>
        </w:rPr>
        <w:t xml:space="preserve"> </w:t>
      </w:r>
      <w:r>
        <w:rPr>
          <w:spacing w:val="-1"/>
        </w:rPr>
        <w:t>After</w:t>
      </w:r>
      <w:r>
        <w:rPr>
          <w:spacing w:val="23"/>
        </w:rPr>
        <w:t xml:space="preserve"> </w:t>
      </w:r>
      <w:r>
        <w:rPr>
          <w:spacing w:val="-2"/>
        </w:rPr>
        <w:t>examining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1"/>
        </w:rPr>
        <w:t xml:space="preserve"> </w:t>
      </w:r>
      <w:r>
        <w:t>documents</w:t>
      </w:r>
      <w:r>
        <w:rPr>
          <w:spacing w:val="19"/>
        </w:rPr>
        <w:t xml:space="preserve"> </w:t>
      </w:r>
      <w:r>
        <w:rPr>
          <w:spacing w:val="1"/>
        </w:rPr>
        <w:t>that</w:t>
      </w:r>
      <w:r>
        <w:rPr>
          <w:spacing w:val="19"/>
        </w:rPr>
        <w:t xml:space="preserve"> </w:t>
      </w:r>
      <w:r>
        <w:rPr>
          <w:spacing w:val="1"/>
        </w:rPr>
        <w:t>detail</w:t>
      </w:r>
      <w:r>
        <w:rPr>
          <w:spacing w:val="16"/>
        </w:rPr>
        <w:t xml:space="preserve"> </w:t>
      </w:r>
      <w:r>
        <w:rPr>
          <w:spacing w:val="2"/>
        </w:rPr>
        <w:t>rebar</w:t>
      </w:r>
      <w:r>
        <w:rPr>
          <w:spacing w:val="78"/>
        </w:rPr>
        <w:t xml:space="preserve"> </w:t>
      </w:r>
      <w:r>
        <w:rPr>
          <w:spacing w:val="1"/>
        </w:rPr>
        <w:t>layout,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5"/>
        </w:rPr>
        <w:t>was</w:t>
      </w:r>
      <w:r>
        <w:rPr>
          <w:spacing w:val="13"/>
        </w:rPr>
        <w:t xml:space="preserve"> </w:t>
      </w:r>
      <w:r>
        <w:rPr>
          <w:spacing w:val="1"/>
        </w:rPr>
        <w:t>discovered</w:t>
      </w:r>
      <w:r>
        <w:rPr>
          <w:spacing w:val="18"/>
        </w:rPr>
        <w:t xml:space="preserve"> </w:t>
      </w:r>
      <w:r>
        <w:rPr>
          <w:spacing w:val="1"/>
        </w:rPr>
        <w:t>that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top</w:t>
      </w:r>
      <w:r>
        <w:rPr>
          <w:spacing w:val="18"/>
        </w:rPr>
        <w:t xml:space="preserve"> </w:t>
      </w:r>
      <w:r>
        <w:t>layer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16"/>
        </w:rPr>
        <w:t xml:space="preserve"> </w:t>
      </w:r>
      <w:r>
        <w:rPr>
          <w:spacing w:val="2"/>
        </w:rPr>
        <w:t>bars</w:t>
      </w:r>
      <w:r>
        <w:rPr>
          <w:spacing w:val="14"/>
        </w:rPr>
        <w:t xml:space="preserve"> </w:t>
      </w:r>
      <w:r>
        <w:rPr>
          <w:spacing w:val="-3"/>
        </w:rPr>
        <w:t>were</w:t>
      </w:r>
      <w:r>
        <w:rPr>
          <w:spacing w:val="17"/>
        </w:rPr>
        <w:t xml:space="preserve"> </w:t>
      </w:r>
      <w:r>
        <w:rPr>
          <w:spacing w:val="2"/>
        </w:rPr>
        <w:t>not</w:t>
      </w:r>
      <w:r>
        <w:rPr>
          <w:spacing w:val="16"/>
        </w:rPr>
        <w:t xml:space="preserve"> </w:t>
      </w:r>
      <w:r>
        <w:rPr>
          <w:spacing w:val="2"/>
        </w:rPr>
        <w:t>properly</w:t>
      </w:r>
      <w:r>
        <w:rPr>
          <w:spacing w:val="13"/>
        </w:rPr>
        <w:t xml:space="preserve"> </w:t>
      </w:r>
      <w:r>
        <w:rPr>
          <w:spacing w:val="1"/>
        </w:rPr>
        <w:t>developed</w:t>
      </w:r>
      <w:del w:id="27" w:author="John Braley" w:date="2018-09-28T14:03:00Z">
        <w:r w:rsidDel="00A575B6">
          <w:rPr>
            <w:spacing w:val="1"/>
          </w:rPr>
          <w:delText>,</w:delText>
        </w:r>
      </w:del>
      <w:r>
        <w:rPr>
          <w:spacing w:val="16"/>
        </w:rPr>
        <w:t xml:space="preserve"> </w:t>
      </w:r>
      <w:r>
        <w:rPr>
          <w:spacing w:val="2"/>
        </w:rPr>
        <w:t>and</w:t>
      </w:r>
      <w:r>
        <w:rPr>
          <w:spacing w:val="18"/>
        </w:rPr>
        <w:t xml:space="preserve"> </w:t>
      </w:r>
      <w:r>
        <w:rPr>
          <w:spacing w:val="2"/>
        </w:rPr>
        <w:t>therefore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8"/>
        </w:rPr>
        <w:t xml:space="preserve"> </w:t>
      </w:r>
      <w:proofErr w:type="spellStart"/>
      <w:r>
        <w:rPr>
          <w:spacing w:val="1"/>
        </w:rPr>
        <w:t>piercap</w:t>
      </w:r>
      <w:proofErr w:type="spellEnd"/>
      <w:r>
        <w:rPr>
          <w:spacing w:val="17"/>
        </w:rPr>
        <w:t xml:space="preserve"> </w:t>
      </w:r>
      <w:r>
        <w:rPr>
          <w:spacing w:val="-5"/>
        </w:rPr>
        <w:t>was</w:t>
      </w:r>
      <w:r>
        <w:rPr>
          <w:spacing w:val="98"/>
        </w:rPr>
        <w:t xml:space="preserve"> </w:t>
      </w:r>
      <w:r>
        <w:rPr>
          <w:spacing w:val="1"/>
        </w:rPr>
        <w:t>constructed</w:t>
      </w:r>
      <w:r>
        <w:rPr>
          <w:spacing w:val="2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"/>
        </w:rPr>
        <w:t xml:space="preserve"> </w:t>
      </w:r>
      <w:r>
        <w:t>insufficient</w:t>
      </w:r>
      <w:r>
        <w:rPr>
          <w:spacing w:val="1"/>
        </w:rPr>
        <w:t xml:space="preserve"> </w:t>
      </w:r>
      <w:r>
        <w:rPr>
          <w:spacing w:val="-1"/>
        </w:rPr>
        <w:t>capacity.</w:t>
      </w:r>
    </w:p>
    <w:p w:rsidR="00335F44" w:rsidRDefault="00DC08A6">
      <w:pPr>
        <w:pStyle w:val="BodyText"/>
        <w:spacing w:before="151" w:line="298" w:lineRule="auto"/>
        <w:ind w:right="124"/>
        <w:jc w:val="both"/>
        <w:rPr>
          <w:rFonts w:cs="Arial"/>
        </w:rPr>
      </w:pPr>
      <w:r>
        <w:rPr>
          <w:spacing w:val="-3"/>
        </w:rPr>
        <w:t>An</w:t>
      </w:r>
      <w:r>
        <w:rPr>
          <w:spacing w:val="8"/>
        </w:rPr>
        <w:t xml:space="preserve"> </w:t>
      </w:r>
      <w:r>
        <w:rPr>
          <w:spacing w:val="3"/>
        </w:rPr>
        <w:t>FE</w:t>
      </w:r>
      <w:r>
        <w:rPr>
          <w:spacing w:val="-1"/>
        </w:rPr>
        <w:t xml:space="preserve"> model</w:t>
      </w:r>
      <w:r>
        <w:rPr>
          <w:spacing w:val="4"/>
        </w:rPr>
        <w:t xml:space="preserve"> </w:t>
      </w:r>
      <w:r>
        <w:rPr>
          <w:spacing w:val="-5"/>
        </w:rPr>
        <w:t>was</w:t>
      </w:r>
      <w:r>
        <w:rPr>
          <w:spacing w:val="5"/>
        </w:rPr>
        <w:t xml:space="preserve"> </w:t>
      </w:r>
      <w:r>
        <w:rPr>
          <w:spacing w:val="2"/>
        </w:rPr>
        <w:t>leveraged</w:t>
      </w:r>
      <w:r>
        <w:rPr>
          <w:spacing w:val="8"/>
        </w:rPr>
        <w:t xml:space="preserve"> </w:t>
      </w:r>
      <w:r>
        <w:rPr>
          <w:spacing w:val="-8"/>
        </w:rPr>
        <w:t>I</w:t>
      </w:r>
      <w:r>
        <w:rPr>
          <w:spacing w:val="-7"/>
        </w:rPr>
        <w:t>n</w:t>
      </w:r>
      <w:r>
        <w:rPr>
          <w:spacing w:val="9"/>
        </w:rPr>
        <w:t xml:space="preserve"> </w:t>
      </w:r>
      <w:r>
        <w:rPr>
          <w:spacing w:val="2"/>
        </w:rPr>
        <w:t>order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2"/>
        </w:rPr>
        <w:t>further</w:t>
      </w:r>
      <w:r>
        <w:rPr>
          <w:spacing w:val="11"/>
        </w:rPr>
        <w:t xml:space="preserve"> </w:t>
      </w:r>
      <w:r>
        <w:rPr>
          <w:spacing w:val="2"/>
        </w:rPr>
        <w:t>understand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1"/>
        </w:rPr>
        <w:t>causes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proofErr w:type="spellStart"/>
      <w:r>
        <w:rPr>
          <w:spacing w:val="1"/>
        </w:rPr>
        <w:t>piercap</w:t>
      </w:r>
      <w:proofErr w:type="spellEnd"/>
      <w:r>
        <w:rPr>
          <w:spacing w:val="9"/>
        </w:rPr>
        <w:t xml:space="preserve"> </w:t>
      </w:r>
      <w:r>
        <w:rPr>
          <w:spacing w:val="1"/>
        </w:rPr>
        <w:t>crack.</w:t>
      </w:r>
      <w:r>
        <w:rPr>
          <w:spacing w:val="6"/>
        </w:rPr>
        <w:t xml:space="preserve"> </w:t>
      </w:r>
      <w:r>
        <w:rPr>
          <w:spacing w:val="-2"/>
        </w:rPr>
        <w:t>Dynamic</w:t>
      </w:r>
      <w:r>
        <w:rPr>
          <w:spacing w:val="5"/>
        </w:rPr>
        <w:t xml:space="preserve"> </w:t>
      </w:r>
      <w:r>
        <w:rPr>
          <w:spacing w:val="-1"/>
        </w:rPr>
        <w:t>simulations</w:t>
      </w:r>
      <w:r>
        <w:rPr>
          <w:spacing w:val="86"/>
        </w:rPr>
        <w:t xml:space="preserve"> </w:t>
      </w:r>
      <w:r>
        <w:rPr>
          <w:spacing w:val="-2"/>
        </w:rPr>
        <w:t>showed</w:t>
      </w:r>
      <w:r>
        <w:rPr>
          <w:spacing w:val="10"/>
        </w:rPr>
        <w:t xml:space="preserve"> </w:t>
      </w:r>
      <w:r>
        <w:rPr>
          <w:spacing w:val="1"/>
        </w:rPr>
        <w:t>that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asymmetric</w:t>
      </w:r>
      <w:r>
        <w:rPr>
          <w:spacing w:val="7"/>
        </w:rPr>
        <w:t xml:space="preserve"> </w:t>
      </w:r>
      <w:r>
        <w:rPr>
          <w:spacing w:val="1"/>
        </w:rPr>
        <w:t>geometry</w:t>
      </w:r>
      <w:r>
        <w:rPr>
          <w:spacing w:val="8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1"/>
        </w:rPr>
        <w:t>span</w:t>
      </w:r>
      <w:r>
        <w:rPr>
          <w:spacing w:val="10"/>
        </w:rPr>
        <w:t xml:space="preserve"> </w:t>
      </w:r>
      <w:r>
        <w:rPr>
          <w:spacing w:val="1"/>
        </w:rPr>
        <w:t>result</w:t>
      </w:r>
      <w:ins w:id="28" w:author="John Braley" w:date="2018-09-28T14:04:00Z">
        <w:r w:rsidR="00A575B6">
          <w:rPr>
            <w:spacing w:val="1"/>
          </w:rPr>
          <w:t>s</w:t>
        </w:r>
      </w:ins>
      <w:del w:id="29" w:author="John Braley" w:date="2018-09-28T14:04:00Z">
        <w:r w:rsidDel="00A575B6">
          <w:rPr>
            <w:spacing w:val="1"/>
          </w:rPr>
          <w:delText>e</w:delText>
        </w:r>
        <w:r w:rsidDel="00A575B6">
          <w:rPr>
            <w:spacing w:val="1"/>
          </w:rPr>
          <w:delText>d</w:delText>
        </w:r>
      </w:del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1"/>
        </w:rPr>
        <w:t>an</w:t>
      </w:r>
      <w:r>
        <w:rPr>
          <w:spacing w:val="11"/>
        </w:rPr>
        <w:t xml:space="preserve"> </w:t>
      </w:r>
      <w:r>
        <w:rPr>
          <w:spacing w:val="-1"/>
        </w:rPr>
        <w:t>asymmetric</w:t>
      </w:r>
      <w:r>
        <w:rPr>
          <w:spacing w:val="7"/>
        </w:rPr>
        <w:t xml:space="preserve"> </w:t>
      </w:r>
      <w:r>
        <w:t>first</w:t>
      </w:r>
      <w:r>
        <w:rPr>
          <w:spacing w:val="9"/>
        </w:rPr>
        <w:t xml:space="preserve"> </w:t>
      </w:r>
      <w:r>
        <w:rPr>
          <w:spacing w:val="-1"/>
        </w:rPr>
        <w:t>mode</w:t>
      </w:r>
      <w:r>
        <w:rPr>
          <w:spacing w:val="10"/>
        </w:rPr>
        <w:t xml:space="preserve"> </w:t>
      </w:r>
      <w:r>
        <w:rPr>
          <w:spacing w:val="1"/>
        </w:rPr>
        <w:t>of</w:t>
      </w:r>
      <w:r>
        <w:rPr>
          <w:spacing w:val="9"/>
        </w:rPr>
        <w:t xml:space="preserve"> </w:t>
      </w:r>
      <w:r>
        <w:rPr>
          <w:spacing w:val="1"/>
        </w:rPr>
        <w:t>vibration</w:t>
      </w:r>
      <w:r>
        <w:rPr>
          <w:spacing w:val="10"/>
        </w:rPr>
        <w:t xml:space="preserve"> </w:t>
      </w:r>
      <w:r>
        <w:rPr>
          <w:spacing w:val="1"/>
        </w:rPr>
        <w:t>for</w:t>
      </w:r>
      <w:r>
        <w:rPr>
          <w:spacing w:val="13"/>
        </w:rPr>
        <w:t xml:space="preserve"> </w:t>
      </w:r>
      <w:r>
        <w:rPr>
          <w:spacing w:val="-4"/>
        </w:rPr>
        <w:t>which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62"/>
        </w:rPr>
        <w:t xml:space="preserve"> </w:t>
      </w:r>
      <w:r>
        <w:rPr>
          <w:spacing w:val="2"/>
        </w:rPr>
        <w:t>region</w:t>
      </w:r>
      <w:r>
        <w:rPr>
          <w:spacing w:val="20"/>
        </w:rPr>
        <w:t xml:space="preserve"> </w:t>
      </w:r>
      <w:r>
        <w:rPr>
          <w:spacing w:val="1"/>
        </w:rPr>
        <w:t>over</w:t>
      </w:r>
      <w:r>
        <w:rPr>
          <w:spacing w:val="22"/>
        </w:rPr>
        <w:t xml:space="preserve"> </w:t>
      </w:r>
      <w:r>
        <w:rPr>
          <w:spacing w:val="2"/>
        </w:rPr>
        <w:t>girder</w:t>
      </w:r>
      <w:r>
        <w:rPr>
          <w:spacing w:val="23"/>
        </w:rPr>
        <w:t xml:space="preserve"> </w:t>
      </w:r>
      <w:r>
        <w:rPr>
          <w:spacing w:val="1"/>
        </w:rPr>
        <w:t>#1</w:t>
      </w:r>
      <w:r>
        <w:rPr>
          <w:spacing w:val="20"/>
        </w:rPr>
        <w:t xml:space="preserve"> </w:t>
      </w:r>
      <w:r>
        <w:t>experiences</w:t>
      </w:r>
      <w:r>
        <w:rPr>
          <w:spacing w:val="18"/>
        </w:rPr>
        <w:t xml:space="preserve"> </w:t>
      </w:r>
      <w:r>
        <w:rPr>
          <w:spacing w:val="2"/>
        </w:rPr>
        <w:t>greater</w:t>
      </w:r>
      <w:r>
        <w:rPr>
          <w:spacing w:val="22"/>
        </w:rPr>
        <w:t xml:space="preserve"> </w:t>
      </w:r>
      <w:r>
        <w:t>deformation</w:t>
      </w:r>
      <w:r>
        <w:rPr>
          <w:spacing w:val="20"/>
        </w:rPr>
        <w:t xml:space="preserve"> </w:t>
      </w:r>
      <w:r>
        <w:rPr>
          <w:spacing w:val="1"/>
        </w:rPr>
        <w:t>than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2"/>
        </w:rPr>
        <w:t>other</w:t>
      </w:r>
      <w:r>
        <w:rPr>
          <w:spacing w:val="23"/>
        </w:rPr>
        <w:t xml:space="preserve"> </w:t>
      </w:r>
      <w:r>
        <w:t>side.</w:t>
      </w:r>
      <w:r>
        <w:rPr>
          <w:spacing w:val="19"/>
        </w:rPr>
        <w:t xml:space="preserve"> </w:t>
      </w:r>
      <w:r>
        <w:rPr>
          <w:spacing w:val="-2"/>
        </w:rPr>
        <w:t>Under</w:t>
      </w:r>
      <w:r>
        <w:rPr>
          <w:spacing w:val="23"/>
        </w:rPr>
        <w:t xml:space="preserve"> </w:t>
      </w:r>
      <w:r>
        <w:t>normal</w:t>
      </w:r>
      <w:r>
        <w:rPr>
          <w:spacing w:val="15"/>
        </w:rPr>
        <w:t xml:space="preserve"> </w:t>
      </w:r>
      <w:r>
        <w:rPr>
          <w:spacing w:val="1"/>
        </w:rPr>
        <w:t>traffic</w:t>
      </w:r>
      <w:r>
        <w:rPr>
          <w:spacing w:val="17"/>
        </w:rPr>
        <w:t xml:space="preserve"> </w:t>
      </w:r>
      <w:r>
        <w:rPr>
          <w:spacing w:val="1"/>
        </w:rPr>
        <w:t>conditions,</w:t>
      </w:r>
      <w:r>
        <w:rPr>
          <w:spacing w:val="20"/>
        </w:rPr>
        <w:t xml:space="preserve"> </w:t>
      </w:r>
    </w:p>
    <w:p w:rsidR="00335F44" w:rsidRDefault="00335F44">
      <w:pPr>
        <w:spacing w:line="298" w:lineRule="auto"/>
        <w:jc w:val="both"/>
        <w:rPr>
          <w:rFonts w:ascii="Arial" w:eastAsia="Arial" w:hAnsi="Arial" w:cs="Arial"/>
        </w:rPr>
        <w:sectPr w:rsidR="00335F44">
          <w:headerReference w:type="default" r:id="rId19"/>
          <w:pgSz w:w="12240" w:h="15840"/>
          <w:pgMar w:top="2060" w:right="660" w:bottom="280" w:left="680" w:header="1222" w:footer="0" w:gutter="0"/>
          <w:cols w:space="720"/>
        </w:sectPr>
      </w:pPr>
    </w:p>
    <w:p w:rsidR="00335F44" w:rsidRDefault="00A575B6">
      <w:pPr>
        <w:pStyle w:val="BodyText"/>
        <w:spacing w:before="48" w:line="298" w:lineRule="auto"/>
        <w:ind w:right="104"/>
        <w:jc w:val="both"/>
        <w:rPr>
          <w:rFonts w:cs="Arial"/>
        </w:rPr>
      </w:pPr>
      <w:r>
        <w:rPr>
          <w:rFonts w:cs="Arial"/>
          <w:spacing w:val="-1"/>
        </w:rPr>
        <w:lastRenderedPageBreak/>
        <w:t xml:space="preserve">The </w:t>
      </w:r>
      <w:r w:rsidR="00DC08A6">
        <w:rPr>
          <w:rFonts w:cs="Arial"/>
          <w:spacing w:val="-1"/>
        </w:rPr>
        <w:t>moving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</w:rPr>
        <w:t>vehicles</w:t>
      </w:r>
      <w:r w:rsidR="00DC08A6">
        <w:rPr>
          <w:rFonts w:cs="Arial"/>
          <w:spacing w:val="7"/>
        </w:rPr>
        <w:t xml:space="preserve"> </w:t>
      </w:r>
      <w:r w:rsidR="00DC08A6">
        <w:rPr>
          <w:rFonts w:cs="Arial"/>
          <w:spacing w:val="-3"/>
        </w:rPr>
        <w:t>excite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  <w:spacing w:val="1"/>
        </w:rPr>
        <w:t>the</w:t>
      </w:r>
      <w:r w:rsidR="00DC08A6">
        <w:rPr>
          <w:rFonts w:cs="Arial"/>
          <w:spacing w:val="11"/>
        </w:rPr>
        <w:t xml:space="preserve"> </w:t>
      </w:r>
      <w:r w:rsidR="00DC08A6">
        <w:rPr>
          <w:rFonts w:cs="Arial"/>
          <w:spacing w:val="-2"/>
        </w:rPr>
        <w:t>mass</w:t>
      </w:r>
      <w:r w:rsidR="00DC08A6">
        <w:rPr>
          <w:rFonts w:cs="Arial"/>
          <w:spacing w:val="6"/>
        </w:rPr>
        <w:t xml:space="preserve"> </w:t>
      </w:r>
      <w:r w:rsidR="00DC08A6">
        <w:rPr>
          <w:rFonts w:cs="Arial"/>
          <w:spacing w:val="1"/>
        </w:rPr>
        <w:t>of</w:t>
      </w:r>
      <w:r w:rsidR="00DC08A6">
        <w:rPr>
          <w:rFonts w:cs="Arial"/>
          <w:spacing w:val="9"/>
        </w:rPr>
        <w:t xml:space="preserve"> </w:t>
      </w:r>
      <w:r w:rsidR="00DC08A6">
        <w:rPr>
          <w:rFonts w:cs="Arial"/>
          <w:spacing w:val="1"/>
        </w:rPr>
        <w:t>the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  <w:spacing w:val="2"/>
        </w:rPr>
        <w:t>bridge,</w:t>
      </w:r>
      <w:r w:rsidR="00DC08A6">
        <w:rPr>
          <w:rFonts w:cs="Arial"/>
          <w:spacing w:val="9"/>
        </w:rPr>
        <w:t xml:space="preserve"> </w:t>
      </w:r>
      <w:r w:rsidR="00DC08A6">
        <w:rPr>
          <w:rFonts w:cs="Arial"/>
          <w:spacing w:val="1"/>
        </w:rPr>
        <w:t>causing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  <w:spacing w:val="-1"/>
        </w:rPr>
        <w:t>it</w:t>
      </w:r>
      <w:r w:rsidR="00DC08A6">
        <w:rPr>
          <w:rFonts w:cs="Arial"/>
          <w:spacing w:val="9"/>
        </w:rPr>
        <w:t xml:space="preserve"> </w:t>
      </w:r>
      <w:r w:rsidR="00DC08A6">
        <w:rPr>
          <w:rFonts w:cs="Arial"/>
        </w:rPr>
        <w:t>to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  <w:spacing w:val="1"/>
        </w:rPr>
        <w:t>vibrate.</w:t>
      </w:r>
      <w:r w:rsidR="00DC08A6">
        <w:rPr>
          <w:rFonts w:cs="Arial"/>
          <w:spacing w:val="9"/>
        </w:rPr>
        <w:t xml:space="preserve"> </w:t>
      </w:r>
      <w:r w:rsidR="00DC08A6">
        <w:rPr>
          <w:rFonts w:cs="Arial"/>
          <w:spacing w:val="1"/>
        </w:rPr>
        <w:t>This</w:t>
      </w:r>
      <w:r w:rsidR="00DC08A6">
        <w:rPr>
          <w:rFonts w:cs="Arial"/>
          <w:spacing w:val="6"/>
        </w:rPr>
        <w:t xml:space="preserve"> </w:t>
      </w:r>
      <w:r w:rsidR="00DC08A6">
        <w:rPr>
          <w:rFonts w:cs="Arial"/>
          <w:spacing w:val="1"/>
        </w:rPr>
        <w:t>vibration</w:t>
      </w:r>
      <w:r w:rsidR="00DC08A6">
        <w:rPr>
          <w:rFonts w:cs="Arial"/>
          <w:spacing w:val="11"/>
        </w:rPr>
        <w:t xml:space="preserve"> </w:t>
      </w:r>
      <w:r w:rsidR="00DC08A6">
        <w:rPr>
          <w:rFonts w:cs="Arial"/>
          <w:spacing w:val="-1"/>
        </w:rPr>
        <w:t>amplifies</w:t>
      </w:r>
      <w:r w:rsidR="00DC08A6">
        <w:rPr>
          <w:rFonts w:cs="Arial"/>
          <w:spacing w:val="6"/>
        </w:rPr>
        <w:t xml:space="preserve"> </w:t>
      </w:r>
      <w:r w:rsidR="00DC08A6">
        <w:rPr>
          <w:rFonts w:cs="Arial"/>
          <w:spacing w:val="1"/>
        </w:rPr>
        <w:t>the</w:t>
      </w:r>
      <w:r w:rsidR="00DC08A6">
        <w:rPr>
          <w:rFonts w:cs="Arial"/>
          <w:spacing w:val="11"/>
        </w:rPr>
        <w:t xml:space="preserve"> </w:t>
      </w:r>
      <w:r w:rsidR="00DC08A6">
        <w:rPr>
          <w:rFonts w:cs="Arial"/>
          <w:spacing w:val="2"/>
        </w:rPr>
        <w:t>bridge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  <w:spacing w:val="2"/>
        </w:rPr>
        <w:t>response.</w:t>
      </w:r>
      <w:r w:rsidR="00DC08A6">
        <w:rPr>
          <w:rFonts w:cs="Arial"/>
          <w:spacing w:val="64"/>
          <w:w w:val="99"/>
        </w:rPr>
        <w:t xml:space="preserve"> </w:t>
      </w:r>
      <w:r w:rsidR="00DC08A6">
        <w:rPr>
          <w:rFonts w:cs="Arial"/>
          <w:spacing w:val="-8"/>
        </w:rPr>
        <w:t>It</w:t>
      </w:r>
      <w:r w:rsidR="00DC08A6">
        <w:rPr>
          <w:rFonts w:cs="Arial"/>
          <w:spacing w:val="53"/>
        </w:rPr>
        <w:t xml:space="preserve"> </w:t>
      </w:r>
      <w:r w:rsidR="00DC08A6">
        <w:rPr>
          <w:rFonts w:cs="Arial"/>
          <w:spacing w:val="-1"/>
        </w:rPr>
        <w:t>is</w:t>
      </w:r>
      <w:r w:rsidR="00DC08A6">
        <w:rPr>
          <w:rFonts w:cs="Arial"/>
          <w:spacing w:val="52"/>
        </w:rPr>
        <w:t xml:space="preserve"> </w:t>
      </w:r>
      <w:r w:rsidR="00DC08A6">
        <w:rPr>
          <w:rFonts w:cs="Arial"/>
          <w:spacing w:val="2"/>
        </w:rPr>
        <w:t>therefore</w:t>
      </w:r>
      <w:r w:rsidR="00DC08A6">
        <w:rPr>
          <w:rFonts w:cs="Arial"/>
          <w:spacing w:val="56"/>
        </w:rPr>
        <w:t xml:space="preserve"> </w:t>
      </w:r>
      <w:r w:rsidR="00DC08A6">
        <w:rPr>
          <w:rFonts w:cs="Arial"/>
          <w:spacing w:val="1"/>
        </w:rPr>
        <w:t>postulated,</w:t>
      </w:r>
      <w:r w:rsidR="00DC08A6">
        <w:rPr>
          <w:rFonts w:cs="Arial"/>
          <w:spacing w:val="54"/>
        </w:rPr>
        <w:t xml:space="preserve"> </w:t>
      </w:r>
      <w:r w:rsidR="00DC08A6">
        <w:rPr>
          <w:rFonts w:cs="Arial"/>
          <w:spacing w:val="1"/>
        </w:rPr>
        <w:t>that</w:t>
      </w:r>
      <w:r w:rsidR="00DC08A6">
        <w:rPr>
          <w:rFonts w:cs="Arial"/>
          <w:spacing w:val="54"/>
        </w:rPr>
        <w:t xml:space="preserve"> </w:t>
      </w:r>
      <w:r w:rsidR="00DC08A6">
        <w:rPr>
          <w:rFonts w:cs="Arial"/>
          <w:spacing w:val="2"/>
        </w:rPr>
        <w:t>due</w:t>
      </w:r>
      <w:r w:rsidR="00DC08A6">
        <w:rPr>
          <w:rFonts w:cs="Arial"/>
          <w:spacing w:val="55"/>
        </w:rPr>
        <w:t xml:space="preserve"> </w:t>
      </w:r>
      <w:r w:rsidR="00DC08A6">
        <w:rPr>
          <w:rFonts w:cs="Arial"/>
        </w:rPr>
        <w:t>to</w:t>
      </w:r>
      <w:r w:rsidR="00DC08A6">
        <w:rPr>
          <w:rFonts w:cs="Arial"/>
          <w:spacing w:val="56"/>
        </w:rPr>
        <w:t xml:space="preserve"> </w:t>
      </w:r>
      <w:r w:rsidR="00DC08A6">
        <w:rPr>
          <w:rFonts w:cs="Arial"/>
          <w:spacing w:val="1"/>
        </w:rPr>
        <w:t>the</w:t>
      </w:r>
      <w:r w:rsidR="00DC08A6">
        <w:rPr>
          <w:rFonts w:cs="Arial"/>
          <w:spacing w:val="56"/>
        </w:rPr>
        <w:t xml:space="preserve"> </w:t>
      </w:r>
      <w:r w:rsidR="00DC08A6">
        <w:rPr>
          <w:rFonts w:cs="Arial"/>
          <w:spacing w:val="-1"/>
        </w:rPr>
        <w:t>asymmetric</w:t>
      </w:r>
      <w:r w:rsidR="00DC08A6">
        <w:rPr>
          <w:rFonts w:cs="Arial"/>
          <w:spacing w:val="52"/>
        </w:rPr>
        <w:t xml:space="preserve"> </w:t>
      </w:r>
      <w:r w:rsidR="00DC08A6">
        <w:rPr>
          <w:rFonts w:cs="Arial"/>
          <w:spacing w:val="2"/>
        </w:rPr>
        <w:t>nature</w:t>
      </w:r>
      <w:r w:rsidR="00DC08A6">
        <w:rPr>
          <w:rFonts w:cs="Arial"/>
          <w:spacing w:val="56"/>
        </w:rPr>
        <w:t xml:space="preserve"> </w:t>
      </w:r>
      <w:r w:rsidR="00DC08A6">
        <w:rPr>
          <w:rFonts w:cs="Arial"/>
          <w:spacing w:val="1"/>
        </w:rPr>
        <w:t>of</w:t>
      </w:r>
      <w:r w:rsidR="00DC08A6">
        <w:rPr>
          <w:rFonts w:cs="Arial"/>
          <w:spacing w:val="53"/>
        </w:rPr>
        <w:t xml:space="preserve"> </w:t>
      </w:r>
      <w:r w:rsidR="00DC08A6">
        <w:rPr>
          <w:rFonts w:cs="Arial"/>
          <w:spacing w:val="1"/>
        </w:rPr>
        <w:t>the</w:t>
      </w:r>
      <w:r w:rsidR="00DC08A6">
        <w:rPr>
          <w:rFonts w:cs="Arial"/>
          <w:spacing w:val="56"/>
        </w:rPr>
        <w:t xml:space="preserve"> </w:t>
      </w:r>
      <w:r w:rsidR="00DC08A6">
        <w:rPr>
          <w:rFonts w:cs="Arial"/>
          <w:spacing w:val="1"/>
        </w:rPr>
        <w:t>bridge’s</w:t>
      </w:r>
      <w:r w:rsidR="00DC08A6">
        <w:rPr>
          <w:rFonts w:cs="Arial"/>
          <w:spacing w:val="52"/>
        </w:rPr>
        <w:t xml:space="preserve"> </w:t>
      </w:r>
      <w:r w:rsidR="00DC08A6">
        <w:rPr>
          <w:rFonts w:cs="Arial"/>
          <w:spacing w:val="-1"/>
        </w:rPr>
        <w:t>geometry,</w:t>
      </w:r>
      <w:r w:rsidR="00DC08A6">
        <w:rPr>
          <w:rFonts w:cs="Arial"/>
          <w:spacing w:val="54"/>
        </w:rPr>
        <w:t xml:space="preserve"> </w:t>
      </w:r>
      <w:r w:rsidR="00DC08A6">
        <w:rPr>
          <w:rFonts w:cs="Arial"/>
          <w:spacing w:val="1"/>
        </w:rPr>
        <w:t>the</w:t>
      </w:r>
      <w:r w:rsidR="00DC08A6">
        <w:rPr>
          <w:rFonts w:cs="Arial"/>
          <w:spacing w:val="56"/>
        </w:rPr>
        <w:t xml:space="preserve"> </w:t>
      </w:r>
      <w:r w:rsidR="00DC08A6">
        <w:rPr>
          <w:rFonts w:cs="Arial"/>
          <w:spacing w:val="1"/>
        </w:rPr>
        <w:t>induced</w:t>
      </w:r>
      <w:r w:rsidR="00DC08A6">
        <w:rPr>
          <w:rFonts w:cs="Arial"/>
          <w:spacing w:val="55"/>
        </w:rPr>
        <w:t xml:space="preserve"> </w:t>
      </w:r>
      <w:r w:rsidR="00DC08A6">
        <w:rPr>
          <w:rFonts w:cs="Arial"/>
          <w:spacing w:val="2"/>
        </w:rPr>
        <w:t>bridge</w:t>
      </w:r>
      <w:r w:rsidR="00DC08A6">
        <w:rPr>
          <w:rFonts w:cs="Arial"/>
          <w:spacing w:val="68"/>
        </w:rPr>
        <w:t xml:space="preserve"> </w:t>
      </w:r>
      <w:r w:rsidR="00DC08A6">
        <w:rPr>
          <w:rFonts w:cs="Arial"/>
          <w:spacing w:val="1"/>
        </w:rPr>
        <w:t>vibration</w:t>
      </w:r>
      <w:r w:rsidR="00DC08A6">
        <w:rPr>
          <w:rFonts w:cs="Arial"/>
          <w:spacing w:val="12"/>
        </w:rPr>
        <w:t xml:space="preserve"> </w:t>
      </w:r>
      <w:r w:rsidR="00DC08A6">
        <w:rPr>
          <w:rFonts w:cs="Arial"/>
          <w:spacing w:val="1"/>
        </w:rPr>
        <w:t>causes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  <w:spacing w:val="-1"/>
        </w:rPr>
        <w:t>asymmetric</w:t>
      </w:r>
      <w:r w:rsidR="00DC08A6">
        <w:rPr>
          <w:rFonts w:cs="Arial"/>
          <w:spacing w:val="9"/>
        </w:rPr>
        <w:t xml:space="preserve"> </w:t>
      </w:r>
      <w:r w:rsidR="00DC08A6">
        <w:rPr>
          <w:rFonts w:cs="Arial"/>
          <w:spacing w:val="-1"/>
        </w:rPr>
        <w:t>dynamic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  <w:spacing w:val="-1"/>
        </w:rPr>
        <w:t>amplification,</w:t>
      </w:r>
      <w:r w:rsidR="00DC08A6">
        <w:rPr>
          <w:rFonts w:cs="Arial"/>
          <w:spacing w:val="11"/>
        </w:rPr>
        <w:t xml:space="preserve"> </w:t>
      </w:r>
      <w:r w:rsidR="00DC08A6">
        <w:rPr>
          <w:rFonts w:cs="Arial"/>
          <w:spacing w:val="2"/>
        </w:rPr>
        <w:t>and</w:t>
      </w:r>
      <w:r w:rsidR="00DC08A6">
        <w:rPr>
          <w:rFonts w:cs="Arial"/>
          <w:spacing w:val="13"/>
        </w:rPr>
        <w:t xml:space="preserve"> </w:t>
      </w:r>
      <w:r w:rsidR="00DC08A6">
        <w:rPr>
          <w:rFonts w:cs="Arial"/>
          <w:spacing w:val="-1"/>
        </w:rPr>
        <w:t>in</w:t>
      </w:r>
      <w:r w:rsidR="00DC08A6">
        <w:rPr>
          <w:rFonts w:cs="Arial"/>
          <w:spacing w:val="12"/>
        </w:rPr>
        <w:t xml:space="preserve"> </w:t>
      </w:r>
      <w:r w:rsidR="00DC08A6">
        <w:rPr>
          <w:rFonts w:cs="Arial"/>
        </w:rPr>
        <w:t>this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</w:rPr>
        <w:t>case</w:t>
      </w:r>
      <w:r w:rsidR="00DC08A6">
        <w:rPr>
          <w:rFonts w:cs="Arial"/>
          <w:spacing w:val="12"/>
        </w:rPr>
        <w:t xml:space="preserve"> </w:t>
      </w:r>
      <w:r w:rsidR="00DC08A6">
        <w:rPr>
          <w:rFonts w:cs="Arial"/>
          <w:spacing w:val="1"/>
        </w:rPr>
        <w:t>resulted</w:t>
      </w:r>
      <w:r w:rsidR="00DC08A6">
        <w:rPr>
          <w:rFonts w:cs="Arial"/>
          <w:spacing w:val="13"/>
        </w:rPr>
        <w:t xml:space="preserve"> </w:t>
      </w:r>
      <w:r w:rsidR="00DC08A6">
        <w:rPr>
          <w:rFonts w:cs="Arial"/>
          <w:spacing w:val="-1"/>
        </w:rPr>
        <w:t>in</w:t>
      </w:r>
      <w:r w:rsidR="00DC08A6">
        <w:rPr>
          <w:rFonts w:cs="Arial"/>
          <w:spacing w:val="12"/>
        </w:rPr>
        <w:t xml:space="preserve"> </w:t>
      </w:r>
      <w:r w:rsidR="00DC08A6">
        <w:rPr>
          <w:rFonts w:cs="Arial"/>
          <w:spacing w:val="2"/>
        </w:rPr>
        <w:t>forces</w:t>
      </w:r>
      <w:r w:rsidR="00DC08A6">
        <w:rPr>
          <w:rFonts w:cs="Arial"/>
          <w:spacing w:val="10"/>
        </w:rPr>
        <w:t xml:space="preserve"> </w:t>
      </w:r>
      <w:r w:rsidR="00DC08A6">
        <w:rPr>
          <w:rFonts w:cs="Arial"/>
        </w:rPr>
        <w:t>transmitted</w:t>
      </w:r>
      <w:r w:rsidR="00DC08A6">
        <w:rPr>
          <w:rFonts w:cs="Arial"/>
          <w:spacing w:val="12"/>
        </w:rPr>
        <w:t xml:space="preserve"> </w:t>
      </w:r>
      <w:r w:rsidR="00DC08A6">
        <w:rPr>
          <w:rFonts w:cs="Arial"/>
        </w:rPr>
        <w:t>to</w:t>
      </w:r>
      <w:r w:rsidR="00DC08A6">
        <w:rPr>
          <w:rFonts w:cs="Arial"/>
          <w:spacing w:val="13"/>
        </w:rPr>
        <w:t xml:space="preserve"> </w:t>
      </w:r>
      <w:r w:rsidR="00DC08A6">
        <w:rPr>
          <w:rFonts w:cs="Arial"/>
          <w:spacing w:val="1"/>
        </w:rPr>
        <w:t>the</w:t>
      </w:r>
      <w:r w:rsidR="00DC08A6">
        <w:rPr>
          <w:rFonts w:cs="Arial"/>
          <w:spacing w:val="13"/>
        </w:rPr>
        <w:t xml:space="preserve"> </w:t>
      </w:r>
      <w:proofErr w:type="spellStart"/>
      <w:r w:rsidR="00DC08A6">
        <w:rPr>
          <w:rFonts w:cs="Arial"/>
          <w:spacing w:val="1"/>
        </w:rPr>
        <w:t>piercap</w:t>
      </w:r>
      <w:proofErr w:type="spellEnd"/>
      <w:r w:rsidR="00DC08A6">
        <w:rPr>
          <w:rFonts w:cs="Arial"/>
          <w:spacing w:val="88"/>
        </w:rPr>
        <w:t xml:space="preserve"> </w:t>
      </w:r>
      <w:r w:rsidR="00DC08A6">
        <w:rPr>
          <w:rFonts w:cs="Arial"/>
          <w:spacing w:val="-1"/>
        </w:rPr>
        <w:t>in</w:t>
      </w:r>
      <w:r w:rsidR="00DC08A6">
        <w:rPr>
          <w:rFonts w:cs="Arial"/>
          <w:spacing w:val="3"/>
        </w:rPr>
        <w:t xml:space="preserve"> </w:t>
      </w:r>
      <w:r w:rsidR="00DC08A6">
        <w:rPr>
          <w:rFonts w:cs="Arial"/>
          <w:spacing w:val="-2"/>
        </w:rPr>
        <w:t>excess</w:t>
      </w:r>
      <w:r w:rsidR="00DC08A6">
        <w:rPr>
          <w:rFonts w:cs="Arial"/>
        </w:rPr>
        <w:t xml:space="preserve"> </w:t>
      </w:r>
      <w:r w:rsidR="00DC08A6">
        <w:rPr>
          <w:rFonts w:cs="Arial"/>
          <w:spacing w:val="1"/>
        </w:rPr>
        <w:t>of</w:t>
      </w:r>
      <w:r w:rsidR="00DC08A6">
        <w:rPr>
          <w:rFonts w:cs="Arial"/>
          <w:spacing w:val="2"/>
        </w:rPr>
        <w:t xml:space="preserve"> </w:t>
      </w:r>
      <w:r w:rsidR="00DC08A6">
        <w:rPr>
          <w:rFonts w:cs="Arial"/>
          <w:spacing w:val="-1"/>
        </w:rPr>
        <w:t>its</w:t>
      </w:r>
      <w:r w:rsidR="00DC08A6">
        <w:rPr>
          <w:rFonts w:cs="Arial"/>
          <w:spacing w:val="1"/>
        </w:rPr>
        <w:t xml:space="preserve"> </w:t>
      </w:r>
      <w:r w:rsidR="00DC08A6">
        <w:rPr>
          <w:rFonts w:cs="Arial"/>
        </w:rPr>
        <w:t>available</w:t>
      </w:r>
      <w:r w:rsidR="00DC08A6">
        <w:rPr>
          <w:rFonts w:cs="Arial"/>
          <w:spacing w:val="3"/>
        </w:rPr>
        <w:t xml:space="preserve"> </w:t>
      </w:r>
      <w:r w:rsidR="00DC08A6">
        <w:rPr>
          <w:rFonts w:cs="Arial"/>
          <w:spacing w:val="-1"/>
        </w:rPr>
        <w:t>capacity,</w:t>
      </w:r>
      <w:r w:rsidR="00DC08A6">
        <w:rPr>
          <w:rFonts w:cs="Arial"/>
          <w:spacing w:val="2"/>
        </w:rPr>
        <w:t xml:space="preserve"> </w:t>
      </w:r>
      <w:r w:rsidR="00DC08A6">
        <w:rPr>
          <w:rFonts w:cs="Arial"/>
          <w:spacing w:val="-1"/>
        </w:rPr>
        <w:t>ultimately</w:t>
      </w:r>
      <w:r w:rsidR="00DC08A6">
        <w:rPr>
          <w:rFonts w:cs="Arial"/>
          <w:spacing w:val="1"/>
        </w:rPr>
        <w:t xml:space="preserve"> leading</w:t>
      </w:r>
      <w:r w:rsidR="00DC08A6">
        <w:rPr>
          <w:rFonts w:cs="Arial"/>
          <w:spacing w:val="3"/>
        </w:rPr>
        <w:t xml:space="preserve"> </w:t>
      </w:r>
      <w:r w:rsidR="00DC08A6">
        <w:rPr>
          <w:rFonts w:cs="Arial"/>
        </w:rPr>
        <w:t>to</w:t>
      </w:r>
      <w:r w:rsidR="00DC08A6">
        <w:rPr>
          <w:rFonts w:cs="Arial"/>
          <w:spacing w:val="3"/>
        </w:rPr>
        <w:t xml:space="preserve"> </w:t>
      </w:r>
      <w:r w:rsidR="00DC08A6">
        <w:rPr>
          <w:rFonts w:cs="Arial"/>
        </w:rPr>
        <w:t>a</w:t>
      </w:r>
      <w:r w:rsidR="00DC08A6">
        <w:rPr>
          <w:rFonts w:cs="Arial"/>
          <w:spacing w:val="4"/>
        </w:rPr>
        <w:t xml:space="preserve"> </w:t>
      </w:r>
      <w:r w:rsidR="00DC08A6">
        <w:rPr>
          <w:rFonts w:cs="Arial"/>
          <w:spacing w:val="1"/>
        </w:rPr>
        <w:t>crack.</w:t>
      </w:r>
    </w:p>
    <w:p w:rsidR="00335F44" w:rsidRDefault="00DC08A6">
      <w:pPr>
        <w:pStyle w:val="Heading3"/>
        <w:jc w:val="both"/>
        <w:rPr>
          <w:rFonts w:cs="Arial"/>
        </w:rPr>
      </w:pPr>
      <w:r>
        <w:rPr>
          <w:spacing w:val="-6"/>
        </w:rPr>
        <w:t>S</w:t>
      </w:r>
      <w:r>
        <w:rPr>
          <w:spacing w:val="-5"/>
        </w:rPr>
        <w:t>ummary</w:t>
      </w:r>
    </w:p>
    <w:p w:rsidR="00335F44" w:rsidRDefault="00DC08A6">
      <w:pPr>
        <w:pStyle w:val="BodyText"/>
        <w:spacing w:before="166" w:line="298" w:lineRule="auto"/>
        <w:ind w:left="335"/>
        <w:rPr>
          <w:rFonts w:cs="Arial"/>
        </w:rPr>
      </w:pPr>
      <w:r>
        <w:pict>
          <v:group id="_x0000_s1032" style="position:absolute;left:0;text-align:left;margin-left:39.5pt;margin-top:13.65pt;width:3pt;height:3pt;z-index:1360;mso-position-horizontal-relative:page" coordorigin="790,273" coordsize="60,60">
            <v:shape id="_x0000_s1033" style="position:absolute;left:790;top:273;width:60;height:60" coordorigin="790,273" coordsize="60,60" path="m824,333r-8,l812,332,790,307r,-8l816,273r8,l850,299r,8l824,333xe" fillcolor="black" stroked="f">
              <v:path arrowok="t"/>
            </v:shape>
            <w10:wrap anchorx="page"/>
          </v:group>
        </w:pict>
      </w:r>
      <w:r>
        <w:rPr>
          <w:spacing w:val="-1"/>
        </w:rPr>
        <w:t>Wind</w:t>
      </w:r>
      <w:r>
        <w:rPr>
          <w:spacing w:val="17"/>
        </w:rPr>
        <w:t xml:space="preserve"> </w:t>
      </w:r>
      <w:r>
        <w:rPr>
          <w:spacing w:val="1"/>
        </w:rPr>
        <w:t>bracing</w:t>
      </w:r>
      <w:r>
        <w:rPr>
          <w:spacing w:val="18"/>
        </w:rPr>
        <w:t xml:space="preserve"> </w:t>
      </w:r>
      <w:r>
        <w:t>did</w:t>
      </w:r>
      <w:r>
        <w:rPr>
          <w:spacing w:val="18"/>
        </w:rPr>
        <w:t xml:space="preserve"> </w:t>
      </w:r>
      <w:r>
        <w:rPr>
          <w:spacing w:val="2"/>
        </w:rPr>
        <w:t>not</w:t>
      </w:r>
      <w:r>
        <w:rPr>
          <w:spacing w:val="17"/>
        </w:rPr>
        <w:t xml:space="preserve"> </w:t>
      </w:r>
      <w:r>
        <w:rPr>
          <w:spacing w:val="1"/>
        </w:rPr>
        <w:t>contribute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2"/>
        </w:rPr>
        <w:t>structural</w:t>
      </w:r>
      <w:r>
        <w:rPr>
          <w:spacing w:val="13"/>
        </w:rPr>
        <w:t xml:space="preserve"> </w:t>
      </w:r>
      <w:r>
        <w:t>stiffness</w:t>
      </w:r>
      <w:r>
        <w:rPr>
          <w:spacing w:val="15"/>
        </w:rPr>
        <w:t xml:space="preserve"> </w:t>
      </w:r>
      <w:r>
        <w:rPr>
          <w:spacing w:val="1"/>
        </w:rPr>
        <w:t>or</w:t>
      </w:r>
      <w:r>
        <w:rPr>
          <w:spacing w:val="20"/>
        </w:rPr>
        <w:t xml:space="preserve"> </w:t>
      </w:r>
      <w:r>
        <w:rPr>
          <w:spacing w:val="2"/>
        </w:rPr>
        <w:t>strength</w:t>
      </w:r>
      <w:r>
        <w:rPr>
          <w:spacing w:val="18"/>
        </w:rPr>
        <w:t xml:space="preserve"> </w:t>
      </w:r>
      <w:r>
        <w:rPr>
          <w:spacing w:val="-1"/>
        </w:rPr>
        <w:t>capacity.</w:t>
      </w:r>
      <w:r>
        <w:rPr>
          <w:spacing w:val="17"/>
        </w:rPr>
        <w:t xml:space="preserve"> </w:t>
      </w:r>
      <w:r>
        <w:rPr>
          <w:spacing w:val="3"/>
        </w:rPr>
        <w:t>They</w:t>
      </w:r>
      <w:r>
        <w:rPr>
          <w:spacing w:val="14"/>
        </w:rPr>
        <w:t xml:space="preserve"> </w:t>
      </w:r>
      <w:r>
        <w:rPr>
          <w:spacing w:val="-2"/>
        </w:rPr>
        <w:t>were,</w:t>
      </w:r>
      <w:r>
        <w:rPr>
          <w:spacing w:val="17"/>
        </w:rPr>
        <w:t xml:space="preserve"> </w:t>
      </w:r>
      <w:r>
        <w:rPr>
          <w:spacing w:val="-2"/>
        </w:rPr>
        <w:t>however,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8"/>
        </w:rPr>
        <w:t xml:space="preserve"> </w:t>
      </w:r>
      <w:r>
        <w:rPr>
          <w:spacing w:val="1"/>
        </w:rPr>
        <w:t>cause</w:t>
      </w:r>
      <w:r>
        <w:rPr>
          <w:spacing w:val="18"/>
        </w:rPr>
        <w:t xml:space="preserve"> </w:t>
      </w:r>
      <w:r>
        <w:rPr>
          <w:spacing w:val="1"/>
        </w:rPr>
        <w:t>of</w:t>
      </w:r>
      <w:r>
        <w:rPr>
          <w:spacing w:val="68"/>
          <w:w w:val="99"/>
        </w:rPr>
        <w:t xml:space="preserve"> </w:t>
      </w:r>
      <w:r>
        <w:rPr>
          <w:spacing w:val="1"/>
        </w:rPr>
        <w:t>fatigue</w:t>
      </w:r>
      <w:r>
        <w:rPr>
          <w:spacing w:val="3"/>
        </w:rPr>
        <w:t xml:space="preserve"> </w:t>
      </w:r>
      <w:r>
        <w:rPr>
          <w:spacing w:val="1"/>
        </w:rPr>
        <w:t xml:space="preserve">cracks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should</w:t>
      </w:r>
      <w:r>
        <w:rPr>
          <w:spacing w:val="4"/>
        </w:rPr>
        <w:t xml:space="preserve"> </w:t>
      </w:r>
      <w:r>
        <w:rPr>
          <w:spacing w:val="2"/>
        </w:rPr>
        <w:t>therefore</w:t>
      </w:r>
      <w:r>
        <w:rPr>
          <w:spacing w:val="3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t>removed.</w:t>
      </w:r>
    </w:p>
    <w:p w:rsidR="00335F44" w:rsidRDefault="00DC08A6">
      <w:pPr>
        <w:pStyle w:val="BodyText"/>
        <w:spacing w:before="121" w:line="298" w:lineRule="auto"/>
        <w:ind w:left="335" w:right="106"/>
        <w:jc w:val="both"/>
        <w:rPr>
          <w:rFonts w:cs="Arial"/>
        </w:rPr>
      </w:pPr>
      <w:r>
        <w:pict>
          <v:group id="_x0000_s1030" style="position:absolute;left:0;text-align:left;margin-left:39.5pt;margin-top:11.4pt;width:3pt;height:3pt;z-index:1384;mso-position-horizontal-relative:page" coordorigin="790,228" coordsize="60,60">
            <v:shape id="_x0000_s1031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2"/>
        </w:rPr>
        <w:t>corroded</w:t>
      </w:r>
      <w:r>
        <w:rPr>
          <w:spacing w:val="17"/>
        </w:rPr>
        <w:t xml:space="preserve"> </w:t>
      </w:r>
      <w:r>
        <w:rPr>
          <w:spacing w:val="2"/>
        </w:rPr>
        <w:t>bearings</w:t>
      </w:r>
      <w:r>
        <w:rPr>
          <w:spacing w:val="15"/>
        </w:rPr>
        <w:t xml:space="preserve"> </w:t>
      </w:r>
      <w:r>
        <w:rPr>
          <w:spacing w:val="-3"/>
        </w:rPr>
        <w:t>were</w:t>
      </w:r>
      <w:r>
        <w:rPr>
          <w:spacing w:val="17"/>
        </w:rPr>
        <w:t xml:space="preserve"> </w:t>
      </w:r>
      <w:r>
        <w:rPr>
          <w:spacing w:val="2"/>
        </w:rPr>
        <w:t>not</w:t>
      </w:r>
      <w:r>
        <w:rPr>
          <w:spacing w:val="16"/>
        </w:rPr>
        <w:t xml:space="preserve"> </w:t>
      </w:r>
      <w:r>
        <w:t>significantly</w:t>
      </w:r>
      <w:r>
        <w:rPr>
          <w:spacing w:val="15"/>
        </w:rPr>
        <w:t xml:space="preserve"> </w:t>
      </w:r>
      <w:r>
        <w:rPr>
          <w:spacing w:val="1"/>
        </w:rPr>
        <w:t>affecting</w:t>
      </w:r>
      <w:r>
        <w:rPr>
          <w:spacing w:val="17"/>
        </w:rPr>
        <w:t xml:space="preserve"> </w:t>
      </w:r>
      <w:r>
        <w:rPr>
          <w:spacing w:val="2"/>
        </w:rPr>
        <w:t>bridge</w:t>
      </w:r>
      <w:r>
        <w:rPr>
          <w:spacing w:val="17"/>
        </w:rPr>
        <w:t xml:space="preserve"> </w:t>
      </w:r>
      <w:r>
        <w:rPr>
          <w:spacing w:val="1"/>
        </w:rPr>
        <w:t>performance,</w:t>
      </w:r>
      <w:r>
        <w:rPr>
          <w:spacing w:val="17"/>
        </w:rPr>
        <w:t xml:space="preserve"> </w:t>
      </w:r>
      <w:r>
        <w:rPr>
          <w:spacing w:val="2"/>
        </w:rPr>
        <w:t>but</w:t>
      </w:r>
      <w:r>
        <w:rPr>
          <w:spacing w:val="16"/>
        </w:rPr>
        <w:t xml:space="preserve"> </w:t>
      </w:r>
      <w:r>
        <w:rPr>
          <w:spacing w:val="1"/>
        </w:rPr>
        <w:t>their</w:t>
      </w:r>
      <w:r>
        <w:rPr>
          <w:spacing w:val="19"/>
        </w:rPr>
        <w:t xml:space="preserve"> </w:t>
      </w:r>
      <w:r>
        <w:t>ability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maintain</w:t>
      </w:r>
      <w:r>
        <w:rPr>
          <w:spacing w:val="17"/>
        </w:rPr>
        <w:t xml:space="preserve"> </w:t>
      </w:r>
      <w:r>
        <w:rPr>
          <w:spacing w:val="2"/>
        </w:rPr>
        <w:t>bridge</w:t>
      </w:r>
      <w:r>
        <w:rPr>
          <w:spacing w:val="62"/>
        </w:rPr>
        <w:t xml:space="preserve"> </w:t>
      </w:r>
      <w:r>
        <w:t>stability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1"/>
        </w:rPr>
        <w:t>the</w:t>
      </w:r>
      <w:r>
        <w:rPr>
          <w:spacing w:val="33"/>
        </w:rPr>
        <w:t xml:space="preserve"> </w:t>
      </w:r>
      <w:r>
        <w:rPr>
          <w:spacing w:val="2"/>
        </w:rPr>
        <w:t>future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1"/>
        </w:rPr>
        <w:t>uncertain.</w:t>
      </w:r>
      <w:r>
        <w:rPr>
          <w:spacing w:val="31"/>
        </w:rPr>
        <w:t xml:space="preserve"> </w:t>
      </w:r>
      <w:r>
        <w:rPr>
          <w:spacing w:val="3"/>
        </w:rPr>
        <w:t>FE</w:t>
      </w:r>
      <w:r>
        <w:rPr>
          <w:spacing w:val="24"/>
        </w:rPr>
        <w:t xml:space="preserve"> </w:t>
      </w:r>
      <w:r>
        <w:rPr>
          <w:spacing w:val="-1"/>
        </w:rPr>
        <w:t>simulations</w:t>
      </w:r>
      <w:r>
        <w:rPr>
          <w:spacing w:val="30"/>
        </w:rPr>
        <w:t xml:space="preserve"> </w:t>
      </w:r>
      <w:r>
        <w:rPr>
          <w:spacing w:val="-2"/>
        </w:rPr>
        <w:t>showed</w:t>
      </w:r>
      <w:r>
        <w:rPr>
          <w:spacing w:val="33"/>
        </w:rPr>
        <w:t xml:space="preserve"> </w:t>
      </w:r>
      <w:r>
        <w:rPr>
          <w:spacing w:val="1"/>
        </w:rPr>
        <w:t>that</w:t>
      </w:r>
      <w:r>
        <w:rPr>
          <w:spacing w:val="31"/>
        </w:rPr>
        <w:t xml:space="preserve"> </w:t>
      </w:r>
      <w:r>
        <w:rPr>
          <w:spacing w:val="2"/>
        </w:rPr>
        <w:t>any</w:t>
      </w:r>
      <w:r>
        <w:rPr>
          <w:spacing w:val="29"/>
        </w:rPr>
        <w:t xml:space="preserve"> </w:t>
      </w:r>
      <w:r>
        <w:rPr>
          <w:spacing w:val="2"/>
        </w:rPr>
        <w:t>bearing</w:t>
      </w:r>
      <w:r>
        <w:rPr>
          <w:spacing w:val="33"/>
        </w:rPr>
        <w:t xml:space="preserve"> </w:t>
      </w:r>
      <w:r>
        <w:rPr>
          <w:spacing w:val="1"/>
        </w:rPr>
        <w:t>replacements</w:t>
      </w:r>
      <w:r>
        <w:rPr>
          <w:spacing w:val="30"/>
        </w:rPr>
        <w:t xml:space="preserve"> </w:t>
      </w:r>
      <w:del w:id="30" w:author="John Braley" w:date="2018-09-28T14:06:00Z">
        <w:r w:rsidDel="00817553">
          <w:rPr>
            <w:spacing w:val="1"/>
          </w:rPr>
          <w:delText>should</w:delText>
        </w:r>
        <w:r w:rsidDel="00817553">
          <w:rPr>
            <w:spacing w:val="33"/>
          </w:rPr>
          <w:delText xml:space="preserve"> </w:delText>
        </w:r>
      </w:del>
      <w:ins w:id="31" w:author="John Braley" w:date="2018-09-28T14:06:00Z">
        <w:r w:rsidR="00817553">
          <w:rPr>
            <w:spacing w:val="1"/>
          </w:rPr>
          <w:t>must</w:t>
        </w:r>
        <w:r w:rsidR="00817553">
          <w:rPr>
            <w:spacing w:val="33"/>
          </w:rPr>
          <w:t xml:space="preserve"> </w:t>
        </w:r>
      </w:ins>
      <w:r>
        <w:rPr>
          <w:spacing w:val="1"/>
        </w:rPr>
        <w:t>be</w:t>
      </w:r>
      <w:r>
        <w:rPr>
          <w:spacing w:val="32"/>
        </w:rPr>
        <w:t xml:space="preserve"> </w:t>
      </w:r>
      <w:r>
        <w:rPr>
          <w:spacing w:val="1"/>
        </w:rPr>
        <w:t>able</w:t>
      </w:r>
      <w:r>
        <w:rPr>
          <w:spacing w:val="33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rPr>
          <w:spacing w:val="-1"/>
        </w:rPr>
        <w:t>accommodate</w:t>
      </w:r>
      <w:r>
        <w:rPr>
          <w:spacing w:val="2"/>
        </w:rPr>
        <w:t xml:space="preserve"> </w:t>
      </w:r>
      <w:r>
        <w:rPr>
          <w:spacing w:val="1"/>
        </w:rPr>
        <w:t>bi-directional</w:t>
      </w:r>
      <w:r>
        <w:rPr>
          <w:spacing w:val="-3"/>
        </w:rPr>
        <w:t xml:space="preserve"> </w:t>
      </w:r>
      <w:r>
        <w:rPr>
          <w:spacing w:val="-1"/>
        </w:rPr>
        <w:t>movement.</w:t>
      </w:r>
    </w:p>
    <w:p w:rsidR="00335F44" w:rsidRDefault="00DC08A6">
      <w:pPr>
        <w:pStyle w:val="BodyText"/>
        <w:spacing w:before="121" w:line="298" w:lineRule="auto"/>
        <w:ind w:left="335" w:right="106"/>
        <w:jc w:val="both"/>
        <w:rPr>
          <w:rFonts w:cs="Arial"/>
        </w:rPr>
      </w:pPr>
      <w:r>
        <w:pict>
          <v:group id="_x0000_s1028" style="position:absolute;left:0;text-align:left;margin-left:39.5pt;margin-top:11.4pt;width:3pt;height:3pt;z-index:1408;mso-position-horizontal-relative:page" coordorigin="790,228" coordsize="60,60">
            <v:shape id="_x0000_s1029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54"/>
        </w:rPr>
        <w:t xml:space="preserve"> </w:t>
      </w:r>
      <w:r>
        <w:rPr>
          <w:spacing w:val="1"/>
        </w:rPr>
        <w:t>large</w:t>
      </w:r>
      <w:r>
        <w:rPr>
          <w:spacing w:val="55"/>
        </w:rPr>
        <w:t xml:space="preserve"> </w:t>
      </w:r>
      <w:r>
        <w:rPr>
          <w:spacing w:val="1"/>
        </w:rPr>
        <w:t>crack</w:t>
      </w:r>
      <w:r>
        <w:rPr>
          <w:spacing w:val="52"/>
        </w:rPr>
        <w:t xml:space="preserve"> </w:t>
      </w:r>
      <w:r>
        <w:rPr>
          <w:spacing w:val="-1"/>
        </w:rPr>
        <w:t>in</w:t>
      </w:r>
      <w:r>
        <w:rPr>
          <w:spacing w:val="55"/>
        </w:rPr>
        <w:t xml:space="preserve"> </w:t>
      </w:r>
      <w:r>
        <w:rPr>
          <w:spacing w:val="1"/>
        </w:rPr>
        <w:t>the</w:t>
      </w:r>
      <w:r>
        <w:rPr>
          <w:spacing w:val="55"/>
        </w:rPr>
        <w:t xml:space="preserve"> </w:t>
      </w:r>
      <w:proofErr w:type="spellStart"/>
      <w:r>
        <w:rPr>
          <w:spacing w:val="1"/>
        </w:rPr>
        <w:t>piercap</w:t>
      </w:r>
      <w:proofErr w:type="spellEnd"/>
      <w:r>
        <w:rPr>
          <w:spacing w:val="55"/>
        </w:rPr>
        <w:t xml:space="preserve"> </w:t>
      </w:r>
      <w:r>
        <w:rPr>
          <w:spacing w:val="1"/>
        </w:rPr>
        <w:t>can</w:t>
      </w:r>
      <w:r>
        <w:rPr>
          <w:spacing w:val="55"/>
        </w:rPr>
        <w:t xml:space="preserve"> </w:t>
      </w:r>
      <w:r>
        <w:rPr>
          <w:spacing w:val="1"/>
        </w:rPr>
        <w:t>be</w:t>
      </w:r>
      <w:r>
        <w:rPr>
          <w:spacing w:val="55"/>
        </w:rPr>
        <w:t xml:space="preserve"> </w:t>
      </w:r>
      <w:r>
        <w:rPr>
          <w:spacing w:val="1"/>
        </w:rPr>
        <w:t>attributed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improper</w:t>
      </w:r>
      <w:r>
        <w:rPr>
          <w:spacing w:val="57"/>
        </w:rPr>
        <w:t xml:space="preserve"> </w:t>
      </w:r>
      <w:r>
        <w:rPr>
          <w:spacing w:val="2"/>
        </w:rPr>
        <w:t>rebar</w:t>
      </w:r>
      <w:r>
        <w:rPr>
          <w:spacing w:val="57"/>
        </w:rPr>
        <w:t xml:space="preserve"> </w:t>
      </w:r>
      <w:r>
        <w:rPr>
          <w:spacing w:val="1"/>
        </w:rPr>
        <w:t>detailing.</w:t>
      </w:r>
      <w:r>
        <w:rPr>
          <w:spacing w:val="53"/>
        </w:rPr>
        <w:t xml:space="preserve"> </w:t>
      </w:r>
      <w:r>
        <w:rPr>
          <w:spacing w:val="-2"/>
        </w:rPr>
        <w:t>Dynamic</w:t>
      </w:r>
      <w:r>
        <w:rPr>
          <w:spacing w:val="52"/>
        </w:rPr>
        <w:t xml:space="preserve"> </w:t>
      </w:r>
      <w:r>
        <w:rPr>
          <w:spacing w:val="-1"/>
        </w:rPr>
        <w:t>amplification</w:t>
      </w:r>
      <w:r>
        <w:rPr>
          <w:spacing w:val="55"/>
        </w:rPr>
        <w:t xml:space="preserve"> </w:t>
      </w:r>
      <w:r>
        <w:t>also</w:t>
      </w:r>
      <w:r>
        <w:rPr>
          <w:spacing w:val="96"/>
        </w:rPr>
        <w:t xml:space="preserve"> </w:t>
      </w:r>
      <w:r>
        <w:rPr>
          <w:spacing w:val="1"/>
        </w:rPr>
        <w:t>contributed</w:t>
      </w:r>
      <w:del w:id="32" w:author="John Braley" w:date="2018-09-28T14:06:00Z">
        <w:r w:rsidDel="00817553">
          <w:rPr>
            <w:spacing w:val="1"/>
          </w:rPr>
          <w:delText>,</w:delText>
        </w:r>
      </w:del>
      <w:r>
        <w:rPr>
          <w:spacing w:val="17"/>
        </w:rPr>
        <w:t xml:space="preserve"> </w:t>
      </w:r>
      <w:r>
        <w:rPr>
          <w:spacing w:val="2"/>
        </w:rPr>
        <w:t>and</w:t>
      </w:r>
      <w:r>
        <w:rPr>
          <w:spacing w:val="19"/>
        </w:rPr>
        <w:t xml:space="preserve"> </w:t>
      </w:r>
      <w:r>
        <w:rPr>
          <w:spacing w:val="1"/>
        </w:rPr>
        <w:t>provides</w:t>
      </w:r>
      <w:r>
        <w:rPr>
          <w:spacing w:val="16"/>
        </w:rPr>
        <w:t xml:space="preserve"> </w:t>
      </w:r>
      <w:r>
        <w:t>explanation</w:t>
      </w:r>
      <w:r>
        <w:rPr>
          <w:spacing w:val="19"/>
        </w:rPr>
        <w:t xml:space="preserve"> </w:t>
      </w:r>
      <w:r>
        <w:rPr>
          <w:spacing w:val="1"/>
        </w:rPr>
        <w:t>for</w:t>
      </w:r>
      <w:r>
        <w:rPr>
          <w:spacing w:val="20"/>
        </w:rPr>
        <w:t xml:space="preserve"> </w:t>
      </w:r>
      <w:r>
        <w:rPr>
          <w:spacing w:val="-5"/>
        </w:rPr>
        <w:t>why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9"/>
        </w:rPr>
        <w:t xml:space="preserve"> </w:t>
      </w:r>
      <w:r>
        <w:rPr>
          <w:spacing w:val="1"/>
        </w:rPr>
        <w:t>crack</w:t>
      </w:r>
      <w:r>
        <w:rPr>
          <w:spacing w:val="15"/>
        </w:rPr>
        <w:t xml:space="preserve"> </w:t>
      </w:r>
      <w:r>
        <w:rPr>
          <w:spacing w:val="2"/>
        </w:rPr>
        <w:t>appeared</w:t>
      </w:r>
      <w:r>
        <w:rPr>
          <w:spacing w:val="19"/>
        </w:rPr>
        <w:t xml:space="preserve"> </w:t>
      </w:r>
      <w:r>
        <w:rPr>
          <w:spacing w:val="1"/>
        </w:rPr>
        <w:t>only</w:t>
      </w:r>
      <w:r>
        <w:rPr>
          <w:spacing w:val="16"/>
        </w:rPr>
        <w:t xml:space="preserve"> </w:t>
      </w:r>
      <w:r>
        <w:rPr>
          <w:spacing w:val="1"/>
        </w:rPr>
        <w:t>on</w:t>
      </w:r>
      <w:r>
        <w:rPr>
          <w:spacing w:val="19"/>
        </w:rPr>
        <w:t xml:space="preserve"> </w:t>
      </w:r>
      <w:r>
        <w:rPr>
          <w:spacing w:val="2"/>
        </w:rPr>
        <w:t>one</w:t>
      </w:r>
      <w:r>
        <w:rPr>
          <w:spacing w:val="18"/>
        </w:rPr>
        <w:t xml:space="preserve"> </w:t>
      </w:r>
      <w:proofErr w:type="spellStart"/>
      <w:r>
        <w:rPr>
          <w:spacing w:val="1"/>
        </w:rPr>
        <w:t>piercap</w:t>
      </w:r>
      <w:bookmarkStart w:id="33" w:name="_GoBack"/>
      <w:bookmarkEnd w:id="33"/>
      <w:proofErr w:type="spellEnd"/>
      <w:del w:id="34" w:author="John Braley" w:date="2018-09-28T14:06:00Z">
        <w:r w:rsidDel="00817553">
          <w:rPr>
            <w:spacing w:val="1"/>
          </w:rPr>
          <w:delText>,</w:delText>
        </w:r>
      </w:del>
      <w:r>
        <w:rPr>
          <w:spacing w:val="18"/>
        </w:rPr>
        <w:t xml:space="preserve"> </w:t>
      </w:r>
      <w:r>
        <w:rPr>
          <w:spacing w:val="-3"/>
        </w:rPr>
        <w:t>when</w:t>
      </w:r>
      <w:r>
        <w:rPr>
          <w:spacing w:val="19"/>
        </w:rPr>
        <w:t xml:space="preserve"> </w:t>
      </w:r>
      <w:r>
        <w:t>improper</w:t>
      </w:r>
      <w:r>
        <w:rPr>
          <w:spacing w:val="21"/>
        </w:rPr>
        <w:t xml:space="preserve"> </w:t>
      </w:r>
      <w:r>
        <w:rPr>
          <w:spacing w:val="2"/>
        </w:rPr>
        <w:t>rebar</w:t>
      </w:r>
      <w:r>
        <w:rPr>
          <w:spacing w:val="98"/>
        </w:rPr>
        <w:t xml:space="preserve"> </w:t>
      </w:r>
      <w:r>
        <w:t>detailing</w:t>
      </w:r>
      <w:r>
        <w:rPr>
          <w:spacing w:val="3"/>
        </w:rPr>
        <w:t xml:space="preserve"> </w:t>
      </w:r>
      <w:r>
        <w:t>could</w:t>
      </w:r>
      <w:r>
        <w:rPr>
          <w:spacing w:val="3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2"/>
        </w:rPr>
        <w:t>found</w:t>
      </w:r>
      <w:r>
        <w:rPr>
          <w:spacing w:val="3"/>
        </w:rP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rPr>
          <w:spacing w:val="2"/>
        </w:rPr>
        <w:t>other</w:t>
      </w:r>
      <w:r>
        <w:rPr>
          <w:spacing w:val="5"/>
        </w:rPr>
        <w:t xml:space="preserve"> </w:t>
      </w:r>
      <w:proofErr w:type="spellStart"/>
      <w:r>
        <w:rPr>
          <w:spacing w:val="1"/>
        </w:rPr>
        <w:t>piercaps</w:t>
      </w:r>
      <w:proofErr w:type="spellEnd"/>
      <w:r>
        <w:rPr>
          <w:spacing w:val="1"/>
        </w:rPr>
        <w:t>.</w:t>
      </w:r>
    </w:p>
    <w:p w:rsidR="00335F44" w:rsidRDefault="00DC08A6">
      <w:pPr>
        <w:pStyle w:val="BodyText"/>
        <w:spacing w:before="121" w:line="298" w:lineRule="auto"/>
        <w:ind w:left="335" w:right="104"/>
        <w:rPr>
          <w:rFonts w:cs="Arial"/>
        </w:rPr>
      </w:pPr>
      <w:r>
        <w:pict>
          <v:group id="_x0000_s1026" style="position:absolute;left:0;text-align:left;margin-left:39.5pt;margin-top:11.4pt;width:3pt;height:3pt;z-index:1432;mso-position-horizontal-relative:page" coordorigin="790,228" coordsize="60,60">
            <v:shape id="_x0000_s1027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1"/>
        </w:rPr>
        <w:t>perceived</w:t>
      </w:r>
      <w:r>
        <w:rPr>
          <w:spacing w:val="27"/>
        </w:rPr>
        <w:t xml:space="preserve"> </w:t>
      </w:r>
      <w:r>
        <w:rPr>
          <w:spacing w:val="-2"/>
        </w:rPr>
        <w:t>excessive</w:t>
      </w:r>
      <w:r>
        <w:rPr>
          <w:spacing w:val="26"/>
        </w:rPr>
        <w:t xml:space="preserve"> </w:t>
      </w:r>
      <w:r>
        <w:rPr>
          <w:spacing w:val="1"/>
        </w:rPr>
        <w:t>vibrations</w:t>
      </w:r>
      <w:r>
        <w:rPr>
          <w:spacing w:val="24"/>
        </w:rPr>
        <w:t xml:space="preserve"> </w:t>
      </w:r>
      <w:r>
        <w:rPr>
          <w:spacing w:val="1"/>
        </w:rPr>
        <w:t>can</w:t>
      </w:r>
      <w:r>
        <w:rPr>
          <w:spacing w:val="26"/>
        </w:rPr>
        <w:t xml:space="preserve"> </w:t>
      </w:r>
      <w:r>
        <w:rPr>
          <w:spacing w:val="1"/>
        </w:rPr>
        <w:t>be</w:t>
      </w:r>
      <w:r>
        <w:rPr>
          <w:spacing w:val="27"/>
        </w:rPr>
        <w:t xml:space="preserve"> </w:t>
      </w:r>
      <w:r>
        <w:rPr>
          <w:spacing w:val="1"/>
        </w:rPr>
        <w:t>attributed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bump</w:t>
      </w:r>
      <w:r>
        <w:rPr>
          <w:spacing w:val="26"/>
        </w:rPr>
        <w:t xml:space="preserve"> </w:t>
      </w:r>
      <w:r>
        <w:rPr>
          <w:spacing w:val="1"/>
        </w:rPr>
        <w:t>at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1"/>
        </w:rPr>
        <w:t>beginning</w:t>
      </w:r>
      <w:r>
        <w:rPr>
          <w:spacing w:val="27"/>
        </w:rPr>
        <w:t xml:space="preserve"> </w:t>
      </w:r>
      <w:r>
        <w:rPr>
          <w:spacing w:val="1"/>
        </w:rPr>
        <w:t>of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bridge</w:t>
      </w:r>
      <w:r>
        <w:rPr>
          <w:spacing w:val="27"/>
        </w:rPr>
        <w:t xml:space="preserve"> </w:t>
      </w:r>
      <w:r>
        <w:rPr>
          <w:spacing w:val="1"/>
        </w:rPr>
        <w:t>caused</w:t>
      </w:r>
      <w:r>
        <w:rPr>
          <w:spacing w:val="26"/>
        </w:rPr>
        <w:t xml:space="preserve"> </w:t>
      </w:r>
      <w:r>
        <w:rPr>
          <w:spacing w:val="1"/>
        </w:rPr>
        <w:t>by</w:t>
      </w:r>
      <w:r>
        <w:rPr>
          <w:spacing w:val="82"/>
        </w:rPr>
        <w:t xml:space="preserve"> </w:t>
      </w:r>
      <w:r>
        <w:rPr>
          <w:spacing w:val="2"/>
        </w:rPr>
        <w:t>approach</w:t>
      </w:r>
      <w:r>
        <w:rPr>
          <w:spacing w:val="1"/>
        </w:rPr>
        <w:t xml:space="preserve"> </w:t>
      </w:r>
      <w:r>
        <w:t>settlement.</w:t>
      </w:r>
    </w:p>
    <w:p w:rsidR="00335F44" w:rsidRDefault="00335F44">
      <w:pPr>
        <w:rPr>
          <w:rFonts w:ascii="Arial" w:eastAsia="Arial" w:hAnsi="Arial" w:cs="Arial"/>
          <w:sz w:val="20"/>
          <w:szCs w:val="20"/>
        </w:rPr>
      </w:pPr>
    </w:p>
    <w:p w:rsidR="00335F44" w:rsidRDefault="00335F44">
      <w:pPr>
        <w:spacing w:before="3"/>
        <w:rPr>
          <w:rFonts w:ascii="Arial" w:eastAsia="Arial" w:hAnsi="Arial" w:cs="Arial"/>
          <w:sz w:val="19"/>
          <w:szCs w:val="19"/>
        </w:rPr>
      </w:pPr>
    </w:p>
    <w:p w:rsidR="00335F44" w:rsidRDefault="00DC08A6">
      <w:pPr>
        <w:pStyle w:val="BodyText"/>
        <w:spacing w:before="0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sectPr w:rsidR="00335F44">
      <w:headerReference w:type="even" r:id="rId20"/>
      <w:pgSz w:w="12240" w:h="15840"/>
      <w:pgMar w:top="560" w:right="680" w:bottom="280" w:left="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8A6" w:rsidRDefault="00DC08A6">
      <w:r>
        <w:separator/>
      </w:r>
    </w:p>
  </w:endnote>
  <w:endnote w:type="continuationSeparator" w:id="0">
    <w:p w:rsidR="00DC08A6" w:rsidRDefault="00DC0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8A6" w:rsidRDefault="00DC08A6">
      <w:r>
        <w:separator/>
      </w:r>
    </w:p>
  </w:footnote>
  <w:footnote w:type="continuationSeparator" w:id="0">
    <w:p w:rsidR="00DC08A6" w:rsidRDefault="00DC08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5F44" w:rsidRDefault="00DC08A6">
    <w:pPr>
      <w:spacing w:line="14" w:lineRule="auto"/>
      <w:rPr>
        <w:sz w:val="20"/>
        <w:szCs w:val="20"/>
      </w:rPr>
    </w:pPr>
    <w:r>
      <w:pict>
        <v:group id="_x0000_s2056" style="position:absolute;margin-left:40.25pt;margin-top:102.9pt;width:532.5pt;height:.1pt;z-index:-6424;mso-position-horizontal-relative:page;mso-position-vertical-relative:page" coordorigin="805,2058" coordsize="10650,2">
          <v:shape id="_x0000_s2057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9.25pt;margin-top:60.1pt;width:295.25pt;height:29pt;z-index:-6400;mso-position-horizontal-relative:page;mso-position-vertical-relative:page" filled="f" stroked="f">
          <v:textbox inset="0,0,0,0">
            <w:txbxContent>
              <w:p w:rsidR="00335F44" w:rsidRDefault="00DC08A6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r>
                  <w:fldChar w:fldCharType="begin"/>
                </w:r>
                <w:r>
                  <w:instrText xml:space="preserve"> HYPERLINK "http://vlab.asklab.tk/VirtualLab/index.html" \h </w:instrText>
                </w:r>
                <w:r>
                  <w:fldChar w:fldCharType="separate"/>
                </w:r>
                <w:r>
                  <w:rPr>
                    <w:rFonts w:ascii="Arial"/>
                    <w:spacing w:val="-17"/>
                    <w:sz w:val="54"/>
                  </w:rPr>
                  <w:t>V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z w:val="54"/>
                  </w:rPr>
                  <w:t>r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-16"/>
                    <w:sz w:val="54"/>
                  </w:rPr>
                  <w:t>u</w:t>
                </w:r>
                <w:r>
                  <w:rPr>
                    <w:rFonts w:ascii="Arial"/>
                    <w:spacing w:val="-1"/>
                    <w:sz w:val="54"/>
                  </w:rPr>
                  <w:t>a</w:t>
                </w:r>
                <w:r>
                  <w:rPr>
                    <w:rFonts w:ascii="Arial"/>
                    <w:sz w:val="54"/>
                  </w:rPr>
                  <w:t>l</w:t>
                </w:r>
                <w:r>
                  <w:rPr>
                    <w:rFonts w:ascii="Arial"/>
                    <w:spacing w:val="-22"/>
                    <w:sz w:val="54"/>
                  </w:rPr>
                  <w:t xml:space="preserve"> </w:t>
                </w:r>
                <w:r>
                  <w:rPr>
                    <w:rFonts w:ascii="Arial"/>
                    <w:spacing w:val="-1"/>
                    <w:sz w:val="54"/>
                  </w:rPr>
                  <w:t>La</w:t>
                </w:r>
                <w:r>
                  <w:rPr>
                    <w:rFonts w:ascii="Arial"/>
                    <w:sz w:val="54"/>
                  </w:rPr>
                  <w:t>b</w:t>
                </w:r>
                <w:r>
                  <w:rPr>
                    <w:rFonts w:ascii="Arial"/>
                    <w:spacing w:val="-7"/>
                    <w:sz w:val="54"/>
                  </w:rPr>
                  <w:t xml:space="preserve"> </w:t>
                </w:r>
                <w:r>
                  <w:rPr>
                    <w:rFonts w:ascii="Arial"/>
                    <w:sz w:val="54"/>
                  </w:rPr>
                  <w:t>(</w:t>
                </w:r>
                <w:proofErr w:type="gramStart"/>
                <w:r>
                  <w:rPr>
                    <w:rFonts w:ascii="Arial"/>
                    <w:spacing w:val="-1"/>
                    <w:sz w:val="54"/>
                  </w:rPr>
                  <w:t>..</w:t>
                </w:r>
                <w:proofErr w:type="gramEnd"/>
                <w:r>
                  <w:rPr>
                    <w:rFonts w:ascii="Arial"/>
                    <w:spacing w:val="-1"/>
                    <w:sz w:val="54"/>
                  </w:rPr>
                  <w:t>/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pacing w:val="-16"/>
                    <w:sz w:val="54"/>
                  </w:rPr>
                  <w:t>n</w:t>
                </w:r>
                <w:r>
                  <w:rPr>
                    <w:rFonts w:ascii="Arial"/>
                    <w:spacing w:val="-1"/>
                    <w:sz w:val="54"/>
                  </w:rPr>
                  <w:t>de</w:t>
                </w:r>
                <w:r>
                  <w:rPr>
                    <w:rFonts w:ascii="Arial"/>
                    <w:spacing w:val="-30"/>
                    <w:sz w:val="54"/>
                  </w:rPr>
                  <w:t>x</w:t>
                </w:r>
                <w:r>
                  <w:rPr>
                    <w:rFonts w:ascii="Arial"/>
                    <w:spacing w:val="-1"/>
                    <w:sz w:val="54"/>
                  </w:rPr>
                  <w:t>.</w:t>
                </w:r>
                <w:r>
                  <w:rPr>
                    <w:rFonts w:ascii="Arial"/>
                    <w:spacing w:val="-16"/>
                    <w:sz w:val="54"/>
                  </w:rPr>
                  <w:t>h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15"/>
                    <w:sz w:val="54"/>
                  </w:rPr>
                  <w:t>m</w:t>
                </w:r>
                <w:r>
                  <w:rPr>
                    <w:rFonts w:ascii="Arial"/>
                    <w:spacing w:val="-15"/>
                    <w:sz w:val="54"/>
                  </w:rPr>
                  <w:t>l</w:t>
                </w:r>
                <w:r>
                  <w:rPr>
                    <w:rFonts w:ascii="Arial"/>
                    <w:sz w:val="54"/>
                  </w:rPr>
                  <w:t>)</w:t>
                </w:r>
                <w:r>
                  <w:rPr>
                    <w:rFonts w:ascii="Arial"/>
                    <w:sz w:val="5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5F44" w:rsidRDefault="00335F44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5F44" w:rsidRDefault="00DC08A6">
    <w:pPr>
      <w:spacing w:line="14" w:lineRule="auto"/>
      <w:rPr>
        <w:sz w:val="20"/>
        <w:szCs w:val="20"/>
      </w:rPr>
    </w:pPr>
    <w:r>
      <w:pict>
        <v:group id="_x0000_s2053" style="position:absolute;margin-left:40.25pt;margin-top:102.9pt;width:532.5pt;height:.1pt;z-index:-6376;mso-position-horizontal-relative:page;mso-position-vertical-relative:page" coordorigin="805,2058" coordsize="10650,2">
          <v:shape id="_x0000_s2054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9.25pt;margin-top:60.1pt;width:295.25pt;height:29pt;z-index:-6352;mso-position-horizontal-relative:page;mso-position-vertical-relative:page" filled="f" stroked="f">
          <v:textbox inset="0,0,0,0">
            <w:txbxContent>
              <w:p w:rsidR="00335F44" w:rsidRDefault="00DC08A6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hyperlink r:id="rId1">
                  <w:r>
                    <w:rPr>
                      <w:rFonts w:ascii="Arial"/>
                      <w:spacing w:val="-17"/>
                      <w:sz w:val="54"/>
                    </w:rPr>
                    <w:t>V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z w:val="54"/>
                    </w:rPr>
                    <w:t>r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-16"/>
                      <w:sz w:val="54"/>
                    </w:rPr>
                    <w:t>u</w:t>
                  </w:r>
                  <w:r>
                    <w:rPr>
                      <w:rFonts w:ascii="Arial"/>
                      <w:spacing w:val="-1"/>
                      <w:sz w:val="54"/>
                    </w:rPr>
                    <w:t>a</w:t>
                  </w:r>
                  <w:r>
                    <w:rPr>
                      <w:rFonts w:ascii="Arial"/>
                      <w:sz w:val="54"/>
                    </w:rPr>
                    <w:t>l</w:t>
                  </w:r>
                  <w:r>
                    <w:rPr>
                      <w:rFonts w:ascii="Arial"/>
                      <w:spacing w:val="-22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sz w:val="54"/>
                    </w:rPr>
                    <w:t>La</w:t>
                  </w:r>
                  <w:r>
                    <w:rPr>
                      <w:rFonts w:ascii="Arial"/>
                      <w:sz w:val="54"/>
                    </w:rPr>
                    <w:t>b</w:t>
                  </w:r>
                  <w:r>
                    <w:rPr>
                      <w:rFonts w:ascii="Arial"/>
                      <w:spacing w:val="-7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z w:val="54"/>
                    </w:rPr>
                    <w:t>(</w:t>
                  </w:r>
                  <w:proofErr w:type="gramStart"/>
                  <w:r>
                    <w:rPr>
                      <w:rFonts w:ascii="Arial"/>
                      <w:spacing w:val="-1"/>
                      <w:sz w:val="54"/>
                    </w:rPr>
                    <w:t>..</w:t>
                  </w:r>
                  <w:proofErr w:type="gramEnd"/>
                  <w:r>
                    <w:rPr>
                      <w:rFonts w:ascii="Arial"/>
                      <w:spacing w:val="-1"/>
                      <w:sz w:val="54"/>
                    </w:rPr>
                    <w:t>/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pacing w:val="-16"/>
                      <w:sz w:val="54"/>
                    </w:rPr>
                    <w:t>n</w:t>
                  </w:r>
                  <w:r>
                    <w:rPr>
                      <w:rFonts w:ascii="Arial"/>
                      <w:spacing w:val="-1"/>
                      <w:sz w:val="54"/>
                    </w:rPr>
                    <w:t>de</w:t>
                  </w:r>
                  <w:r>
                    <w:rPr>
                      <w:rFonts w:ascii="Arial"/>
                      <w:spacing w:val="-30"/>
                      <w:sz w:val="54"/>
                    </w:rPr>
                    <w:t>x</w:t>
                  </w:r>
                  <w:r>
                    <w:rPr>
                      <w:rFonts w:ascii="Arial"/>
                      <w:spacing w:val="-1"/>
                      <w:sz w:val="54"/>
                    </w:rPr>
                    <w:t>.</w:t>
                  </w:r>
                  <w:r>
                    <w:rPr>
                      <w:rFonts w:ascii="Arial"/>
                      <w:spacing w:val="-16"/>
                      <w:sz w:val="54"/>
                    </w:rPr>
                    <w:t>h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15"/>
                      <w:sz w:val="54"/>
                    </w:rPr>
                    <w:t>m</w:t>
                  </w:r>
                  <w:r>
                    <w:rPr>
                      <w:rFonts w:ascii="Arial"/>
                      <w:spacing w:val="-15"/>
                      <w:sz w:val="54"/>
                    </w:rPr>
                    <w:t>l</w:t>
                  </w:r>
                  <w:r>
                    <w:rPr>
                      <w:rFonts w:ascii="Arial"/>
                      <w:sz w:val="54"/>
                    </w:rPr>
                    <w:t>)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5F44" w:rsidRDefault="00335F44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5F44" w:rsidRDefault="00DC08A6">
    <w:pPr>
      <w:spacing w:line="14" w:lineRule="auto"/>
      <w:rPr>
        <w:sz w:val="20"/>
        <w:szCs w:val="20"/>
      </w:rPr>
    </w:pPr>
    <w:r>
      <w:pict>
        <v:group id="_x0000_s2050" style="position:absolute;margin-left:40.25pt;margin-top:102.9pt;width:532.5pt;height:.1pt;z-index:-6328;mso-position-horizontal-relative:page;mso-position-vertical-relative:page" coordorigin="805,2058" coordsize="10650,2">
          <v:shape id="_x0000_s2051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9.25pt;margin-top:60.1pt;width:295.25pt;height:29pt;z-index:-6304;mso-position-horizontal-relative:page;mso-position-vertical-relative:page" filled="f" stroked="f">
          <v:textbox inset="0,0,0,0">
            <w:txbxContent>
              <w:p w:rsidR="00335F44" w:rsidRDefault="00DC08A6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hyperlink r:id="rId1">
                  <w:r>
                    <w:rPr>
                      <w:rFonts w:ascii="Arial"/>
                      <w:spacing w:val="-17"/>
                      <w:sz w:val="54"/>
                    </w:rPr>
                    <w:t>V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z w:val="54"/>
                    </w:rPr>
                    <w:t>r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-16"/>
                      <w:sz w:val="54"/>
                    </w:rPr>
                    <w:t>u</w:t>
                  </w:r>
                  <w:r>
                    <w:rPr>
                      <w:rFonts w:ascii="Arial"/>
                      <w:spacing w:val="-1"/>
                      <w:sz w:val="54"/>
                    </w:rPr>
                    <w:t>a</w:t>
                  </w:r>
                  <w:r>
                    <w:rPr>
                      <w:rFonts w:ascii="Arial"/>
                      <w:sz w:val="54"/>
                    </w:rPr>
                    <w:t>l</w:t>
                  </w:r>
                  <w:r>
                    <w:rPr>
                      <w:rFonts w:ascii="Arial"/>
                      <w:spacing w:val="-22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sz w:val="54"/>
                    </w:rPr>
                    <w:t>La</w:t>
                  </w:r>
                  <w:r>
                    <w:rPr>
                      <w:rFonts w:ascii="Arial"/>
                      <w:sz w:val="54"/>
                    </w:rPr>
                    <w:t>b</w:t>
                  </w:r>
                  <w:r>
                    <w:rPr>
                      <w:rFonts w:ascii="Arial"/>
                      <w:spacing w:val="-7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z w:val="54"/>
                    </w:rPr>
                    <w:t>(</w:t>
                  </w:r>
                  <w:proofErr w:type="gramStart"/>
                  <w:r>
                    <w:rPr>
                      <w:rFonts w:ascii="Arial"/>
                      <w:spacing w:val="-1"/>
                      <w:sz w:val="54"/>
                    </w:rPr>
                    <w:t>..</w:t>
                  </w:r>
                  <w:proofErr w:type="gramEnd"/>
                  <w:r>
                    <w:rPr>
                      <w:rFonts w:ascii="Arial"/>
                      <w:spacing w:val="-1"/>
                      <w:sz w:val="54"/>
                    </w:rPr>
                    <w:t>/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pacing w:val="-16"/>
                      <w:sz w:val="54"/>
                    </w:rPr>
                    <w:t>n</w:t>
                  </w:r>
                  <w:r>
                    <w:rPr>
                      <w:rFonts w:ascii="Arial"/>
                      <w:spacing w:val="-1"/>
                      <w:sz w:val="54"/>
                    </w:rPr>
                    <w:t>de</w:t>
                  </w:r>
                  <w:r>
                    <w:rPr>
                      <w:rFonts w:ascii="Arial"/>
                      <w:spacing w:val="-30"/>
                      <w:sz w:val="54"/>
                    </w:rPr>
                    <w:t>x</w:t>
                  </w:r>
                  <w:r>
                    <w:rPr>
                      <w:rFonts w:ascii="Arial"/>
                      <w:spacing w:val="-1"/>
                      <w:sz w:val="54"/>
                    </w:rPr>
                    <w:t>.</w:t>
                  </w:r>
                  <w:r>
                    <w:rPr>
                      <w:rFonts w:ascii="Arial"/>
                      <w:spacing w:val="-16"/>
                      <w:sz w:val="54"/>
                    </w:rPr>
                    <w:t>h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15"/>
                      <w:sz w:val="54"/>
                    </w:rPr>
                    <w:t>m</w:t>
                  </w:r>
                  <w:r>
                    <w:rPr>
                      <w:rFonts w:ascii="Arial"/>
                      <w:spacing w:val="-15"/>
                      <w:sz w:val="54"/>
                    </w:rPr>
                    <w:t>l</w:t>
                  </w:r>
                  <w:r>
                    <w:rPr>
                      <w:rFonts w:ascii="Arial"/>
                      <w:sz w:val="54"/>
                    </w:rPr>
                    <w:t>)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5F44" w:rsidRDefault="00335F44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D956ED"/>
    <w:multiLevelType w:val="hybridMultilevel"/>
    <w:tmpl w:val="0F1CF246"/>
    <w:lvl w:ilvl="0" w:tplc="04090001">
      <w:start w:val="1"/>
      <w:numFmt w:val="bullet"/>
      <w:lvlText w:val=""/>
      <w:lvlJc w:val="left"/>
      <w:pPr>
        <w:ind w:left="10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335F44"/>
    <w:rsid w:val="00335F44"/>
    <w:rsid w:val="00817553"/>
    <w:rsid w:val="00A575B6"/>
    <w:rsid w:val="00DC08A6"/>
    <w:rsid w:val="00ED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125"/>
      <w:outlineLvl w:val="0"/>
    </w:pPr>
    <w:rPr>
      <w:rFonts w:ascii="Arial" w:eastAsia="Arial" w:hAnsi="Arial"/>
      <w:sz w:val="45"/>
      <w:szCs w:val="45"/>
    </w:rPr>
  </w:style>
  <w:style w:type="paragraph" w:styleId="Heading2">
    <w:name w:val="heading 2"/>
    <w:basedOn w:val="Normal"/>
    <w:uiPriority w:val="1"/>
    <w:qFormat/>
    <w:pPr>
      <w:spacing w:before="257"/>
      <w:ind w:left="125"/>
      <w:outlineLvl w:val="1"/>
    </w:pPr>
    <w:rPr>
      <w:rFonts w:ascii="Arial" w:eastAsia="Arial" w:hAnsi="Arial"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110"/>
      <w:ind w:left="125"/>
      <w:outlineLvl w:val="2"/>
    </w:pPr>
    <w:rPr>
      <w:rFonts w:ascii="Arial" w:eastAsia="Arial" w:hAnsi="Arial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3"/>
      <w:ind w:left="125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D0E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E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hyperlink" Target="http://vlab.asklab.tk/VirtualLab/index.html" TargetMode="Externa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hyperlink" Target="http://vlab.asklab.tk/VirtualLab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 University</Company>
  <LinksUpToDate>false</LinksUpToDate>
  <CharactersWithSpaces>8181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Braley</cp:lastModifiedBy>
  <cp:revision>2</cp:revision>
  <dcterms:created xsi:type="dcterms:W3CDTF">2018-09-28T13:44:00Z</dcterms:created>
  <dcterms:modified xsi:type="dcterms:W3CDTF">2018-09-28T18:07:00Z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2018-09-28T00:00:00Z</vt:filetime>
  </property>
  <property fmtid="{D5CDD505-2E9C-101B-9397-08002B2CF9AE}" pid="3" name="LastSaved">
    <vt:filetime>2018-09-28T00:00:00Z</vt:filetime>
  </property>
</Properties>
</file>