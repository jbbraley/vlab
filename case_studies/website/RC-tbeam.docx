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7077" w:rsidRDefault="0077707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77077" w:rsidRDefault="00777077">
      <w:pPr>
        <w:spacing w:before="5"/>
        <w:rPr>
          <w:rFonts w:ascii="Times New Roman" w:eastAsia="Times New Roman" w:hAnsi="Times New Roman" w:cs="Times New Roman"/>
          <w:sz w:val="16"/>
          <w:szCs w:val="16"/>
        </w:rPr>
      </w:pPr>
    </w:p>
    <w:p w:rsidR="00777077" w:rsidRDefault="008F6A19">
      <w:pPr>
        <w:pStyle w:val="BodyText"/>
        <w:tabs>
          <w:tab w:val="left" w:pos="5734"/>
        </w:tabs>
        <w:ind w:left="2660"/>
      </w:pPr>
      <w:r>
        <w:pict>
          <v:group id="_x0000_s1060" style="position:absolute;left:0;text-align:left;margin-left:40.2pt;margin-top:-6.05pt;width:113.35pt;height:32.35pt;z-index:1096;mso-position-horizontal-relative:page" coordorigin="804,-121" coordsize="2267,647">
            <v:group id="_x0000_s1066" style="position:absolute;left:823;top:-106;width:2226;height:2" coordorigin="823,-106" coordsize="2226,2">
              <v:shape id="_x0000_s1067" style="position:absolute;left:823;top:-106;width:2226;height:2" coordorigin="823,-106" coordsize="2226,0" path="m823,-106r2225,e" filled="f" strokecolor="#ddd" strokeweight=".53233mm">
                <v:path arrowok="t"/>
              </v:shape>
            </v:group>
            <v:group id="_x0000_s1064" style="position:absolute;left:3056;top:-103;width:2;height:614" coordorigin="3056,-103" coordsize="2,614">
              <v:shape id="_x0000_s1065" style="position:absolute;left:3056;top:-103;width:2;height:614" coordorigin="3056,-103" coordsize="0,614" path="m3056,-103r,613e" filled="f" strokecolor="#ddd" strokeweight=".54572mm">
                <v:path arrowok="t"/>
              </v:shape>
            </v:group>
            <v:group id="_x0000_s1061" style="position:absolute;left:819;top:-98;width:2;height:608" coordorigin="819,-98" coordsize="2,608">
              <v:shape id="_x0000_s1063" style="position:absolute;left:819;top:-98;width:2;height:608" coordorigin="819,-98" coordsize="0,608" path="m819,-98r,608e" filled="f" strokecolor="#ddd" strokeweight=".54572mm"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62" type="#_x0000_t202" style="position:absolute;left:819;top:-106;width:2237;height:616" filled="f" stroked="f">
                <v:textbox inset="0,0,0,0">
                  <w:txbxContent>
                    <w:p w:rsidR="00777077" w:rsidRDefault="008F6A19">
                      <w:pPr>
                        <w:spacing w:before="179"/>
                        <w:ind w:left="225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sz w:val="21"/>
                        </w:rPr>
                        <w:t>Bridge</w:t>
                      </w:r>
                      <w:r>
                        <w:rPr>
                          <w:rFonts w:ascii="Arial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Arial"/>
                          <w:sz w:val="21"/>
                        </w:rPr>
                        <w:t>Introduction</w:t>
                      </w:r>
                    </w:p>
                  </w:txbxContent>
                </v:textbox>
              </v:shape>
            </v:group>
            <w10:wrap anchorx="page"/>
          </v:group>
        </w:pict>
      </w:r>
      <w:bookmarkStart w:id="0" w:name="t-beam_1"/>
      <w:bookmarkEnd w:id="0"/>
      <w:r>
        <w:rPr>
          <w:spacing w:val="-25"/>
        </w:rPr>
        <w:t>T</w:t>
      </w:r>
      <w:r>
        <w:rPr>
          <w:spacing w:val="3"/>
        </w:rPr>
        <w:t>e</w:t>
      </w:r>
      <w:r>
        <w:t>c</w:t>
      </w:r>
      <w:r>
        <w:rPr>
          <w:spacing w:val="3"/>
        </w:rPr>
        <w:t>hno</w:t>
      </w:r>
      <w:r>
        <w:rPr>
          <w:spacing w:val="-2"/>
        </w:rPr>
        <w:t>l</w:t>
      </w:r>
      <w:r>
        <w:rPr>
          <w:spacing w:val="3"/>
        </w:rPr>
        <w:t>og</w:t>
      </w:r>
      <w:r>
        <w:t>y</w:t>
      </w:r>
      <w:r>
        <w:rPr>
          <w:spacing w:val="-2"/>
        </w:rPr>
        <w:t xml:space="preserve"> Implementation</w:t>
      </w:r>
      <w:r>
        <w:rPr>
          <w:spacing w:val="-2"/>
        </w:rPr>
        <w:tab/>
      </w:r>
      <w:r>
        <w:t>Results</w:t>
      </w:r>
      <w:r>
        <w:rPr>
          <w:spacing w:val="1"/>
        </w:rPr>
        <w:t xml:space="preserve"> </w:t>
      </w:r>
      <w:r>
        <w:rPr>
          <w:spacing w:val="2"/>
        </w:rPr>
        <w:t>and</w:t>
      </w:r>
      <w:r>
        <w:rPr>
          <w:spacing w:val="4"/>
        </w:rPr>
        <w:t xml:space="preserve"> </w:t>
      </w:r>
      <w:r>
        <w:t>Conclusions</w:t>
      </w:r>
    </w:p>
    <w:p w:rsidR="00777077" w:rsidRDefault="00777077">
      <w:pPr>
        <w:spacing w:before="1"/>
        <w:rPr>
          <w:rFonts w:ascii="Arial" w:eastAsia="Arial" w:hAnsi="Arial" w:cs="Arial"/>
          <w:sz w:val="26"/>
          <w:szCs w:val="26"/>
        </w:rPr>
      </w:pPr>
    </w:p>
    <w:p w:rsidR="00777077" w:rsidRDefault="008F6A19">
      <w:pPr>
        <w:pStyle w:val="BodyText"/>
        <w:ind w:left="365"/>
      </w:pPr>
      <w:r>
        <w:t>Additional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</w:p>
    <w:p w:rsidR="00777077" w:rsidRDefault="00777077">
      <w:pPr>
        <w:spacing w:before="7"/>
        <w:rPr>
          <w:rFonts w:ascii="Arial" w:eastAsia="Arial" w:hAnsi="Arial" w:cs="Arial"/>
          <w:sz w:val="15"/>
          <w:szCs w:val="15"/>
        </w:rPr>
      </w:pPr>
    </w:p>
    <w:p w:rsidR="00777077" w:rsidRDefault="008F6A19">
      <w:pPr>
        <w:spacing w:line="20" w:lineRule="atLeast"/>
        <w:ind w:left="11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57" style="width:533.35pt;height:.85pt;mso-position-horizontal-relative:char;mso-position-vertical-relative:line" coordsize="10667,17">
            <v:group id="_x0000_s1058" style="position:absolute;left:9;top:9;width:10650;height:2" coordorigin="9,9" coordsize="10650,2">
              <v:shape id="_x0000_s1059" style="position:absolute;left:9;top:9;width:10650;height:2" coordorigin="9,9" coordsize="10650,0" path="m9,9r10650,e" filled="f" strokecolor="#ddd" strokeweight=".85pt">
                <v:path arrowok="t"/>
              </v:shape>
            </v:group>
            <w10:wrap type="none"/>
            <w10:anchorlock/>
          </v:group>
        </w:pict>
      </w:r>
    </w:p>
    <w:p w:rsidR="00777077" w:rsidRDefault="00777077">
      <w:pPr>
        <w:spacing w:before="9"/>
        <w:rPr>
          <w:rFonts w:ascii="Arial" w:eastAsia="Arial" w:hAnsi="Arial" w:cs="Arial"/>
          <w:sz w:val="19"/>
          <w:szCs w:val="19"/>
        </w:rPr>
      </w:pPr>
    </w:p>
    <w:p w:rsidR="00777077" w:rsidRDefault="008F6A19">
      <w:pPr>
        <w:pStyle w:val="Heading1"/>
        <w:jc w:val="both"/>
        <w:rPr>
          <w:rFonts w:cs="Arial"/>
        </w:rPr>
      </w:pPr>
      <w:r>
        <w:rPr>
          <w:spacing w:val="-2"/>
        </w:rPr>
        <w:t>Case</w:t>
      </w:r>
      <w:r>
        <w:rPr>
          <w:spacing w:val="-20"/>
        </w:rPr>
        <w:t xml:space="preserve"> </w:t>
      </w:r>
      <w:r>
        <w:t>Study:</w:t>
      </w:r>
      <w:r>
        <w:rPr>
          <w:spacing w:val="-15"/>
        </w:rPr>
        <w:t xml:space="preserve"> </w:t>
      </w:r>
      <w:r>
        <w:rPr>
          <w:spacing w:val="2"/>
        </w:rPr>
        <w:t>RC</w:t>
      </w:r>
      <w:r>
        <w:rPr>
          <w:spacing w:val="-5"/>
        </w:rPr>
        <w:t xml:space="preserve"> </w:t>
      </w:r>
      <w:r>
        <w:rPr>
          <w:spacing w:val="-9"/>
        </w:rPr>
        <w:t>T</w:t>
      </w:r>
      <w:r>
        <w:rPr>
          <w:spacing w:val="-8"/>
        </w:rPr>
        <w:t>-</w:t>
      </w:r>
      <w:r>
        <w:rPr>
          <w:spacing w:val="-9"/>
        </w:rPr>
        <w:t>B</w:t>
      </w:r>
      <w:r>
        <w:rPr>
          <w:spacing w:val="-8"/>
        </w:rPr>
        <w:t>eam</w:t>
      </w:r>
    </w:p>
    <w:p w:rsidR="00777077" w:rsidRDefault="008F6A19">
      <w:pPr>
        <w:pStyle w:val="Heading2"/>
        <w:jc w:val="both"/>
        <w:rPr>
          <w:rFonts w:cs="Arial"/>
        </w:rPr>
      </w:pPr>
      <w:r>
        <w:rPr>
          <w:spacing w:val="2"/>
        </w:rPr>
        <w:t>Bridge</w:t>
      </w:r>
      <w:r>
        <w:rPr>
          <w:spacing w:val="-9"/>
        </w:rPr>
        <w:t xml:space="preserve"> </w:t>
      </w:r>
      <w:r>
        <w:t>Introduction</w:t>
      </w:r>
    </w:p>
    <w:p w:rsidR="00777077" w:rsidRDefault="008F6A19">
      <w:pPr>
        <w:pStyle w:val="Heading3"/>
        <w:spacing w:before="150"/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6" type="#_x0000_t75" style="position:absolute;left:0;text-align:left;margin-left:485pt;margin-top:8.15pt;width:87.75pt;height:135pt;z-index:1048;mso-position-horizontal-relative:page">
            <v:imagedata r:id="rId8" o:title=""/>
            <w10:wrap anchorx="page"/>
          </v:shape>
        </w:pict>
      </w:r>
      <w:r>
        <w:rPr>
          <w:spacing w:val="-1"/>
        </w:rPr>
        <w:t>Motivation</w:t>
      </w:r>
    </w:p>
    <w:p w:rsidR="00777077" w:rsidRDefault="008F6A19">
      <w:pPr>
        <w:pStyle w:val="BodyText"/>
        <w:spacing w:before="166" w:line="298" w:lineRule="auto"/>
        <w:ind w:right="2254"/>
        <w:jc w:val="both"/>
      </w:pPr>
      <w:r>
        <w:rPr>
          <w:spacing w:val="3"/>
        </w:rPr>
        <w:t>The</w:t>
      </w:r>
      <w:r>
        <w:rPr>
          <w:spacing w:val="26"/>
        </w:rPr>
        <w:t xml:space="preserve"> </w:t>
      </w:r>
      <w:r>
        <w:rPr>
          <w:spacing w:val="2"/>
        </w:rPr>
        <w:t>bridge</w:t>
      </w:r>
      <w:r>
        <w:rPr>
          <w:spacing w:val="26"/>
        </w:rPr>
        <w:t xml:space="preserve"> </w:t>
      </w:r>
      <w:r>
        <w:rPr>
          <w:spacing w:val="2"/>
        </w:rPr>
        <w:t>presented</w:t>
      </w:r>
      <w:r>
        <w:rPr>
          <w:spacing w:val="27"/>
        </w:rPr>
        <w:t xml:space="preserve"> </w:t>
      </w:r>
      <w:r>
        <w:rPr>
          <w:spacing w:val="-1"/>
        </w:rPr>
        <w:t>in</w:t>
      </w:r>
      <w:r>
        <w:rPr>
          <w:spacing w:val="26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case</w:t>
      </w:r>
      <w:r>
        <w:rPr>
          <w:spacing w:val="27"/>
        </w:rPr>
        <w:t xml:space="preserve"> </w:t>
      </w:r>
      <w:r>
        <w:rPr>
          <w:spacing w:val="1"/>
        </w:rPr>
        <w:t>study</w:t>
      </w:r>
      <w:r>
        <w:rPr>
          <w:spacing w:val="23"/>
        </w:rPr>
        <w:t xml:space="preserve"> </w:t>
      </w:r>
      <w:r>
        <w:rPr>
          <w:spacing w:val="-5"/>
        </w:rPr>
        <w:t>was</w:t>
      </w:r>
      <w:r>
        <w:rPr>
          <w:spacing w:val="23"/>
        </w:rPr>
        <w:t xml:space="preserve"> </w:t>
      </w:r>
      <w:r>
        <w:rPr>
          <w:spacing w:val="1"/>
        </w:rPr>
        <w:t>constructed</w:t>
      </w:r>
      <w:r>
        <w:rPr>
          <w:spacing w:val="27"/>
        </w:rPr>
        <w:t xml:space="preserve"> </w:t>
      </w:r>
      <w:r>
        <w:rPr>
          <w:spacing w:val="-1"/>
        </w:rPr>
        <w:t>in</w:t>
      </w:r>
      <w:r>
        <w:rPr>
          <w:spacing w:val="26"/>
        </w:rPr>
        <w:t xml:space="preserve"> </w:t>
      </w:r>
      <w:r>
        <w:rPr>
          <w:spacing w:val="2"/>
        </w:rPr>
        <w:t>1930.</w:t>
      </w:r>
      <w:r>
        <w:rPr>
          <w:spacing w:val="24"/>
        </w:rPr>
        <w:t xml:space="preserve"> </w:t>
      </w:r>
      <w:r>
        <w:rPr>
          <w:spacing w:val="-8"/>
        </w:rPr>
        <w:t>I</w:t>
      </w:r>
      <w:r>
        <w:rPr>
          <w:spacing w:val="-7"/>
        </w:rPr>
        <w:t>n</w:t>
      </w:r>
      <w:r>
        <w:rPr>
          <w:spacing w:val="27"/>
        </w:rPr>
        <w:t xml:space="preserve"> </w:t>
      </w:r>
      <w:r>
        <w:rPr>
          <w:spacing w:val="1"/>
        </w:rPr>
        <w:t>the</w:t>
      </w:r>
      <w:r>
        <w:rPr>
          <w:spacing w:val="26"/>
        </w:rPr>
        <w:t xml:space="preserve"> </w:t>
      </w:r>
      <w:r>
        <w:rPr>
          <w:spacing w:val="1"/>
        </w:rPr>
        <w:t>ensuing</w:t>
      </w:r>
      <w:r>
        <w:rPr>
          <w:spacing w:val="26"/>
        </w:rPr>
        <w:t xml:space="preserve"> </w:t>
      </w:r>
      <w:r>
        <w:rPr>
          <w:spacing w:val="1"/>
        </w:rPr>
        <w:t>years,</w:t>
      </w:r>
      <w:r>
        <w:rPr>
          <w:spacing w:val="60"/>
          <w:w w:val="99"/>
        </w:rPr>
        <w:t xml:space="preserve"> </w:t>
      </w:r>
      <w:r>
        <w:rPr>
          <w:spacing w:val="1"/>
        </w:rPr>
        <w:t>the</w:t>
      </w:r>
      <w:r>
        <w:rPr>
          <w:spacing w:val="29"/>
        </w:rPr>
        <w:t xml:space="preserve"> </w:t>
      </w:r>
      <w:r>
        <w:rPr>
          <w:spacing w:val="1"/>
        </w:rPr>
        <w:t>plans</w:t>
      </w:r>
      <w:r>
        <w:rPr>
          <w:spacing w:val="26"/>
        </w:rPr>
        <w:t xml:space="preserve"> </w:t>
      </w:r>
      <w:r>
        <w:rPr>
          <w:spacing w:val="1"/>
        </w:rPr>
        <w:t>for</w:t>
      </w:r>
      <w:r>
        <w:rPr>
          <w:spacing w:val="32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rPr>
          <w:spacing w:val="2"/>
        </w:rPr>
        <w:t>structure</w:t>
      </w:r>
      <w:r>
        <w:rPr>
          <w:spacing w:val="30"/>
        </w:rPr>
        <w:t xml:space="preserve"> </w:t>
      </w:r>
      <w:r>
        <w:rPr>
          <w:spacing w:val="-3"/>
        </w:rPr>
        <w:t>were</w:t>
      </w:r>
      <w:r>
        <w:rPr>
          <w:spacing w:val="30"/>
        </w:rPr>
        <w:t xml:space="preserve"> </w:t>
      </w:r>
      <w:r>
        <w:t>lost</w:t>
      </w:r>
      <w:r>
        <w:rPr>
          <w:spacing w:val="28"/>
        </w:rPr>
        <w:t xml:space="preserve"> </w:t>
      </w:r>
      <w:r>
        <w:rPr>
          <w:spacing w:val="2"/>
        </w:rPr>
        <w:t>due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1"/>
        </w:rPr>
        <w:t>flooding</w:t>
      </w:r>
      <w:r>
        <w:rPr>
          <w:spacing w:val="30"/>
        </w:rPr>
        <w:t xml:space="preserve"> </w:t>
      </w:r>
      <w:r>
        <w:rPr>
          <w:spacing w:val="1"/>
        </w:rPr>
        <w:t>of</w:t>
      </w:r>
      <w:del w:id="1" w:author="John Braley" w:date="2018-09-28T15:32:00Z">
        <w:r w:rsidDel="00516675">
          <w:rPr>
            <w:spacing w:val="29"/>
          </w:rPr>
          <w:delText xml:space="preserve"> </w:delText>
        </w:r>
        <w:r w:rsidDel="00516675">
          <w:delText>a</w:delText>
        </w:r>
      </w:del>
      <w:r>
        <w:rPr>
          <w:spacing w:val="29"/>
        </w:rPr>
        <w:t xml:space="preserve"> </w:t>
      </w:r>
      <w:r>
        <w:rPr>
          <w:spacing w:val="2"/>
        </w:rPr>
        <w:t>storage</w:t>
      </w:r>
      <w:r>
        <w:rPr>
          <w:spacing w:val="30"/>
        </w:rPr>
        <w:t xml:space="preserve"> </w:t>
      </w:r>
      <w:r>
        <w:t>facilities</w:t>
      </w:r>
      <w:r>
        <w:rPr>
          <w:spacing w:val="26"/>
        </w:rPr>
        <w:t xml:space="preserve"> </w:t>
      </w:r>
      <w:r>
        <w:rPr>
          <w:spacing w:val="2"/>
        </w:rPr>
        <w:t>and</w:t>
      </w:r>
      <w:r>
        <w:rPr>
          <w:spacing w:val="30"/>
        </w:rPr>
        <w:t xml:space="preserve"> </w:t>
      </w:r>
      <w:r>
        <w:rPr>
          <w:spacing w:val="1"/>
        </w:rPr>
        <w:t>thus</w:t>
      </w:r>
      <w:r>
        <w:rPr>
          <w:spacing w:val="26"/>
        </w:rPr>
        <w:t xml:space="preserve"> </w:t>
      </w:r>
      <w:r>
        <w:rPr>
          <w:spacing w:val="1"/>
        </w:rPr>
        <w:t>the</w:t>
      </w:r>
      <w:r>
        <w:rPr>
          <w:spacing w:val="36"/>
        </w:rPr>
        <w:t xml:space="preserve"> </w:t>
      </w:r>
      <w:r>
        <w:rPr>
          <w:spacing w:val="1"/>
        </w:rPr>
        <w:t>reinforcement</w:t>
      </w:r>
      <w:r>
        <w:rPr>
          <w:spacing w:val="45"/>
        </w:rPr>
        <w:t xml:space="preserve"> </w:t>
      </w:r>
      <w:r>
        <w:t>details</w:t>
      </w:r>
      <w:r>
        <w:rPr>
          <w:spacing w:val="44"/>
        </w:rPr>
        <w:t xml:space="preserve"> </w:t>
      </w:r>
      <w:r>
        <w:rPr>
          <w:spacing w:val="2"/>
        </w:rPr>
        <w:t>are</w:t>
      </w:r>
      <w:r>
        <w:rPr>
          <w:spacing w:val="48"/>
        </w:rPr>
        <w:t xml:space="preserve"> </w:t>
      </w:r>
      <w:r>
        <w:rPr>
          <w:spacing w:val="-1"/>
        </w:rPr>
        <w:t>unknown</w:t>
      </w:r>
      <w:r>
        <w:rPr>
          <w:spacing w:val="48"/>
        </w:rPr>
        <w:t xml:space="preserve"> </w:t>
      </w:r>
      <w:r>
        <w:rPr>
          <w:spacing w:val="1"/>
        </w:rPr>
        <w:t>(save</w:t>
      </w:r>
      <w:r>
        <w:rPr>
          <w:spacing w:val="48"/>
        </w:rPr>
        <w:t xml:space="preserve"> </w:t>
      </w:r>
      <w:r>
        <w:rPr>
          <w:spacing w:val="1"/>
        </w:rPr>
        <w:t>for</w:t>
      </w:r>
      <w:r>
        <w:rPr>
          <w:spacing w:val="49"/>
        </w:rPr>
        <w:t xml:space="preserve"> </w:t>
      </w:r>
      <w:r>
        <w:rPr>
          <w:spacing w:val="-2"/>
        </w:rPr>
        <w:t>some</w:t>
      </w:r>
      <w:r>
        <w:rPr>
          <w:spacing w:val="48"/>
        </w:rPr>
        <w:t xml:space="preserve"> </w:t>
      </w:r>
      <w:r>
        <w:rPr>
          <w:spacing w:val="2"/>
        </w:rPr>
        <w:t>understanding</w:t>
      </w:r>
      <w:r>
        <w:rPr>
          <w:spacing w:val="48"/>
        </w:rPr>
        <w:t xml:space="preserve"> </w:t>
      </w:r>
      <w:r>
        <w:rPr>
          <w:spacing w:val="1"/>
        </w:rPr>
        <w:t>of</w:t>
      </w:r>
      <w:r>
        <w:rPr>
          <w:spacing w:val="46"/>
        </w:rPr>
        <w:t xml:space="preserve"> </w:t>
      </w:r>
      <w:r>
        <w:rPr>
          <w:spacing w:val="1"/>
        </w:rPr>
        <w:t>design</w:t>
      </w:r>
      <w:r>
        <w:rPr>
          <w:spacing w:val="48"/>
        </w:rPr>
        <w:t xml:space="preserve"> </w:t>
      </w:r>
      <w:r>
        <w:rPr>
          <w:spacing w:val="2"/>
        </w:rPr>
        <w:t>and</w:t>
      </w:r>
      <w:r>
        <w:rPr>
          <w:spacing w:val="46"/>
        </w:rPr>
        <w:t xml:space="preserve"> </w:t>
      </w:r>
      <w:r>
        <w:rPr>
          <w:spacing w:val="1"/>
        </w:rPr>
        <w:t>construction</w:t>
      </w:r>
      <w:r>
        <w:rPr>
          <w:spacing w:val="2"/>
        </w:rPr>
        <w:t xml:space="preserve"> </w:t>
      </w:r>
      <w:r>
        <w:rPr>
          <w:spacing w:val="1"/>
        </w:rPr>
        <w:t>practices</w:t>
      </w:r>
      <w:r>
        <w:t xml:space="preserve"> </w:t>
      </w:r>
      <w:r>
        <w:rPr>
          <w:spacing w:val="-3"/>
        </w:rPr>
        <w:t>common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2"/>
        </w:rPr>
        <w:t>1930).</w:t>
      </w:r>
    </w:p>
    <w:p w:rsidR="00777077" w:rsidRDefault="008F6A19">
      <w:pPr>
        <w:pStyle w:val="BodyText"/>
        <w:spacing w:before="151" w:line="298" w:lineRule="auto"/>
        <w:ind w:right="2254"/>
        <w:jc w:val="both"/>
      </w:pPr>
      <w:r>
        <w:rPr>
          <w:spacing w:val="3"/>
        </w:rPr>
        <w:t>The</w:t>
      </w:r>
      <w:r>
        <w:rPr>
          <w:spacing w:val="8"/>
        </w:rPr>
        <w:t xml:space="preserve"> </w:t>
      </w:r>
      <w:r>
        <w:rPr>
          <w:spacing w:val="2"/>
        </w:rPr>
        <w:t>structure</w:t>
      </w:r>
      <w:r>
        <w:rPr>
          <w:spacing w:val="8"/>
        </w:rPr>
        <w:t xml:space="preserve"> </w:t>
      </w:r>
      <w:r>
        <w:rPr>
          <w:spacing w:val="2"/>
        </w:rPr>
        <w:t>had</w:t>
      </w:r>
      <w:r>
        <w:rPr>
          <w:spacing w:val="9"/>
        </w:rPr>
        <w:t xml:space="preserve"> </w:t>
      </w:r>
      <w:r>
        <w:rPr>
          <w:spacing w:val="1"/>
        </w:rPr>
        <w:t>an</w:t>
      </w:r>
      <w:r>
        <w:rPr>
          <w:spacing w:val="8"/>
        </w:rPr>
        <w:t xml:space="preserve"> </w:t>
      </w:r>
      <w:r>
        <w:rPr>
          <w:spacing w:val="1"/>
        </w:rPr>
        <w:t>inventory</w:t>
      </w:r>
      <w:r>
        <w:rPr>
          <w:spacing w:val="6"/>
        </w:rPr>
        <w:t xml:space="preserve"> </w:t>
      </w:r>
      <w:r>
        <w:rPr>
          <w:spacing w:val="1"/>
        </w:rPr>
        <w:t>rating</w:t>
      </w:r>
      <w:r>
        <w:rPr>
          <w:spacing w:val="8"/>
        </w:rPr>
        <w:t xml:space="preserve"> </w:t>
      </w:r>
      <w:r>
        <w:rPr>
          <w:spacing w:val="1"/>
        </w:rPr>
        <w:t>of</w:t>
      </w:r>
      <w:r>
        <w:rPr>
          <w:spacing w:val="7"/>
        </w:rPr>
        <w:t xml:space="preserve"> </w:t>
      </w:r>
      <w:r>
        <w:rPr>
          <w:spacing w:val="1"/>
        </w:rPr>
        <w:t>0.9</w:t>
      </w:r>
      <w:r>
        <w:rPr>
          <w:spacing w:val="8"/>
        </w:rPr>
        <w:t xml:space="preserve"> </w:t>
      </w:r>
      <w:r>
        <w:rPr>
          <w:spacing w:val="1"/>
        </w:rPr>
        <w:t>for</w:t>
      </w:r>
      <w:r>
        <w:rPr>
          <w:spacing w:val="10"/>
        </w:rPr>
        <w:t xml:space="preserve"> </w:t>
      </w:r>
      <w:r>
        <w:rPr>
          <w:spacing w:val="-2"/>
        </w:rPr>
        <w:t>HL-93</w:t>
      </w:r>
      <w:r>
        <w:rPr>
          <w:spacing w:val="9"/>
        </w:rPr>
        <w:t xml:space="preserve"> </w:t>
      </w:r>
      <w:r>
        <w:rPr>
          <w:spacing w:val="2"/>
        </w:rPr>
        <w:t>and</w:t>
      </w:r>
      <w:r>
        <w:rPr>
          <w:spacing w:val="8"/>
        </w:rPr>
        <w:t xml:space="preserve"> </w:t>
      </w:r>
      <w:r>
        <w:rPr>
          <w:spacing w:val="1"/>
        </w:rPr>
        <w:t>as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1"/>
        </w:rPr>
        <w:t>result</w:t>
      </w:r>
      <w:r>
        <w:rPr>
          <w:spacing w:val="7"/>
        </w:rPr>
        <w:t xml:space="preserve"> </w:t>
      </w:r>
      <w:r>
        <w:rPr>
          <w:spacing w:val="-5"/>
        </w:rPr>
        <w:t>was</w:t>
      </w:r>
      <w:r>
        <w:rPr>
          <w:spacing w:val="5"/>
        </w:rPr>
        <w:t xml:space="preserve"> </w:t>
      </w:r>
      <w:r>
        <w:rPr>
          <w:spacing w:val="1"/>
        </w:rPr>
        <w:t>posted</w:t>
      </w:r>
      <w:r>
        <w:rPr>
          <w:spacing w:val="9"/>
        </w:rPr>
        <w:t xml:space="preserve"> </w:t>
      </w:r>
      <w:r>
        <w:rPr>
          <w:spacing w:val="1"/>
        </w:rPr>
        <w:t>for</w:t>
      </w:r>
      <w:r>
        <w:rPr>
          <w:spacing w:val="10"/>
        </w:rPr>
        <w:t xml:space="preserve"> </w:t>
      </w:r>
      <w:r>
        <w:rPr>
          <w:spacing w:val="-5"/>
        </w:rPr>
        <w:t>37</w:t>
      </w:r>
      <w:ins w:id="2" w:author="John Braley" w:date="2018-09-28T15:32:00Z">
        <w:r w:rsidR="00516675">
          <w:rPr>
            <w:spacing w:val="-6"/>
          </w:rPr>
          <w:t xml:space="preserve"> tons</w:t>
        </w:r>
      </w:ins>
      <w:del w:id="3" w:author="John Braley" w:date="2018-09-28T15:32:00Z">
        <w:r w:rsidDel="00516675">
          <w:rPr>
            <w:spacing w:val="-6"/>
          </w:rPr>
          <w:delText>T</w:delText>
        </w:r>
      </w:del>
      <w:r>
        <w:rPr>
          <w:spacing w:val="-6"/>
        </w:rPr>
        <w:t>.</w:t>
      </w:r>
      <w:r>
        <w:rPr>
          <w:spacing w:val="62"/>
          <w:w w:val="99"/>
        </w:rPr>
        <w:t xml:space="preserve"> </w:t>
      </w:r>
      <w:r>
        <w:rPr>
          <w:spacing w:val="-1"/>
        </w:rPr>
        <w:t>Since</w:t>
      </w:r>
      <w:r>
        <w:rPr>
          <w:spacing w:val="11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rPr>
          <w:spacing w:val="1"/>
        </w:rPr>
        <w:t>posting</w:t>
      </w:r>
      <w:r>
        <w:rPr>
          <w:spacing w:val="12"/>
        </w:rPr>
        <w:t xml:space="preserve"> </w:t>
      </w:r>
      <w:r>
        <w:t>essentially</w:t>
      </w:r>
      <w:r>
        <w:rPr>
          <w:spacing w:val="8"/>
        </w:rPr>
        <w:t xml:space="preserve"> </w:t>
      </w:r>
      <w:r>
        <w:rPr>
          <w:spacing w:val="2"/>
        </w:rPr>
        <w:t>corresponds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3"/>
        </w:rPr>
        <w:t>common</w:t>
      </w:r>
      <w:r>
        <w:rPr>
          <w:spacing w:val="12"/>
        </w:rPr>
        <w:t xml:space="preserve"> </w:t>
      </w:r>
      <w:r>
        <w:rPr>
          <w:spacing w:val="1"/>
        </w:rPr>
        <w:t>legal</w:t>
      </w:r>
      <w:r>
        <w:rPr>
          <w:spacing w:val="7"/>
        </w:rPr>
        <w:t xml:space="preserve"> </w:t>
      </w:r>
      <w:r>
        <w:rPr>
          <w:spacing w:val="1"/>
        </w:rPr>
        <w:t>loads,</w:t>
      </w:r>
      <w:r>
        <w:rPr>
          <w:spacing w:val="11"/>
        </w:rPr>
        <w:t xml:space="preserve"> </w:t>
      </w:r>
      <w:del w:id="4" w:author="John Braley" w:date="2018-09-28T15:32:00Z">
        <w:r w:rsidDel="00516675">
          <w:rPr>
            <w:spacing w:val="-1"/>
          </w:rPr>
          <w:delText>in</w:delText>
        </w:r>
        <w:r w:rsidDel="00516675">
          <w:rPr>
            <w:spacing w:val="11"/>
          </w:rPr>
          <w:delText xml:space="preserve"> </w:delText>
        </w:r>
        <w:r w:rsidDel="00516675">
          <w:rPr>
            <w:spacing w:val="2"/>
          </w:rPr>
          <w:delText>general</w:delText>
        </w:r>
        <w:r w:rsidDel="00516675">
          <w:rPr>
            <w:spacing w:val="8"/>
          </w:rPr>
          <w:delText xml:space="preserve"> </w:delText>
        </w:r>
      </w:del>
      <w:r>
        <w:rPr>
          <w:spacing w:val="-1"/>
        </w:rPr>
        <w:t>it</w:t>
      </w:r>
      <w:r>
        <w:rPr>
          <w:spacing w:val="10"/>
        </w:rPr>
        <w:t xml:space="preserve"> </w:t>
      </w:r>
      <w:del w:id="5" w:author="John Braley" w:date="2018-09-28T15:32:00Z">
        <w:r w:rsidDel="00516675">
          <w:rPr>
            <w:spacing w:val="1"/>
          </w:rPr>
          <w:delText>should</w:delText>
        </w:r>
        <w:r w:rsidDel="00516675">
          <w:rPr>
            <w:spacing w:val="11"/>
          </w:rPr>
          <w:delText xml:space="preserve"> </w:delText>
        </w:r>
      </w:del>
      <w:ins w:id="6" w:author="John Braley" w:date="2018-09-28T15:32:00Z">
        <w:r w:rsidR="00516675">
          <w:rPr>
            <w:spacing w:val="1"/>
          </w:rPr>
          <w:t>would</w:t>
        </w:r>
        <w:r w:rsidR="00516675">
          <w:rPr>
            <w:spacing w:val="11"/>
          </w:rPr>
          <w:t xml:space="preserve"> </w:t>
        </w:r>
      </w:ins>
      <w:r>
        <w:rPr>
          <w:spacing w:val="2"/>
        </w:rPr>
        <w:t>not</w:t>
      </w:r>
      <w:r>
        <w:rPr>
          <w:spacing w:val="62"/>
          <w:w w:val="99"/>
        </w:rPr>
        <w:t xml:space="preserve"> </w:t>
      </w:r>
      <w:ins w:id="7" w:author="John Braley" w:date="2018-09-28T15:32:00Z">
        <w:r w:rsidR="00516675">
          <w:rPr>
            <w:spacing w:val="62"/>
            <w:w w:val="99"/>
          </w:rPr>
          <w:t xml:space="preserve">normally </w:t>
        </w:r>
      </w:ins>
      <w:r>
        <w:rPr>
          <w:spacing w:val="1"/>
        </w:rPr>
        <w:t>pose</w:t>
      </w:r>
      <w:r>
        <w:rPr>
          <w:spacing w:val="40"/>
        </w:rPr>
        <w:t xml:space="preserve"> </w:t>
      </w:r>
      <w:r>
        <w:rPr>
          <w:spacing w:val="2"/>
        </w:rPr>
        <w:t>any</w:t>
      </w:r>
      <w:r>
        <w:rPr>
          <w:spacing w:val="37"/>
        </w:rPr>
        <w:t xml:space="preserve"> </w:t>
      </w:r>
      <w:r>
        <w:t>management</w:t>
      </w:r>
      <w:r>
        <w:rPr>
          <w:spacing w:val="39"/>
        </w:rPr>
        <w:t xml:space="preserve"> </w:t>
      </w:r>
      <w:r>
        <w:rPr>
          <w:spacing w:val="1"/>
        </w:rPr>
        <w:t>challenges</w:t>
      </w:r>
      <w:r>
        <w:rPr>
          <w:spacing w:val="37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1"/>
        </w:rPr>
        <w:t>the</w:t>
      </w:r>
      <w:r>
        <w:rPr>
          <w:spacing w:val="40"/>
        </w:rPr>
        <w:t xml:space="preserve"> </w:t>
      </w:r>
      <w:r>
        <w:rPr>
          <w:spacing w:val="-3"/>
        </w:rPr>
        <w:t>owner,</w:t>
      </w:r>
      <w:r>
        <w:rPr>
          <w:spacing w:val="40"/>
        </w:rPr>
        <w:t xml:space="preserve"> </w:t>
      </w:r>
      <w:r>
        <w:rPr>
          <w:spacing w:val="1"/>
        </w:rPr>
        <w:t>or</w:t>
      </w:r>
      <w:r>
        <w:rPr>
          <w:spacing w:val="42"/>
        </w:rPr>
        <w:t xml:space="preserve"> </w:t>
      </w:r>
      <w:r>
        <w:rPr>
          <w:spacing w:val="1"/>
        </w:rPr>
        <w:t>have</w:t>
      </w:r>
      <w:r>
        <w:rPr>
          <w:spacing w:val="40"/>
        </w:rPr>
        <w:t xml:space="preserve"> </w:t>
      </w:r>
      <w:r>
        <w:rPr>
          <w:spacing w:val="2"/>
        </w:rPr>
        <w:t>any</w:t>
      </w:r>
      <w:r>
        <w:rPr>
          <w:spacing w:val="37"/>
        </w:rPr>
        <w:t xml:space="preserve"> </w:t>
      </w:r>
      <w:r>
        <w:rPr>
          <w:spacing w:val="1"/>
        </w:rPr>
        <w:t>appreciable</w:t>
      </w:r>
      <w:r>
        <w:rPr>
          <w:spacing w:val="40"/>
        </w:rPr>
        <w:t xml:space="preserve"> </w:t>
      </w:r>
      <w:r>
        <w:rPr>
          <w:spacing w:val="1"/>
        </w:rPr>
        <w:t>influence</w:t>
      </w:r>
      <w:r>
        <w:rPr>
          <w:spacing w:val="40"/>
        </w:rPr>
        <w:t xml:space="preserve"> </w:t>
      </w:r>
      <w:r>
        <w:rPr>
          <w:spacing w:val="1"/>
        </w:rPr>
        <w:t>on</w:t>
      </w:r>
      <w:r>
        <w:rPr>
          <w:spacing w:val="42"/>
        </w:rPr>
        <w:t xml:space="preserve"> </w:t>
      </w:r>
      <w:r>
        <w:rPr>
          <w:spacing w:val="-3"/>
        </w:rPr>
        <w:t>mobility.</w:t>
      </w:r>
    </w:p>
    <w:p w:rsidR="00777077" w:rsidRDefault="008F6A19">
      <w:pPr>
        <w:pStyle w:val="BodyText"/>
        <w:spacing w:before="151" w:line="298" w:lineRule="auto"/>
        <w:ind w:right="124"/>
        <w:jc w:val="both"/>
      </w:pPr>
      <w:r>
        <w:rPr>
          <w:spacing w:val="-5"/>
        </w:rPr>
        <w:t>However</w:t>
      </w:r>
      <w:r>
        <w:rPr>
          <w:spacing w:val="-6"/>
        </w:rPr>
        <w:t>,</w:t>
      </w:r>
      <w:r>
        <w:rPr>
          <w:spacing w:val="15"/>
        </w:rPr>
        <w:t xml:space="preserve"> </w:t>
      </w:r>
      <w:r>
        <w:rPr>
          <w:spacing w:val="-1"/>
        </w:rPr>
        <w:t>in</w:t>
      </w:r>
      <w:r>
        <w:rPr>
          <w:spacing w:val="18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rPr>
          <w:spacing w:val="1"/>
        </w:rPr>
        <w:t>case,</w:t>
      </w:r>
      <w:r>
        <w:rPr>
          <w:spacing w:val="15"/>
        </w:rPr>
        <w:t xml:space="preserve"> </w:t>
      </w:r>
      <w:r>
        <w:rPr>
          <w:spacing w:val="1"/>
        </w:rPr>
        <w:t>the</w:t>
      </w:r>
      <w:r>
        <w:rPr>
          <w:spacing w:val="18"/>
        </w:rPr>
        <w:t xml:space="preserve"> </w:t>
      </w:r>
      <w:r>
        <w:rPr>
          <w:spacing w:val="2"/>
        </w:rPr>
        <w:t>bridge</w:t>
      </w:r>
      <w:r>
        <w:rPr>
          <w:spacing w:val="18"/>
        </w:rPr>
        <w:t xml:space="preserve"> </w:t>
      </w:r>
      <w:r>
        <w:rPr>
          <w:spacing w:val="-5"/>
        </w:rPr>
        <w:t>was</w:t>
      </w:r>
      <w:r>
        <w:rPr>
          <w:spacing w:val="15"/>
        </w:rPr>
        <w:t xml:space="preserve"> </w:t>
      </w:r>
      <w:r>
        <w:rPr>
          <w:spacing w:val="2"/>
        </w:rPr>
        <w:t>part</w:t>
      </w:r>
      <w:r>
        <w:rPr>
          <w:spacing w:val="15"/>
        </w:rPr>
        <w:t xml:space="preserve"> </w:t>
      </w:r>
      <w:r>
        <w:rPr>
          <w:spacing w:val="1"/>
        </w:rPr>
        <w:t>of</w:t>
      </w:r>
      <w:r>
        <w:rPr>
          <w:spacing w:val="16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1"/>
        </w:rPr>
        <w:t>designated</w:t>
      </w:r>
      <w:r>
        <w:rPr>
          <w:spacing w:val="18"/>
        </w:rPr>
        <w:t xml:space="preserve"> </w:t>
      </w:r>
      <w:r>
        <w:rPr>
          <w:spacing w:val="1"/>
        </w:rPr>
        <w:t>heavy-load</w:t>
      </w:r>
      <w:r>
        <w:rPr>
          <w:spacing w:val="17"/>
        </w:rPr>
        <w:t xml:space="preserve"> </w:t>
      </w:r>
      <w:r>
        <w:rPr>
          <w:spacing w:val="2"/>
        </w:rPr>
        <w:t>corridor</w:t>
      </w:r>
      <w:r>
        <w:rPr>
          <w:spacing w:val="20"/>
        </w:rPr>
        <w:t xml:space="preserve"> </w:t>
      </w:r>
      <w:r>
        <w:rPr>
          <w:spacing w:val="1"/>
        </w:rPr>
        <w:t>that</w:t>
      </w:r>
      <w:r>
        <w:rPr>
          <w:spacing w:val="16"/>
        </w:rPr>
        <w:t xml:space="preserve"> </w:t>
      </w:r>
      <w:r>
        <w:rPr>
          <w:spacing w:val="-5"/>
        </w:rPr>
        <w:t>was</w:t>
      </w:r>
      <w:r>
        <w:rPr>
          <w:spacing w:val="14"/>
        </w:rPr>
        <w:t xml:space="preserve"> </w:t>
      </w:r>
      <w:r>
        <w:rPr>
          <w:spacing w:val="2"/>
        </w:rPr>
        <w:t>put</w:t>
      </w:r>
      <w:r>
        <w:rPr>
          <w:spacing w:val="16"/>
        </w:rPr>
        <w:t xml:space="preserve"> </w:t>
      </w:r>
      <w:r>
        <w:rPr>
          <w:spacing w:val="-1"/>
        </w:rPr>
        <w:t>in</w:t>
      </w:r>
      <w:r>
        <w:rPr>
          <w:spacing w:val="18"/>
        </w:rPr>
        <w:t xml:space="preserve"> </w:t>
      </w:r>
      <w:r>
        <w:t>place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improve</w:t>
      </w:r>
      <w:r>
        <w:rPr>
          <w:spacing w:val="90"/>
        </w:rPr>
        <w:t xml:space="preserve"> </w:t>
      </w:r>
      <w:r>
        <w:rPr>
          <w:spacing w:val="1"/>
        </w:rPr>
        <w:t>the</w:t>
      </w:r>
      <w:r>
        <w:rPr>
          <w:spacing w:val="8"/>
        </w:rPr>
        <w:t xml:space="preserve"> </w:t>
      </w:r>
      <w:r>
        <w:t>economic</w:t>
      </w:r>
      <w:r>
        <w:rPr>
          <w:spacing w:val="5"/>
        </w:rPr>
        <w:t xml:space="preserve"> </w:t>
      </w:r>
      <w:r>
        <w:t>competitiveness</w:t>
      </w:r>
      <w:r>
        <w:rPr>
          <w:spacing w:val="6"/>
        </w:rPr>
        <w:t xml:space="preserve"> </w:t>
      </w:r>
      <w:r>
        <w:rPr>
          <w:spacing w:val="1"/>
        </w:rPr>
        <w:t>of</w:t>
      </w:r>
      <w:r>
        <w:rPr>
          <w:spacing w:val="6"/>
        </w:rPr>
        <w:t xml:space="preserve"> </w:t>
      </w:r>
      <w:r>
        <w:t>local</w:t>
      </w:r>
      <w:r>
        <w:rPr>
          <w:spacing w:val="3"/>
        </w:rPr>
        <w:t xml:space="preserve"> </w:t>
      </w:r>
      <w:r>
        <w:rPr>
          <w:spacing w:val="1"/>
        </w:rPr>
        <w:t>industries</w:t>
      </w:r>
      <w:r>
        <w:rPr>
          <w:spacing w:val="6"/>
        </w:rPr>
        <w:t xml:space="preserve"> </w:t>
      </w:r>
      <w:r>
        <w:rPr>
          <w:spacing w:val="1"/>
        </w:rPr>
        <w:t>that</w:t>
      </w:r>
      <w:r>
        <w:rPr>
          <w:spacing w:val="6"/>
        </w:rPr>
        <w:t xml:space="preserve"> </w:t>
      </w:r>
      <w:r>
        <w:rPr>
          <w:spacing w:val="-3"/>
        </w:rPr>
        <w:t>were</w:t>
      </w:r>
      <w:r>
        <w:rPr>
          <w:spacing w:val="9"/>
        </w:rPr>
        <w:t xml:space="preserve"> </w:t>
      </w:r>
      <w:r>
        <w:t>critical</w:t>
      </w:r>
      <w:r>
        <w:rPr>
          <w:spacing w:val="3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1"/>
        </w:rPr>
        <w:t>the</w:t>
      </w:r>
      <w:r>
        <w:rPr>
          <w:spacing w:val="9"/>
        </w:rPr>
        <w:t xml:space="preserve"> </w:t>
      </w:r>
      <w:r>
        <w:rPr>
          <w:spacing w:val="2"/>
        </w:rPr>
        <w:t>region.</w:t>
      </w:r>
      <w:r>
        <w:rPr>
          <w:spacing w:val="6"/>
        </w:rPr>
        <w:t xml:space="preserve"> </w:t>
      </w:r>
      <w:r>
        <w:rPr>
          <w:spacing w:val="-3"/>
        </w:rPr>
        <w:t>As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1"/>
        </w:rPr>
        <w:t>result,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rPr>
          <w:spacing w:val="1"/>
        </w:rPr>
        <w:t>particular</w:t>
      </w:r>
      <w:r>
        <w:rPr>
          <w:spacing w:val="10"/>
        </w:rPr>
        <w:t xml:space="preserve"> </w:t>
      </w:r>
      <w:r>
        <w:rPr>
          <w:spacing w:val="2"/>
        </w:rPr>
        <w:t>bridge</w:t>
      </w:r>
      <w:r>
        <w:rPr>
          <w:spacing w:val="78"/>
        </w:rPr>
        <w:t xml:space="preserve"> </w:t>
      </w:r>
      <w:r>
        <w:rPr>
          <w:spacing w:val="-5"/>
        </w:rPr>
        <w:t>was</w:t>
      </w:r>
      <w:r>
        <w:rPr>
          <w:spacing w:val="37"/>
        </w:rPr>
        <w:t xml:space="preserve"> </w:t>
      </w:r>
      <w:r>
        <w:t>effectively</w:t>
      </w:r>
      <w:r>
        <w:rPr>
          <w:spacing w:val="38"/>
        </w:rPr>
        <w:t xml:space="preserve"> </w:t>
      </w:r>
      <w:r>
        <w:t>blocking</w:t>
      </w:r>
      <w:r>
        <w:rPr>
          <w:spacing w:val="41"/>
        </w:rPr>
        <w:t xml:space="preserve"> </w:t>
      </w:r>
      <w:r>
        <w:rPr>
          <w:spacing w:val="1"/>
        </w:rPr>
        <w:t>the</w:t>
      </w:r>
      <w:r>
        <w:rPr>
          <w:spacing w:val="41"/>
        </w:rPr>
        <w:t xml:space="preserve"> </w:t>
      </w:r>
      <w:r>
        <w:rPr>
          <w:spacing w:val="-1"/>
        </w:rPr>
        <w:t>implementation</w:t>
      </w:r>
      <w:r>
        <w:rPr>
          <w:spacing w:val="41"/>
        </w:rPr>
        <w:t xml:space="preserve"> </w:t>
      </w:r>
      <w:r>
        <w:rPr>
          <w:spacing w:val="1"/>
        </w:rPr>
        <w:t>of</w:t>
      </w:r>
      <w:r>
        <w:rPr>
          <w:spacing w:val="40"/>
        </w:rPr>
        <w:t xml:space="preserve"> </w:t>
      </w:r>
      <w:r>
        <w:rPr>
          <w:spacing w:val="1"/>
        </w:rPr>
        <w:t>the</w:t>
      </w:r>
      <w:r>
        <w:rPr>
          <w:spacing w:val="40"/>
        </w:rPr>
        <w:t xml:space="preserve"> </w:t>
      </w:r>
      <w:r>
        <w:rPr>
          <w:spacing w:val="1"/>
        </w:rPr>
        <w:t>heavy-load</w:t>
      </w:r>
      <w:r>
        <w:rPr>
          <w:spacing w:val="41"/>
        </w:rPr>
        <w:t xml:space="preserve"> </w:t>
      </w:r>
      <w:r>
        <w:rPr>
          <w:spacing w:val="2"/>
        </w:rPr>
        <w:t>corridor</w:t>
      </w:r>
      <w:r>
        <w:rPr>
          <w:spacing w:val="43"/>
        </w:rPr>
        <w:t xml:space="preserve"> </w:t>
      </w:r>
      <w:r>
        <w:rPr>
          <w:spacing w:val="2"/>
        </w:rPr>
        <w:t>and</w:t>
      </w:r>
      <w:r>
        <w:rPr>
          <w:spacing w:val="41"/>
        </w:rPr>
        <w:t xml:space="preserve"> </w:t>
      </w:r>
      <w:r>
        <w:rPr>
          <w:spacing w:val="1"/>
        </w:rPr>
        <w:t>negating</w:t>
      </w:r>
      <w:r>
        <w:rPr>
          <w:spacing w:val="41"/>
        </w:rPr>
        <w:t xml:space="preserve"> </w:t>
      </w:r>
      <w:r>
        <w:rPr>
          <w:spacing w:val="2"/>
        </w:rPr>
        <w:t>any</w:t>
      </w:r>
      <w:r>
        <w:rPr>
          <w:spacing w:val="38"/>
        </w:rPr>
        <w:t xml:space="preserve"> </w:t>
      </w:r>
      <w:r>
        <w:t>positive</w:t>
      </w:r>
      <w:r>
        <w:rPr>
          <w:spacing w:val="40"/>
        </w:rPr>
        <w:t xml:space="preserve"> </w:t>
      </w:r>
      <w:r>
        <w:rPr>
          <w:spacing w:val="1"/>
        </w:rPr>
        <w:t>influence</w:t>
      </w:r>
      <w:r>
        <w:rPr>
          <w:spacing w:val="41"/>
        </w:rPr>
        <w:t xml:space="preserve"> </w:t>
      </w:r>
      <w:r>
        <w:rPr>
          <w:spacing w:val="-1"/>
        </w:rPr>
        <w:t>it</w:t>
      </w:r>
      <w:r>
        <w:rPr>
          <w:spacing w:val="86"/>
          <w:w w:val="99"/>
        </w:rPr>
        <w:t xml:space="preserve"> </w:t>
      </w:r>
      <w:r>
        <w:t>could</w:t>
      </w:r>
      <w:r>
        <w:rPr>
          <w:spacing w:val="3"/>
        </w:rPr>
        <w:t xml:space="preserve"> </w:t>
      </w:r>
      <w:r>
        <w:rPr>
          <w:spacing w:val="1"/>
        </w:rPr>
        <w:t>have</w:t>
      </w:r>
      <w:r>
        <w:rPr>
          <w:spacing w:val="3"/>
        </w:rPr>
        <w:t xml:space="preserve"> </w:t>
      </w:r>
      <w:r>
        <w:rPr>
          <w:spacing w:val="1"/>
        </w:rPr>
        <w:t>on</w:t>
      </w:r>
      <w:r>
        <w:rPr>
          <w:spacing w:val="3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rPr>
          <w:spacing w:val="1"/>
        </w:rPr>
        <w:t>industries.</w:t>
      </w:r>
    </w:p>
    <w:p w:rsidR="00777077" w:rsidRDefault="008F6A19">
      <w:pPr>
        <w:pStyle w:val="BodyText"/>
        <w:spacing w:before="151" w:line="298" w:lineRule="auto"/>
        <w:ind w:right="124"/>
        <w:jc w:val="both"/>
      </w:pPr>
      <w:r>
        <w:t>Given</w:t>
      </w:r>
      <w:r>
        <w:rPr>
          <w:spacing w:val="48"/>
        </w:rPr>
        <w:t xml:space="preserve"> </w:t>
      </w:r>
      <w:r>
        <w:rPr>
          <w:spacing w:val="1"/>
        </w:rPr>
        <w:t>these</w:t>
      </w:r>
      <w:r>
        <w:rPr>
          <w:spacing w:val="49"/>
        </w:rPr>
        <w:t xml:space="preserve"> </w:t>
      </w:r>
      <w:r>
        <w:t>circumstances,</w:t>
      </w:r>
      <w:r>
        <w:rPr>
          <w:spacing w:val="47"/>
        </w:rPr>
        <w:t xml:space="preserve"> </w:t>
      </w:r>
      <w:r>
        <w:rPr>
          <w:spacing w:val="1"/>
        </w:rPr>
        <w:t>the</w:t>
      </w:r>
      <w:r>
        <w:rPr>
          <w:spacing w:val="49"/>
        </w:rPr>
        <w:t xml:space="preserve"> </w:t>
      </w:r>
      <w:r>
        <w:rPr>
          <w:spacing w:val="-2"/>
        </w:rPr>
        <w:t>owner</w:t>
      </w:r>
      <w:r>
        <w:rPr>
          <w:spacing w:val="50"/>
        </w:rPr>
        <w:t xml:space="preserve"> </w:t>
      </w:r>
      <w:r>
        <w:rPr>
          <w:spacing w:val="-3"/>
        </w:rPr>
        <w:t>wished</w:t>
      </w:r>
      <w:r>
        <w:rPr>
          <w:spacing w:val="49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rPr>
          <w:spacing w:val="1"/>
        </w:rPr>
        <w:t>raise</w:t>
      </w:r>
      <w:r>
        <w:rPr>
          <w:spacing w:val="49"/>
        </w:rPr>
        <w:t xml:space="preserve"> </w:t>
      </w:r>
      <w:r>
        <w:rPr>
          <w:spacing w:val="1"/>
        </w:rPr>
        <w:t>the</w:t>
      </w:r>
      <w:r>
        <w:rPr>
          <w:spacing w:val="48"/>
        </w:rPr>
        <w:t xml:space="preserve"> </w:t>
      </w:r>
      <w:r>
        <w:t>permitted</w:t>
      </w:r>
      <w:r>
        <w:rPr>
          <w:spacing w:val="49"/>
        </w:rPr>
        <w:t xml:space="preserve"> </w:t>
      </w:r>
      <w:r>
        <w:rPr>
          <w:spacing w:val="1"/>
        </w:rPr>
        <w:t>load</w:t>
      </w:r>
      <w:r>
        <w:rPr>
          <w:spacing w:val="49"/>
        </w:rPr>
        <w:t xml:space="preserve"> </w:t>
      </w:r>
      <w:r>
        <w:t>level</w:t>
      </w:r>
      <w:r>
        <w:rPr>
          <w:spacing w:val="44"/>
        </w:rPr>
        <w:t xml:space="preserve"> </w:t>
      </w:r>
      <w:r>
        <w:rPr>
          <w:spacing w:val="2"/>
        </w:rPr>
        <w:t>and</w:t>
      </w:r>
      <w:r>
        <w:rPr>
          <w:spacing w:val="49"/>
        </w:rPr>
        <w:t xml:space="preserve"> </w:t>
      </w:r>
      <w:r>
        <w:t>remove</w:t>
      </w:r>
      <w:r>
        <w:rPr>
          <w:spacing w:val="48"/>
        </w:rPr>
        <w:t xml:space="preserve"> </w:t>
      </w:r>
      <w:r>
        <w:t>all</w:t>
      </w:r>
      <w:r>
        <w:rPr>
          <w:spacing w:val="44"/>
        </w:rPr>
        <w:t xml:space="preserve"> </w:t>
      </w:r>
      <w:r>
        <w:rPr>
          <w:spacing w:val="1"/>
        </w:rPr>
        <w:t>postings</w:t>
      </w:r>
      <w:r>
        <w:rPr>
          <w:spacing w:val="46"/>
        </w:rPr>
        <w:t xml:space="preserve"> </w:t>
      </w:r>
      <w:r>
        <w:rPr>
          <w:spacing w:val="1"/>
        </w:rPr>
        <w:t>by</w:t>
      </w:r>
      <w:r>
        <w:rPr>
          <w:spacing w:val="70"/>
        </w:rPr>
        <w:t xml:space="preserve"> </w:t>
      </w:r>
      <w:r>
        <w:t>electing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1"/>
        </w:rPr>
        <w:t>do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more</w:t>
      </w:r>
      <w:r>
        <w:rPr>
          <w:spacing w:val="14"/>
        </w:rPr>
        <w:t xml:space="preserve"> </w:t>
      </w:r>
      <w:r>
        <w:rPr>
          <w:spacing w:val="1"/>
        </w:rPr>
        <w:t>detailed</w:t>
      </w:r>
      <w:r>
        <w:rPr>
          <w:spacing w:val="13"/>
        </w:rPr>
        <w:t xml:space="preserve"> </w:t>
      </w:r>
      <w:r>
        <w:rPr>
          <w:spacing w:val="1"/>
        </w:rPr>
        <w:t>load</w:t>
      </w:r>
      <w:r>
        <w:rPr>
          <w:spacing w:val="14"/>
        </w:rPr>
        <w:t xml:space="preserve"> </w:t>
      </w:r>
      <w:r>
        <w:rPr>
          <w:spacing w:val="1"/>
        </w:rPr>
        <w:t>rating</w:t>
      </w:r>
      <w:r>
        <w:rPr>
          <w:spacing w:val="13"/>
        </w:rPr>
        <w:t xml:space="preserve"> </w:t>
      </w:r>
      <w:r>
        <w:rPr>
          <w:spacing w:val="1"/>
        </w:rPr>
        <w:t>of</w:t>
      </w:r>
      <w:r>
        <w:rPr>
          <w:spacing w:val="13"/>
        </w:rPr>
        <w:t xml:space="preserve"> </w:t>
      </w:r>
      <w:r>
        <w:rPr>
          <w:spacing w:val="1"/>
        </w:rPr>
        <w:t>these</w:t>
      </w:r>
      <w:r>
        <w:rPr>
          <w:spacing w:val="14"/>
        </w:rPr>
        <w:t xml:space="preserve"> </w:t>
      </w:r>
      <w:r>
        <w:rPr>
          <w:spacing w:val="2"/>
        </w:rPr>
        <w:t>bridges</w:t>
      </w:r>
      <w:r>
        <w:rPr>
          <w:spacing w:val="10"/>
        </w:rPr>
        <w:t xml:space="preserve"> </w:t>
      </w:r>
      <w:r>
        <w:t>using</w:t>
      </w:r>
      <w:r>
        <w:rPr>
          <w:spacing w:val="14"/>
        </w:rPr>
        <w:t xml:space="preserve"> </w:t>
      </w:r>
      <w:r>
        <w:rPr>
          <w:spacing w:val="1"/>
        </w:rPr>
        <w:t>refined</w:t>
      </w:r>
      <w:r>
        <w:rPr>
          <w:spacing w:val="14"/>
        </w:rPr>
        <w:t xml:space="preserve"> </w:t>
      </w:r>
      <w:r>
        <w:rPr>
          <w:spacing w:val="-1"/>
        </w:rPr>
        <w:t>modeling</w:t>
      </w:r>
      <w:r>
        <w:rPr>
          <w:spacing w:val="13"/>
        </w:rPr>
        <w:t xml:space="preserve"> </w:t>
      </w:r>
      <w:r>
        <w:rPr>
          <w:spacing w:val="1"/>
        </w:rPr>
        <w:t>techniques</w:t>
      </w:r>
      <w:r>
        <w:rPr>
          <w:spacing w:val="11"/>
        </w:rPr>
        <w:t xml:space="preserve"> </w:t>
      </w:r>
      <w:r>
        <w:rPr>
          <w:spacing w:val="1"/>
        </w:rPr>
        <w:t>calibrated</w:t>
      </w:r>
      <w:r>
        <w:rPr>
          <w:spacing w:val="13"/>
        </w:rPr>
        <w:t xml:space="preserve"> </w:t>
      </w:r>
      <w:r>
        <w:rPr>
          <w:spacing w:val="1"/>
        </w:rPr>
        <w:t>by</w:t>
      </w:r>
      <w:r>
        <w:rPr>
          <w:spacing w:val="11"/>
        </w:rPr>
        <w:t xml:space="preserve"> </w:t>
      </w:r>
      <w:r>
        <w:t>field</w:t>
      </w:r>
      <w:r>
        <w:rPr>
          <w:spacing w:val="94"/>
        </w:rPr>
        <w:t xml:space="preserve"> </w:t>
      </w:r>
      <w:r>
        <w:t>measurements</w:t>
      </w:r>
      <w:r>
        <w:rPr>
          <w:spacing w:val="-1"/>
        </w:rPr>
        <w:t xml:space="preserve"> </w:t>
      </w:r>
      <w:r>
        <w:rPr>
          <w:spacing w:val="2"/>
        </w:rPr>
        <w:t>(proof-level</w:t>
      </w:r>
      <w:r>
        <w:rPr>
          <w:spacing w:val="-2"/>
        </w:rPr>
        <w:t xml:space="preserve"> </w:t>
      </w:r>
      <w:r>
        <w:t xml:space="preserve">static </w:t>
      </w:r>
      <w:r>
        <w:rPr>
          <w:spacing w:val="1"/>
        </w:rPr>
        <w:t>load</w:t>
      </w:r>
      <w:r>
        <w:rPr>
          <w:spacing w:val="3"/>
        </w:rPr>
        <w:t xml:space="preserve"> </w:t>
      </w:r>
      <w:r>
        <w:rPr>
          <w:spacing w:val="1"/>
        </w:rPr>
        <w:t>test</w:t>
      </w:r>
      <w:r>
        <w:rPr>
          <w:spacing w:val="2"/>
        </w:rPr>
        <w:t xml:space="preserve"> and</w:t>
      </w:r>
      <w:r>
        <w:rPr>
          <w:spacing w:val="3"/>
        </w:rPr>
        <w:t xml:space="preserve"> </w:t>
      </w:r>
      <w:r>
        <w:rPr>
          <w:spacing w:val="-1"/>
        </w:rPr>
        <w:t>dynamic</w:t>
      </w:r>
      <w:r>
        <w:t xml:space="preserve"> </w:t>
      </w:r>
      <w:r>
        <w:rPr>
          <w:spacing w:val="1"/>
        </w:rPr>
        <w:t>test)</w:t>
      </w:r>
    </w:p>
    <w:p w:rsidR="00777077" w:rsidRDefault="008F6A19">
      <w:pPr>
        <w:pStyle w:val="Heading3"/>
        <w:spacing w:before="110"/>
        <w:jc w:val="both"/>
      </w:pPr>
      <w:r>
        <w:rPr>
          <w:spacing w:val="-1"/>
        </w:rPr>
        <w:t>Description</w:t>
      </w:r>
    </w:p>
    <w:p w:rsidR="00777077" w:rsidRDefault="008F6A19">
      <w:pPr>
        <w:pStyle w:val="BodyText"/>
        <w:spacing w:before="166" w:line="298" w:lineRule="auto"/>
        <w:ind w:right="123"/>
        <w:jc w:val="both"/>
      </w:pPr>
      <w:r>
        <w:rPr>
          <w:spacing w:val="1"/>
        </w:rPr>
        <w:t>This</w:t>
      </w:r>
      <w:r>
        <w:rPr>
          <w:spacing w:val="30"/>
        </w:rPr>
        <w:t xml:space="preserve"> </w:t>
      </w:r>
      <w:r>
        <w:rPr>
          <w:spacing w:val="2"/>
        </w:rPr>
        <w:t>bridge</w:t>
      </w:r>
      <w:r>
        <w:rPr>
          <w:spacing w:val="34"/>
        </w:rPr>
        <w:t xml:space="preserve"> </w:t>
      </w:r>
      <w:r>
        <w:rPr>
          <w:spacing w:val="2"/>
        </w:rPr>
        <w:t>features</w:t>
      </w:r>
      <w:r>
        <w:rPr>
          <w:spacing w:val="31"/>
        </w:rPr>
        <w:t xml:space="preserve"> </w:t>
      </w:r>
      <w:r>
        <w:rPr>
          <w:spacing w:val="2"/>
        </w:rPr>
        <w:t>three</w:t>
      </w:r>
      <w:r>
        <w:rPr>
          <w:spacing w:val="34"/>
        </w:rPr>
        <w:t xml:space="preserve"> </w:t>
      </w:r>
      <w:r>
        <w:t>simply-supported</w:t>
      </w:r>
      <w:r>
        <w:rPr>
          <w:spacing w:val="34"/>
        </w:rPr>
        <w:t xml:space="preserve"> </w:t>
      </w:r>
      <w:r>
        <w:rPr>
          <w:spacing w:val="1"/>
        </w:rPr>
        <w:t>spans</w:t>
      </w:r>
      <w:r>
        <w:rPr>
          <w:spacing w:val="31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proofErr w:type="spellStart"/>
      <w:r>
        <w:t>skew</w:t>
      </w:r>
      <w:proofErr w:type="spellEnd"/>
      <w:r>
        <w:rPr>
          <w:spacing w:val="13"/>
        </w:rPr>
        <w:t xml:space="preserve"> </w:t>
      </w:r>
      <w:r>
        <w:rPr>
          <w:spacing w:val="1"/>
        </w:rPr>
        <w:t>of</w:t>
      </w:r>
      <w:r>
        <w:rPr>
          <w:spacing w:val="32"/>
        </w:rPr>
        <w:t xml:space="preserve"> </w:t>
      </w:r>
      <w:r>
        <w:rPr>
          <w:spacing w:val="-1"/>
        </w:rPr>
        <w:t>approximately</w:t>
      </w:r>
      <w:r>
        <w:rPr>
          <w:spacing w:val="31"/>
        </w:rPr>
        <w:t xml:space="preserve"> </w:t>
      </w:r>
      <w:r>
        <w:rPr>
          <w:spacing w:val="2"/>
        </w:rPr>
        <w:t>18°</w:t>
      </w:r>
      <w:r>
        <w:rPr>
          <w:spacing w:val="37"/>
        </w:rPr>
        <w:t xml:space="preserve"> </w:t>
      </w:r>
      <w:r>
        <w:rPr>
          <w:spacing w:val="2"/>
        </w:rPr>
        <w:t>and</w:t>
      </w:r>
      <w:r>
        <w:rPr>
          <w:spacing w:val="34"/>
        </w:rPr>
        <w:t xml:space="preserve"> </w:t>
      </w:r>
      <w:r>
        <w:rPr>
          <w:spacing w:val="2"/>
        </w:rPr>
        <w:t>carries</w:t>
      </w:r>
      <w:r>
        <w:rPr>
          <w:spacing w:val="31"/>
        </w:rPr>
        <w:t xml:space="preserve"> </w:t>
      </w:r>
      <w:r>
        <w:rPr>
          <w:spacing w:val="2"/>
        </w:rPr>
        <w:t>three</w:t>
      </w:r>
      <w:r>
        <w:rPr>
          <w:spacing w:val="34"/>
        </w:rPr>
        <w:t xml:space="preserve"> </w:t>
      </w:r>
      <w:r>
        <w:rPr>
          <w:spacing w:val="1"/>
        </w:rPr>
        <w:t>lanes.</w:t>
      </w:r>
      <w:r>
        <w:rPr>
          <w:spacing w:val="88"/>
          <w:w w:val="99"/>
        </w:rPr>
        <w:t xml:space="preserve"> </w:t>
      </w:r>
      <w:r>
        <w:rPr>
          <w:spacing w:val="-1"/>
        </w:rPr>
        <w:t>Each</w:t>
      </w:r>
      <w:r>
        <w:rPr>
          <w:spacing w:val="30"/>
        </w:rPr>
        <w:t xml:space="preserve"> </w:t>
      </w:r>
      <w:r>
        <w:rPr>
          <w:spacing w:val="1"/>
        </w:rPr>
        <w:t>span</w:t>
      </w:r>
      <w:r>
        <w:rPr>
          <w:spacing w:val="31"/>
        </w:rPr>
        <w:t xml:space="preserve"> </w:t>
      </w:r>
      <w:r>
        <w:rPr>
          <w:spacing w:val="2"/>
        </w:rPr>
        <w:t>has</w:t>
      </w:r>
      <w:r>
        <w:rPr>
          <w:spacing w:val="28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1"/>
        </w:rPr>
        <w:t>length</w:t>
      </w:r>
      <w:r>
        <w:rPr>
          <w:spacing w:val="31"/>
        </w:rPr>
        <w:t xml:space="preserve"> </w:t>
      </w:r>
      <w:r>
        <w:rPr>
          <w:spacing w:val="1"/>
        </w:rPr>
        <w:t>of</w:t>
      </w:r>
      <w:r>
        <w:rPr>
          <w:spacing w:val="30"/>
        </w:rPr>
        <w:t xml:space="preserve"> </w:t>
      </w:r>
      <w:r>
        <w:rPr>
          <w:spacing w:val="1"/>
        </w:rPr>
        <w:t>48</w:t>
      </w:r>
      <w:r>
        <w:rPr>
          <w:spacing w:val="31"/>
        </w:rPr>
        <w:t xml:space="preserve"> </w:t>
      </w:r>
      <w:r>
        <w:rPr>
          <w:spacing w:val="1"/>
        </w:rPr>
        <w:t>feet,</w:t>
      </w:r>
      <w:r>
        <w:rPr>
          <w:spacing w:val="30"/>
        </w:rPr>
        <w:t xml:space="preserve"> </w:t>
      </w:r>
      <w:r>
        <w:rPr>
          <w:spacing w:val="2"/>
        </w:rPr>
        <w:t>and</w:t>
      </w:r>
      <w:r>
        <w:rPr>
          <w:spacing w:val="31"/>
        </w:rPr>
        <w:t xml:space="preserve"> </w:t>
      </w:r>
      <w:r>
        <w:rPr>
          <w:spacing w:val="1"/>
        </w:rPr>
        <w:t>an</w:t>
      </w:r>
      <w:r>
        <w:rPr>
          <w:spacing w:val="30"/>
        </w:rPr>
        <w:t xml:space="preserve"> </w:t>
      </w:r>
      <w:r>
        <w:rPr>
          <w:spacing w:val="1"/>
        </w:rPr>
        <w:t>overall</w:t>
      </w:r>
      <w:r>
        <w:rPr>
          <w:spacing w:val="27"/>
        </w:rPr>
        <w:t xml:space="preserve"> </w:t>
      </w:r>
      <w:r>
        <w:rPr>
          <w:spacing w:val="-3"/>
        </w:rPr>
        <w:t>width</w:t>
      </w:r>
      <w:r>
        <w:rPr>
          <w:spacing w:val="31"/>
        </w:rPr>
        <w:t xml:space="preserve"> </w:t>
      </w:r>
      <w:r>
        <w:rPr>
          <w:spacing w:val="1"/>
        </w:rPr>
        <w:t>of</w:t>
      </w:r>
      <w:r>
        <w:rPr>
          <w:spacing w:val="30"/>
        </w:rPr>
        <w:t xml:space="preserve"> </w:t>
      </w:r>
      <w:r>
        <w:rPr>
          <w:spacing w:val="1"/>
        </w:rPr>
        <w:t>48</w:t>
      </w:r>
      <w:r>
        <w:rPr>
          <w:spacing w:val="31"/>
        </w:rPr>
        <w:t xml:space="preserve"> </w:t>
      </w:r>
      <w:r>
        <w:rPr>
          <w:spacing w:val="1"/>
        </w:rPr>
        <w:t>feet</w:t>
      </w:r>
      <w:r>
        <w:rPr>
          <w:spacing w:val="30"/>
        </w:rPr>
        <w:t xml:space="preserve"> </w:t>
      </w:r>
      <w:r>
        <w:rPr>
          <w:spacing w:val="-3"/>
        </w:rPr>
        <w:t>when</w:t>
      </w:r>
      <w:r>
        <w:rPr>
          <w:spacing w:val="31"/>
        </w:rPr>
        <w:t xml:space="preserve"> </w:t>
      </w:r>
      <w:r>
        <w:t>measured</w:t>
      </w:r>
      <w:r>
        <w:rPr>
          <w:spacing w:val="31"/>
        </w:rPr>
        <w:t xml:space="preserve"> </w:t>
      </w:r>
      <w:r>
        <w:rPr>
          <w:spacing w:val="1"/>
        </w:rPr>
        <w:t>parallel</w:t>
      </w:r>
      <w:r>
        <w:rPr>
          <w:spacing w:val="26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1"/>
        </w:rPr>
        <w:t>the</w:t>
      </w:r>
      <w:r>
        <w:rPr>
          <w:spacing w:val="31"/>
        </w:rPr>
        <w:t xml:space="preserve"> </w:t>
      </w:r>
      <w:r>
        <w:t>sk</w:t>
      </w:r>
      <w:r>
        <w:rPr>
          <w:spacing w:val="3"/>
        </w:rPr>
        <w:t>e</w:t>
      </w:r>
      <w:r>
        <w:rPr>
          <w:spacing w:val="-32"/>
        </w:rPr>
        <w:t>w</w:t>
      </w:r>
      <w:r>
        <w:t>.</w:t>
      </w:r>
      <w:r>
        <w:rPr>
          <w:spacing w:val="30"/>
        </w:rPr>
        <w:t xml:space="preserve"> </w:t>
      </w:r>
      <w:r>
        <w:rPr>
          <w:spacing w:val="3"/>
        </w:rPr>
        <w:t>The</w:t>
      </w:r>
      <w:r>
        <w:rPr>
          <w:spacing w:val="27"/>
        </w:rPr>
        <w:t xml:space="preserve"> </w:t>
      </w:r>
      <w:r>
        <w:rPr>
          <w:spacing w:val="2"/>
        </w:rPr>
        <w:t>structure</w:t>
      </w:r>
      <w:r>
        <w:rPr>
          <w:spacing w:val="25"/>
        </w:rPr>
        <w:t xml:space="preserve"> </w:t>
      </w:r>
      <w:r>
        <w:rPr>
          <w:spacing w:val="-1"/>
        </w:rPr>
        <w:t>is</w:t>
      </w:r>
      <w:r>
        <w:rPr>
          <w:spacing w:val="22"/>
        </w:rPr>
        <w:t xml:space="preserve"> </w:t>
      </w:r>
      <w:r>
        <w:t>composed</w:t>
      </w:r>
      <w:r>
        <w:rPr>
          <w:spacing w:val="25"/>
        </w:rPr>
        <w:t xml:space="preserve"> </w:t>
      </w:r>
      <w:r>
        <w:rPr>
          <w:spacing w:val="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six</w:t>
      </w:r>
      <w:r>
        <w:rPr>
          <w:spacing w:val="8"/>
        </w:rPr>
        <w:t xml:space="preserve"> </w:t>
      </w:r>
      <w:r>
        <w:rPr>
          <w:spacing w:val="2"/>
        </w:rPr>
        <w:t>reinforced</w:t>
      </w:r>
      <w:ins w:id="8" w:author="John Braley" w:date="2018-09-28T15:34:00Z">
        <w:r w:rsidR="00516675">
          <w:rPr>
            <w:spacing w:val="25"/>
          </w:rPr>
          <w:t>-</w:t>
        </w:r>
      </w:ins>
      <w:del w:id="9" w:author="John Braley" w:date="2018-09-28T15:34:00Z">
        <w:r w:rsidDel="00516675">
          <w:rPr>
            <w:spacing w:val="25"/>
          </w:rPr>
          <w:delText xml:space="preserve"> </w:delText>
        </w:r>
      </w:del>
      <w:r>
        <w:rPr>
          <w:spacing w:val="1"/>
        </w:rPr>
        <w:t>concrete</w:t>
      </w:r>
      <w:r>
        <w:rPr>
          <w:spacing w:val="25"/>
        </w:rPr>
        <w:t xml:space="preserve"> </w:t>
      </w:r>
      <w:r>
        <w:rPr>
          <w:spacing w:val="-1"/>
        </w:rPr>
        <w:t>T-beams</w:t>
      </w:r>
      <w:r>
        <w:rPr>
          <w:spacing w:val="23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1"/>
        </w:rPr>
        <w:t>cast-in-place</w:t>
      </w:r>
      <w:r>
        <w:rPr>
          <w:spacing w:val="25"/>
        </w:rPr>
        <w:t xml:space="preserve"> </w:t>
      </w:r>
      <w:r>
        <w:rPr>
          <w:spacing w:val="1"/>
        </w:rPr>
        <w:t>deck.</w:t>
      </w:r>
      <w:r>
        <w:rPr>
          <w:spacing w:val="24"/>
        </w:rPr>
        <w:t xml:space="preserve"> </w:t>
      </w:r>
      <w:r>
        <w:rPr>
          <w:spacing w:val="3"/>
        </w:rPr>
        <w:t>The</w:t>
      </w:r>
      <w:r>
        <w:rPr>
          <w:spacing w:val="26"/>
        </w:rPr>
        <w:t xml:space="preserve"> </w:t>
      </w:r>
      <w:r>
        <w:t>first</w:t>
      </w:r>
      <w:r>
        <w:rPr>
          <w:spacing w:val="24"/>
        </w:rPr>
        <w:t xml:space="preserve"> </w:t>
      </w:r>
      <w:r>
        <w:rPr>
          <w:spacing w:val="1"/>
        </w:rPr>
        <w:t>span</w:t>
      </w:r>
      <w:r>
        <w:rPr>
          <w:spacing w:val="25"/>
        </w:rPr>
        <w:t xml:space="preserve"> </w:t>
      </w:r>
      <w:r>
        <w:rPr>
          <w:spacing w:val="-1"/>
        </w:rPr>
        <w:t>is</w:t>
      </w:r>
      <w:r>
        <w:rPr>
          <w:spacing w:val="22"/>
        </w:rPr>
        <w:t xml:space="preserve"> </w:t>
      </w:r>
      <w:r>
        <w:rPr>
          <w:spacing w:val="1"/>
        </w:rPr>
        <w:t>over</w:t>
      </w:r>
      <w:r>
        <w:rPr>
          <w:spacing w:val="28"/>
        </w:rPr>
        <w:t xml:space="preserve"> </w:t>
      </w:r>
      <w:r>
        <w:rPr>
          <w:spacing w:val="2"/>
        </w:rPr>
        <w:t>dry</w:t>
      </w:r>
      <w:r>
        <w:rPr>
          <w:spacing w:val="66"/>
        </w:rPr>
        <w:t xml:space="preserve"> </w:t>
      </w:r>
      <w:r>
        <w:rPr>
          <w:spacing w:val="2"/>
        </w:rPr>
        <w:t xml:space="preserve">ground,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1"/>
        </w:rPr>
        <w:t>second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1"/>
        </w:rPr>
        <w:t>over</w:t>
      </w:r>
      <w:r>
        <w:rPr>
          <w:spacing w:val="6"/>
        </w:rPr>
        <w:t xml:space="preserve"> </w:t>
      </w:r>
      <w:del w:id="10" w:author="John Braley" w:date="2018-09-28T15:34:00Z">
        <w:r w:rsidDel="00516675">
          <w:rPr>
            <w:spacing w:val="1"/>
          </w:rPr>
          <w:delText>the</w:delText>
        </w:r>
        <w:r w:rsidDel="00516675">
          <w:rPr>
            <w:spacing w:val="3"/>
          </w:rPr>
          <w:delText xml:space="preserve"> </w:delText>
        </w:r>
      </w:del>
      <w:commentRangeStart w:id="11"/>
      <w:r>
        <w:rPr>
          <w:spacing w:val="-1"/>
        </w:rPr>
        <w:t>Smithers</w:t>
      </w:r>
      <w:r>
        <w:t xml:space="preserve"> </w:t>
      </w:r>
      <w:r>
        <w:rPr>
          <w:spacing w:val="1"/>
        </w:rPr>
        <w:t>Creek</w:t>
      </w:r>
      <w:commentRangeEnd w:id="11"/>
      <w:r w:rsidR="00516675">
        <w:rPr>
          <w:rStyle w:val="CommentReference"/>
          <w:rFonts w:asciiTheme="minorHAnsi" w:eastAsiaTheme="minorHAnsi" w:hAnsiTheme="minorHAnsi"/>
        </w:rPr>
        <w:commentReference w:id="11"/>
      </w:r>
      <w:r>
        <w:rPr>
          <w:spacing w:val="1"/>
        </w:rPr>
        <w:t>,</w:t>
      </w:r>
      <w:r>
        <w:rPr>
          <w:spacing w:val="3"/>
        </w:rPr>
        <w:t xml:space="preserve"> </w:t>
      </w:r>
      <w:r>
        <w:rPr>
          <w:spacing w:val="2"/>
        </w:rPr>
        <w:t>and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4"/>
        </w:rPr>
        <w:t xml:space="preserve"> </w:t>
      </w:r>
      <w:r>
        <w:rPr>
          <w:spacing w:val="1"/>
        </w:rPr>
        <w:t>third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over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2"/>
        </w:rPr>
        <w:t>small</w:t>
      </w:r>
      <w:r>
        <w:rPr>
          <w:spacing w:val="-1"/>
        </w:rPr>
        <w:t xml:space="preserve"> </w:t>
      </w:r>
      <w:r>
        <w:t>side</w:t>
      </w:r>
      <w:r>
        <w:rPr>
          <w:spacing w:val="3"/>
        </w:rPr>
        <w:t xml:space="preserve"> </w:t>
      </w:r>
      <w:r>
        <w:rPr>
          <w:spacing w:val="1"/>
        </w:rPr>
        <w:t>street.</w:t>
      </w:r>
    </w:p>
    <w:p w:rsidR="00777077" w:rsidRDefault="00777077">
      <w:pPr>
        <w:spacing w:line="298" w:lineRule="auto"/>
        <w:jc w:val="both"/>
        <w:sectPr w:rsidR="00777077">
          <w:headerReference w:type="default" r:id="rId10"/>
          <w:type w:val="continuous"/>
          <w:pgSz w:w="12240" w:h="15840"/>
          <w:pgMar w:top="2060" w:right="660" w:bottom="280" w:left="680" w:header="1222" w:footer="720" w:gutter="0"/>
          <w:cols w:space="720"/>
        </w:sectPr>
      </w:pPr>
    </w:p>
    <w:p w:rsidR="00777077" w:rsidRDefault="00777077">
      <w:pPr>
        <w:spacing w:before="11"/>
        <w:rPr>
          <w:rFonts w:ascii="Arial" w:eastAsia="Arial" w:hAnsi="Arial" w:cs="Arial"/>
          <w:sz w:val="6"/>
          <w:szCs w:val="6"/>
        </w:rPr>
      </w:pPr>
    </w:p>
    <w:p w:rsidR="00777077" w:rsidRDefault="008F6A19">
      <w:pPr>
        <w:spacing w:line="200" w:lineRule="atLeast"/>
        <w:ind w:left="10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40504" cy="2164556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0504" cy="216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77" w:rsidRDefault="00777077">
      <w:pPr>
        <w:spacing w:before="2"/>
        <w:rPr>
          <w:rFonts w:ascii="Arial" w:eastAsia="Arial" w:hAnsi="Arial" w:cs="Arial"/>
          <w:sz w:val="7"/>
          <w:szCs w:val="7"/>
        </w:rPr>
      </w:pPr>
    </w:p>
    <w:p w:rsidR="00777077" w:rsidRDefault="008F6A19">
      <w:pPr>
        <w:pStyle w:val="Heading3"/>
        <w:ind w:left="105"/>
        <w:jc w:val="both"/>
      </w:pPr>
      <w:r>
        <w:rPr>
          <w:spacing w:val="-1"/>
        </w:rPr>
        <w:t>Condition</w:t>
      </w:r>
    </w:p>
    <w:p w:rsidR="00777077" w:rsidRDefault="008F6A19">
      <w:pPr>
        <w:pStyle w:val="BodyText"/>
        <w:spacing w:before="166" w:line="298" w:lineRule="auto"/>
        <w:ind w:left="105" w:right="103"/>
        <w:jc w:val="both"/>
      </w:pPr>
      <w:r>
        <w:rPr>
          <w:spacing w:val="1"/>
        </w:rPr>
        <w:t>This</w:t>
      </w:r>
      <w:r>
        <w:rPr>
          <w:spacing w:val="27"/>
        </w:rPr>
        <w:t xml:space="preserve"> </w:t>
      </w:r>
      <w:r>
        <w:rPr>
          <w:spacing w:val="2"/>
        </w:rPr>
        <w:t>bridge</w:t>
      </w:r>
      <w:r>
        <w:rPr>
          <w:spacing w:val="32"/>
        </w:rPr>
        <w:t xml:space="preserve"> </w:t>
      </w:r>
      <w:r>
        <w:rPr>
          <w:spacing w:val="-1"/>
        </w:rPr>
        <w:t>exhibited</w:t>
      </w:r>
      <w:r>
        <w:rPr>
          <w:spacing w:val="31"/>
        </w:rPr>
        <w:t xml:space="preserve"> </w:t>
      </w:r>
      <w:r>
        <w:rPr>
          <w:spacing w:val="1"/>
        </w:rPr>
        <w:t>substantial</w:t>
      </w:r>
      <w:r>
        <w:rPr>
          <w:spacing w:val="26"/>
        </w:rPr>
        <w:t xml:space="preserve"> </w:t>
      </w:r>
      <w:r>
        <w:rPr>
          <w:spacing w:val="2"/>
        </w:rPr>
        <w:t>deterioration,</w:t>
      </w:r>
      <w:r>
        <w:rPr>
          <w:spacing w:val="30"/>
        </w:rPr>
        <w:t xml:space="preserve"> </w:t>
      </w:r>
      <w:r>
        <w:t>typically</w:t>
      </w:r>
      <w:r>
        <w:rPr>
          <w:spacing w:val="28"/>
        </w:rPr>
        <w:t xml:space="preserve"> </w:t>
      </w:r>
      <w:r>
        <w:rPr>
          <w:spacing w:val="2"/>
        </w:rPr>
        <w:t>concentrated</w:t>
      </w:r>
      <w:r>
        <w:rPr>
          <w:spacing w:val="31"/>
        </w:rPr>
        <w:t xml:space="preserve"> </w:t>
      </w:r>
      <w:r>
        <w:rPr>
          <w:spacing w:val="2"/>
        </w:rPr>
        <w:t>around</w:t>
      </w:r>
      <w:r>
        <w:rPr>
          <w:spacing w:val="32"/>
        </w:rPr>
        <w:t xml:space="preserve"> </w:t>
      </w:r>
      <w:r>
        <w:rPr>
          <w:spacing w:val="1"/>
        </w:rPr>
        <w:t>the</w:t>
      </w:r>
      <w:r>
        <w:rPr>
          <w:spacing w:val="31"/>
        </w:rPr>
        <w:t xml:space="preserve"> </w:t>
      </w:r>
      <w:r>
        <w:rPr>
          <w:spacing w:val="-7"/>
        </w:rPr>
        <w:t>t</w:t>
      </w:r>
      <w:r>
        <w:rPr>
          <w:spacing w:val="-6"/>
        </w:rPr>
        <w:t>wo</w:t>
      </w:r>
      <w:r>
        <w:rPr>
          <w:spacing w:val="32"/>
        </w:rPr>
        <w:t xml:space="preserve"> </w:t>
      </w:r>
      <w:r>
        <w:rPr>
          <w:spacing w:val="2"/>
        </w:rPr>
        <w:t>central</w:t>
      </w:r>
      <w:r>
        <w:rPr>
          <w:spacing w:val="26"/>
        </w:rPr>
        <w:t xml:space="preserve"> </w:t>
      </w:r>
      <w:r>
        <w:rPr>
          <w:spacing w:val="1"/>
        </w:rPr>
        <w:t>piers.</w:t>
      </w:r>
      <w:r>
        <w:rPr>
          <w:spacing w:val="30"/>
        </w:rPr>
        <w:t xml:space="preserve"> </w:t>
      </w:r>
      <w:r>
        <w:rPr>
          <w:spacing w:val="3"/>
        </w:rPr>
        <w:t>There</w:t>
      </w:r>
      <w:r>
        <w:rPr>
          <w:spacing w:val="31"/>
        </w:rPr>
        <w:t xml:space="preserve"> </w:t>
      </w:r>
      <w:r>
        <w:rPr>
          <w:spacing w:val="-5"/>
        </w:rPr>
        <w:t>was</w:t>
      </w:r>
      <w:r>
        <w:rPr>
          <w:spacing w:val="56"/>
        </w:rPr>
        <w:t xml:space="preserve"> </w:t>
      </w:r>
      <w:r>
        <w:t>spalling</w:t>
      </w:r>
      <w:r>
        <w:rPr>
          <w:spacing w:val="37"/>
        </w:rPr>
        <w:t xml:space="preserve"> </w:t>
      </w:r>
      <w:r>
        <w:rPr>
          <w:spacing w:val="1"/>
        </w:rPr>
        <w:t>along</w:t>
      </w:r>
      <w:r>
        <w:rPr>
          <w:spacing w:val="38"/>
        </w:rPr>
        <w:t xml:space="preserve"> </w:t>
      </w:r>
      <w:r>
        <w:rPr>
          <w:spacing w:val="1"/>
        </w:rPr>
        <w:t>the</w:t>
      </w:r>
      <w:r>
        <w:rPr>
          <w:spacing w:val="38"/>
        </w:rPr>
        <w:t xml:space="preserve"> </w:t>
      </w:r>
      <w:r>
        <w:rPr>
          <w:spacing w:val="1"/>
        </w:rPr>
        <w:t>height</w:t>
      </w:r>
      <w:r>
        <w:rPr>
          <w:spacing w:val="36"/>
        </w:rPr>
        <w:t xml:space="preserve"> </w:t>
      </w:r>
      <w:r>
        <w:rPr>
          <w:spacing w:val="1"/>
        </w:rPr>
        <w:t>of</w:t>
      </w:r>
      <w:r>
        <w:rPr>
          <w:spacing w:val="36"/>
        </w:rPr>
        <w:t xml:space="preserve"> </w:t>
      </w:r>
      <w:r>
        <w:rPr>
          <w:spacing w:val="1"/>
        </w:rPr>
        <w:t>the</w:t>
      </w:r>
      <w:r>
        <w:rPr>
          <w:spacing w:val="38"/>
        </w:rPr>
        <w:t xml:space="preserve"> </w:t>
      </w:r>
      <w:r>
        <w:rPr>
          <w:spacing w:val="-2"/>
        </w:rPr>
        <w:t>pier,</w:t>
      </w:r>
      <w:r>
        <w:rPr>
          <w:spacing w:val="36"/>
        </w:rPr>
        <w:t xml:space="preserve"> </w:t>
      </w:r>
      <w:r>
        <w:rPr>
          <w:spacing w:val="1"/>
        </w:rPr>
        <w:t>on</w:t>
      </w:r>
      <w:r>
        <w:rPr>
          <w:spacing w:val="38"/>
        </w:rPr>
        <w:t xml:space="preserve"> </w:t>
      </w:r>
      <w:r>
        <w:rPr>
          <w:spacing w:val="1"/>
        </w:rPr>
        <w:t>the</w:t>
      </w:r>
      <w:r>
        <w:rPr>
          <w:spacing w:val="38"/>
        </w:rPr>
        <w:t xml:space="preserve"> </w:t>
      </w:r>
      <w:r>
        <w:rPr>
          <w:spacing w:val="2"/>
        </w:rPr>
        <w:t>underside</w:t>
      </w:r>
      <w:r>
        <w:rPr>
          <w:spacing w:val="38"/>
        </w:rPr>
        <w:t xml:space="preserve"> </w:t>
      </w:r>
      <w:r>
        <w:rPr>
          <w:spacing w:val="1"/>
        </w:rPr>
        <w:t>of</w:t>
      </w:r>
      <w:r>
        <w:rPr>
          <w:spacing w:val="36"/>
        </w:rPr>
        <w:t xml:space="preserve"> </w:t>
      </w:r>
      <w:r>
        <w:rPr>
          <w:spacing w:val="1"/>
        </w:rPr>
        <w:t>the</w:t>
      </w:r>
      <w:r>
        <w:rPr>
          <w:spacing w:val="38"/>
        </w:rPr>
        <w:t xml:space="preserve"> </w:t>
      </w:r>
      <w:r>
        <w:rPr>
          <w:spacing w:val="1"/>
        </w:rPr>
        <w:t>pier</w:t>
      </w:r>
      <w:r>
        <w:rPr>
          <w:spacing w:val="40"/>
        </w:rPr>
        <w:t xml:space="preserve"> </w:t>
      </w:r>
      <w:r>
        <w:rPr>
          <w:spacing w:val="1"/>
        </w:rPr>
        <w:t>cap,</w:t>
      </w:r>
      <w:r>
        <w:rPr>
          <w:spacing w:val="36"/>
        </w:rPr>
        <w:t xml:space="preserve"> </w:t>
      </w:r>
      <w:r>
        <w:rPr>
          <w:spacing w:val="2"/>
        </w:rPr>
        <w:t>and</w:t>
      </w:r>
      <w:r>
        <w:rPr>
          <w:spacing w:val="38"/>
        </w:rPr>
        <w:t xml:space="preserve"> </w:t>
      </w:r>
      <w:r>
        <w:rPr>
          <w:spacing w:val="1"/>
        </w:rPr>
        <w:t>at</w:t>
      </w:r>
      <w:r>
        <w:rPr>
          <w:spacing w:val="36"/>
        </w:rPr>
        <w:t xml:space="preserve"> </w:t>
      </w:r>
      <w:r>
        <w:rPr>
          <w:spacing w:val="1"/>
        </w:rPr>
        <w:t>the</w:t>
      </w:r>
      <w:r>
        <w:rPr>
          <w:spacing w:val="38"/>
        </w:rPr>
        <w:t xml:space="preserve"> </w:t>
      </w:r>
      <w:r>
        <w:rPr>
          <w:spacing w:val="2"/>
        </w:rPr>
        <w:t>beam</w:t>
      </w:r>
      <w:r>
        <w:rPr>
          <w:spacing w:val="24"/>
        </w:rPr>
        <w:t xml:space="preserve"> </w:t>
      </w:r>
      <w:r>
        <w:rPr>
          <w:spacing w:val="1"/>
        </w:rPr>
        <w:t>seat</w:t>
      </w:r>
      <w:r>
        <w:rPr>
          <w:spacing w:val="36"/>
        </w:rPr>
        <w:t xml:space="preserve"> </w:t>
      </w:r>
      <w:r>
        <w:t>locations,</w:t>
      </w:r>
      <w:r>
        <w:rPr>
          <w:spacing w:val="36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76"/>
        </w:rPr>
        <w:t xml:space="preserve"> </w:t>
      </w:r>
      <w:r>
        <w:rPr>
          <w:spacing w:val="-1"/>
        </w:rPr>
        <w:t>exposed</w:t>
      </w:r>
      <w:r>
        <w:rPr>
          <w:spacing w:val="7"/>
        </w:rPr>
        <w:t xml:space="preserve"> </w:t>
      </w:r>
      <w:r>
        <w:rPr>
          <w:spacing w:val="2"/>
        </w:rPr>
        <w:t>and</w:t>
      </w:r>
      <w:r>
        <w:rPr>
          <w:spacing w:val="8"/>
        </w:rPr>
        <w:t xml:space="preserve"> </w:t>
      </w:r>
      <w:r>
        <w:rPr>
          <w:spacing w:val="2"/>
        </w:rPr>
        <w:t>corroded</w:t>
      </w:r>
      <w:r>
        <w:rPr>
          <w:spacing w:val="7"/>
        </w:rPr>
        <w:t xml:space="preserve"> </w:t>
      </w:r>
      <w:r>
        <w:t>rebar.</w:t>
      </w:r>
      <w:r>
        <w:rPr>
          <w:spacing w:val="7"/>
        </w:rPr>
        <w:t xml:space="preserve"> </w:t>
      </w:r>
      <w:r>
        <w:rPr>
          <w:spacing w:val="3"/>
        </w:rPr>
        <w:t>The</w:t>
      </w:r>
      <w:r>
        <w:rPr>
          <w:spacing w:val="8"/>
        </w:rPr>
        <w:t xml:space="preserve"> </w:t>
      </w:r>
      <w:r>
        <w:rPr>
          <w:spacing w:val="-2"/>
        </w:rPr>
        <w:t>middle</w:t>
      </w:r>
      <w:r>
        <w:rPr>
          <w:spacing w:val="7"/>
        </w:rPr>
        <w:t xml:space="preserve"> </w:t>
      </w:r>
      <w:r>
        <w:rPr>
          <w:spacing w:val="1"/>
        </w:rPr>
        <w:t>span</w:t>
      </w:r>
      <w:r>
        <w:rPr>
          <w:spacing w:val="8"/>
        </w:rPr>
        <w:t xml:space="preserve"> </w:t>
      </w:r>
      <w:r>
        <w:rPr>
          <w:spacing w:val="2"/>
        </w:rPr>
        <w:t>appeared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1"/>
        </w:rPr>
        <w:t>have</w:t>
      </w:r>
      <w:r>
        <w:rPr>
          <w:spacing w:val="8"/>
        </w:rPr>
        <w:t xml:space="preserve"> </w:t>
      </w:r>
      <w:r>
        <w:t>shifted</w:t>
      </w:r>
      <w:r>
        <w:rPr>
          <w:spacing w:val="8"/>
        </w:rPr>
        <w:t xml:space="preserve"> </w:t>
      </w:r>
      <w:r>
        <w:rPr>
          <w:spacing w:val="-1"/>
        </w:rPr>
        <w:t>laterally,</w:t>
      </w:r>
      <w:r>
        <w:rPr>
          <w:spacing w:val="6"/>
        </w:rPr>
        <w:t xml:space="preserve"> </w:t>
      </w:r>
      <w:r>
        <w:t>possibly</w:t>
      </w:r>
      <w:r>
        <w:rPr>
          <w:spacing w:val="5"/>
        </w:rPr>
        <w:t xml:space="preserve"> </w:t>
      </w:r>
      <w:r>
        <w:rPr>
          <w:spacing w:val="2"/>
        </w:rPr>
        <w:t>from</w:t>
      </w:r>
      <w:r>
        <w:rPr>
          <w:spacing w:val="-5"/>
        </w:rPr>
        <w:t xml:space="preserve"> </w:t>
      </w:r>
      <w:r>
        <w:rPr>
          <w:spacing w:val="1"/>
        </w:rPr>
        <w:t>lateral</w:t>
      </w:r>
      <w:r>
        <w:rPr>
          <w:spacing w:val="2"/>
        </w:rPr>
        <w:t xml:space="preserve"> </w:t>
      </w:r>
      <w:r>
        <w:rPr>
          <w:spacing w:val="1"/>
        </w:rPr>
        <w:t>loads</w:t>
      </w:r>
      <w:r>
        <w:rPr>
          <w:spacing w:val="5"/>
        </w:rPr>
        <w:t xml:space="preserve"> </w:t>
      </w:r>
      <w:del w:id="12" w:author="John Braley" w:date="2018-09-28T15:35:00Z">
        <w:r w:rsidDel="00516675">
          <w:rPr>
            <w:spacing w:val="2"/>
          </w:rPr>
          <w:delText>due</w:delText>
        </w:r>
        <w:r w:rsidDel="00516675">
          <w:rPr>
            <w:spacing w:val="108"/>
          </w:rPr>
          <w:delText xml:space="preserve"> </w:delText>
        </w:r>
      </w:del>
      <w:r>
        <w:t>experienced</w:t>
      </w:r>
      <w:r>
        <w:rPr>
          <w:spacing w:val="34"/>
        </w:rPr>
        <w:t xml:space="preserve"> </w:t>
      </w:r>
      <w:r>
        <w:rPr>
          <w:spacing w:val="2"/>
        </w:rPr>
        <w:t>during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1"/>
        </w:rPr>
        <w:t>flood.</w:t>
      </w:r>
      <w:r>
        <w:rPr>
          <w:spacing w:val="32"/>
        </w:rPr>
        <w:t xml:space="preserve"> </w:t>
      </w:r>
      <w:r>
        <w:rPr>
          <w:spacing w:val="-5"/>
        </w:rPr>
        <w:t>However</w:t>
      </w:r>
      <w:r>
        <w:rPr>
          <w:spacing w:val="-6"/>
        </w:rPr>
        <w:t>,</w:t>
      </w:r>
      <w:r>
        <w:rPr>
          <w:spacing w:val="33"/>
        </w:rPr>
        <w:t xml:space="preserve"> </w:t>
      </w:r>
      <w:r>
        <w:rPr>
          <w:spacing w:val="1"/>
        </w:rPr>
        <w:t>no</w:t>
      </w:r>
      <w:r>
        <w:rPr>
          <w:spacing w:val="34"/>
        </w:rPr>
        <w:t xml:space="preserve"> </w:t>
      </w:r>
      <w:r>
        <w:t>physical</w:t>
      </w:r>
      <w:r>
        <w:rPr>
          <w:spacing w:val="29"/>
        </w:rPr>
        <w:t xml:space="preserve"> </w:t>
      </w:r>
      <w:r>
        <w:t>damage</w:t>
      </w:r>
      <w:r>
        <w:rPr>
          <w:spacing w:val="34"/>
        </w:rPr>
        <w:t xml:space="preserve"> </w:t>
      </w:r>
      <w:r>
        <w:rPr>
          <w:spacing w:val="1"/>
        </w:rPr>
        <w:t>of</w:t>
      </w:r>
      <w:r>
        <w:rPr>
          <w:spacing w:val="33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rPr>
          <w:spacing w:val="1"/>
        </w:rPr>
        <w:t>span</w:t>
      </w:r>
      <w:r>
        <w:rPr>
          <w:spacing w:val="34"/>
        </w:rPr>
        <w:t xml:space="preserve"> </w:t>
      </w:r>
      <w:r>
        <w:rPr>
          <w:spacing w:val="-5"/>
        </w:rPr>
        <w:t>was</w:t>
      </w:r>
      <w:r>
        <w:rPr>
          <w:spacing w:val="31"/>
        </w:rPr>
        <w:t xml:space="preserve"> </w:t>
      </w:r>
      <w:r>
        <w:rPr>
          <w:spacing w:val="2"/>
        </w:rPr>
        <w:t>observed.</w:t>
      </w:r>
      <w:r>
        <w:rPr>
          <w:spacing w:val="32"/>
        </w:rPr>
        <w:t xml:space="preserve"> </w:t>
      </w:r>
      <w:r>
        <w:rPr>
          <w:spacing w:val="-2"/>
        </w:rPr>
        <w:t>Numerous</w:t>
      </w:r>
      <w:r>
        <w:rPr>
          <w:spacing w:val="32"/>
        </w:rPr>
        <w:t xml:space="preserve"> </w:t>
      </w:r>
      <w:r>
        <w:rPr>
          <w:spacing w:val="1"/>
        </w:rPr>
        <w:t>cracks</w:t>
      </w:r>
      <w:r>
        <w:rPr>
          <w:spacing w:val="31"/>
        </w:rPr>
        <w:t xml:space="preserve"> </w:t>
      </w:r>
      <w:r>
        <w:rPr>
          <w:spacing w:val="-3"/>
        </w:rPr>
        <w:t>were</w:t>
      </w:r>
      <w:r>
        <w:rPr>
          <w:spacing w:val="82"/>
        </w:rPr>
        <w:t xml:space="preserve"> </w:t>
      </w:r>
      <w:r>
        <w:rPr>
          <w:spacing w:val="2"/>
        </w:rPr>
        <w:t>observed</w:t>
      </w:r>
      <w:r>
        <w:rPr>
          <w:spacing w:val="13"/>
        </w:rPr>
        <w:t xml:space="preserve"> </w:t>
      </w:r>
      <w:r>
        <w:rPr>
          <w:spacing w:val="-1"/>
        </w:rPr>
        <w:t>in</w:t>
      </w:r>
      <w:r>
        <w:rPr>
          <w:spacing w:val="14"/>
        </w:rPr>
        <w:t xml:space="preserve"> </w:t>
      </w:r>
      <w:r>
        <w:rPr>
          <w:spacing w:val="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beams</w:t>
      </w:r>
      <w:r>
        <w:rPr>
          <w:spacing w:val="11"/>
        </w:rPr>
        <w:t xml:space="preserve"> </w:t>
      </w:r>
      <w:r>
        <w:rPr>
          <w:spacing w:val="2"/>
        </w:rPr>
        <w:t>and</w:t>
      </w:r>
      <w:r>
        <w:rPr>
          <w:spacing w:val="13"/>
        </w:rPr>
        <w:t xml:space="preserve"> </w:t>
      </w:r>
      <w:r>
        <w:rPr>
          <w:spacing w:val="1"/>
        </w:rPr>
        <w:t>at</w:t>
      </w:r>
      <w:r>
        <w:rPr>
          <w:spacing w:val="13"/>
        </w:rPr>
        <w:t xml:space="preserve"> </w:t>
      </w:r>
      <w:r>
        <w:rPr>
          <w:spacing w:val="1"/>
        </w:rPr>
        <w:t>the</w:t>
      </w:r>
      <w:r>
        <w:rPr>
          <w:spacing w:val="14"/>
        </w:rPr>
        <w:t xml:space="preserve"> </w:t>
      </w:r>
      <w:r>
        <w:rPr>
          <w:spacing w:val="1"/>
        </w:rPr>
        <w:t>beam-diaphragm interfaces</w:t>
      </w:r>
      <w:r>
        <w:rPr>
          <w:spacing w:val="10"/>
        </w:rPr>
        <w:t xml:space="preserve"> </w:t>
      </w:r>
      <w:r>
        <w:rPr>
          <w:spacing w:val="-5"/>
        </w:rPr>
        <w:t>However</w:t>
      </w:r>
      <w:r>
        <w:rPr>
          <w:spacing w:val="-6"/>
        </w:rPr>
        <w:t>,</w:t>
      </w:r>
      <w:r>
        <w:rPr>
          <w:spacing w:val="13"/>
        </w:rPr>
        <w:t xml:space="preserve"> </w:t>
      </w:r>
      <w:r>
        <w:rPr>
          <w:spacing w:val="1"/>
        </w:rPr>
        <w:t>these</w:t>
      </w:r>
      <w:r>
        <w:rPr>
          <w:spacing w:val="14"/>
        </w:rPr>
        <w:t xml:space="preserve"> </w:t>
      </w:r>
      <w:r>
        <w:rPr>
          <w:spacing w:val="1"/>
        </w:rPr>
        <w:t>cracks</w:t>
      </w:r>
      <w:r>
        <w:rPr>
          <w:spacing w:val="11"/>
        </w:rPr>
        <w:t xml:space="preserve"> </w:t>
      </w:r>
      <w:r>
        <w:rPr>
          <w:spacing w:val="-3"/>
        </w:rPr>
        <w:t>were</w:t>
      </w:r>
      <w:r>
        <w:rPr>
          <w:spacing w:val="13"/>
        </w:rPr>
        <w:t xml:space="preserve"> </w:t>
      </w:r>
      <w:r>
        <w:rPr>
          <w:spacing w:val="-2"/>
        </w:rPr>
        <w:t>small</w:t>
      </w:r>
      <w:r>
        <w:rPr>
          <w:spacing w:val="9"/>
        </w:rPr>
        <w:t xml:space="preserve"> </w:t>
      </w:r>
      <w:r>
        <w:rPr>
          <w:spacing w:val="2"/>
        </w:rPr>
        <w:t>and</w:t>
      </w:r>
      <w:ins w:id="13" w:author="John Braley" w:date="2018-09-28T15:35:00Z">
        <w:r w:rsidR="00516675">
          <w:rPr>
            <w:spacing w:val="2"/>
          </w:rPr>
          <w:t>,</w:t>
        </w:r>
      </w:ins>
      <w:r>
        <w:rPr>
          <w:spacing w:val="14"/>
        </w:rPr>
        <w:t xml:space="preserve"> </w:t>
      </w:r>
      <w:r>
        <w:rPr>
          <w:spacing w:val="1"/>
        </w:rPr>
        <w:t>for</w:t>
      </w:r>
      <w:r>
        <w:rPr>
          <w:spacing w:val="16"/>
        </w:rPr>
        <w:t xml:space="preserve"> </w:t>
      </w:r>
      <w:r>
        <w:rPr>
          <w:spacing w:val="-1"/>
        </w:rPr>
        <w:t>its</w:t>
      </w:r>
      <w:r>
        <w:rPr>
          <w:spacing w:val="11"/>
        </w:rPr>
        <w:t xml:space="preserve"> </w:t>
      </w:r>
      <w:r>
        <w:rPr>
          <w:spacing w:val="2"/>
        </w:rPr>
        <w:t>age</w:t>
      </w:r>
      <w:ins w:id="14" w:author="John Braley" w:date="2018-09-28T15:35:00Z">
        <w:r w:rsidR="00516675">
          <w:rPr>
            <w:spacing w:val="2"/>
          </w:rPr>
          <w:t>,</w:t>
        </w:r>
      </w:ins>
      <w:r>
        <w:rPr>
          <w:spacing w:val="84"/>
        </w:rPr>
        <w:t xml:space="preserve"> </w:t>
      </w:r>
      <w:r>
        <w:rPr>
          <w:spacing w:val="1"/>
        </w:rPr>
        <w:t>the</w:t>
      </w:r>
      <w:r>
        <w:rPr>
          <w:spacing w:val="14"/>
        </w:rPr>
        <w:t xml:space="preserve"> </w:t>
      </w:r>
      <w:r>
        <w:rPr>
          <w:spacing w:val="2"/>
        </w:rPr>
        <w:t>bridge</w:t>
      </w:r>
      <w:r>
        <w:rPr>
          <w:spacing w:val="15"/>
        </w:rPr>
        <w:t xml:space="preserve"> </w:t>
      </w:r>
      <w:r>
        <w:rPr>
          <w:spacing w:val="-5"/>
        </w:rPr>
        <w:t>was</w:t>
      </w:r>
      <w:r>
        <w:rPr>
          <w:spacing w:val="11"/>
        </w:rPr>
        <w:t xml:space="preserve"> </w:t>
      </w:r>
      <w:r>
        <w:rPr>
          <w:spacing w:val="2"/>
        </w:rPr>
        <w:t>appraised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1"/>
        </w:rPr>
        <w:t>be</w:t>
      </w:r>
      <w:r>
        <w:rPr>
          <w:spacing w:val="15"/>
        </w:rPr>
        <w:t xml:space="preserve"> </w:t>
      </w:r>
      <w:r>
        <w:rPr>
          <w:spacing w:val="-1"/>
        </w:rPr>
        <w:t>in</w:t>
      </w:r>
      <w:r>
        <w:rPr>
          <w:spacing w:val="15"/>
        </w:rPr>
        <w:t xml:space="preserve"> </w:t>
      </w:r>
      <w:r>
        <w:rPr>
          <w:spacing w:val="-1"/>
        </w:rPr>
        <w:t>excellent</w:t>
      </w:r>
      <w:r>
        <w:rPr>
          <w:spacing w:val="13"/>
        </w:rPr>
        <w:t xml:space="preserve"> </w:t>
      </w:r>
      <w:r>
        <w:rPr>
          <w:spacing w:val="1"/>
        </w:rPr>
        <w:t>condition.</w:t>
      </w:r>
      <w:r>
        <w:rPr>
          <w:spacing w:val="14"/>
        </w:rPr>
        <w:t xml:space="preserve"> </w:t>
      </w:r>
      <w:r>
        <w:t>Inspections</w:t>
      </w:r>
      <w:r>
        <w:rPr>
          <w:spacing w:val="11"/>
        </w:rPr>
        <w:t xml:space="preserve"> </w:t>
      </w:r>
      <w:r>
        <w:rPr>
          <w:spacing w:val="1"/>
        </w:rPr>
        <w:t>indicated</w:t>
      </w:r>
      <w:r>
        <w:rPr>
          <w:spacing w:val="15"/>
        </w:rPr>
        <w:t xml:space="preserve"> </w:t>
      </w:r>
      <w:r>
        <w:rPr>
          <w:spacing w:val="1"/>
        </w:rPr>
        <w:t>no</w:t>
      </w:r>
      <w:r>
        <w:rPr>
          <w:spacing w:val="14"/>
        </w:rPr>
        <w:t xml:space="preserve"> </w:t>
      </w:r>
      <w:r>
        <w:t>signs</w:t>
      </w:r>
      <w:r>
        <w:rPr>
          <w:spacing w:val="12"/>
        </w:rPr>
        <w:t xml:space="preserve"> </w:t>
      </w:r>
      <w:r>
        <w:rPr>
          <w:spacing w:val="1"/>
        </w:rPr>
        <w:t>of</w:t>
      </w:r>
      <w:r>
        <w:rPr>
          <w:spacing w:val="14"/>
        </w:rPr>
        <w:t xml:space="preserve"> </w:t>
      </w:r>
      <w:r>
        <w:rPr>
          <w:spacing w:val="1"/>
        </w:rPr>
        <w:t>scour</w:t>
      </w:r>
      <w:r>
        <w:rPr>
          <w:spacing w:val="16"/>
        </w:rPr>
        <w:t xml:space="preserve"> </w:t>
      </w:r>
      <w:r>
        <w:rPr>
          <w:spacing w:val="1"/>
        </w:rPr>
        <w:t>or</w:t>
      </w:r>
      <w:r>
        <w:rPr>
          <w:spacing w:val="17"/>
        </w:rPr>
        <w:t xml:space="preserve"> </w:t>
      </w:r>
      <w:r>
        <w:rPr>
          <w:spacing w:val="2"/>
        </w:rPr>
        <w:t>other</w:t>
      </w:r>
      <w:r>
        <w:rPr>
          <w:spacing w:val="32"/>
        </w:rPr>
        <w:t xml:space="preserve"> </w:t>
      </w:r>
      <w:r>
        <w:rPr>
          <w:spacing w:val="2"/>
        </w:rPr>
        <w:t>foundation-related</w:t>
      </w:r>
      <w:r>
        <w:t xml:space="preserve"> problems.</w:t>
      </w:r>
    </w:p>
    <w:p w:rsidR="00777077" w:rsidRDefault="00777077">
      <w:pPr>
        <w:spacing w:before="9"/>
        <w:rPr>
          <w:rFonts w:ascii="Arial" w:eastAsia="Arial" w:hAnsi="Arial" w:cs="Arial"/>
          <w:sz w:val="10"/>
          <w:szCs w:val="10"/>
        </w:rPr>
      </w:pPr>
    </w:p>
    <w:p w:rsidR="00777077" w:rsidRDefault="008F6A19">
      <w:pPr>
        <w:spacing w:line="200" w:lineRule="atLeast"/>
        <w:ind w:left="10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18836" cy="1457325"/>
            <wp:effectExtent l="0" t="0" r="0" b="0"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8836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77" w:rsidRDefault="008F6A19">
      <w:pPr>
        <w:pStyle w:val="BodyText"/>
        <w:spacing w:before="43" w:line="298" w:lineRule="auto"/>
        <w:ind w:left="105" w:right="106"/>
        <w:jc w:val="both"/>
      </w:pPr>
      <w:r>
        <w:rPr>
          <w:spacing w:val="3"/>
        </w:rPr>
        <w:t>The</w:t>
      </w:r>
      <w:r>
        <w:rPr>
          <w:spacing w:val="46"/>
        </w:rPr>
        <w:t xml:space="preserve"> </w:t>
      </w:r>
      <w:r>
        <w:rPr>
          <w:spacing w:val="1"/>
        </w:rPr>
        <w:t>uncertainty</w:t>
      </w:r>
      <w:r>
        <w:rPr>
          <w:spacing w:val="43"/>
        </w:rPr>
        <w:t xml:space="preserve"> </w:t>
      </w:r>
      <w:r>
        <w:rPr>
          <w:spacing w:val="1"/>
        </w:rPr>
        <w:t>associated</w:t>
      </w:r>
      <w:r>
        <w:rPr>
          <w:spacing w:val="47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47"/>
        </w:rPr>
        <w:t xml:space="preserve"> </w:t>
      </w:r>
      <w:r>
        <w:t>this</w:t>
      </w:r>
      <w:r>
        <w:rPr>
          <w:spacing w:val="43"/>
        </w:rPr>
        <w:t xml:space="preserve"> </w:t>
      </w:r>
      <w:r>
        <w:rPr>
          <w:spacing w:val="1"/>
        </w:rPr>
        <w:t>bridge’s</w:t>
      </w:r>
      <w:r>
        <w:rPr>
          <w:spacing w:val="43"/>
        </w:rPr>
        <w:t xml:space="preserve"> </w:t>
      </w:r>
      <w:r>
        <w:rPr>
          <w:spacing w:val="1"/>
        </w:rPr>
        <w:t>performance</w:t>
      </w:r>
      <w:r>
        <w:rPr>
          <w:spacing w:val="46"/>
        </w:rPr>
        <w:t xml:space="preserve"> </w:t>
      </w:r>
      <w:r>
        <w:rPr>
          <w:spacing w:val="2"/>
        </w:rPr>
        <w:t>due</w:t>
      </w:r>
      <w:r>
        <w:rPr>
          <w:spacing w:val="47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rPr>
          <w:spacing w:val="1"/>
        </w:rPr>
        <w:t>the</w:t>
      </w:r>
      <w:r>
        <w:rPr>
          <w:spacing w:val="47"/>
        </w:rPr>
        <w:t xml:space="preserve"> </w:t>
      </w:r>
      <w:r>
        <w:rPr>
          <w:spacing w:val="2"/>
        </w:rPr>
        <w:t>observed</w:t>
      </w:r>
      <w:r>
        <w:rPr>
          <w:spacing w:val="47"/>
        </w:rPr>
        <w:t xml:space="preserve"> </w:t>
      </w:r>
      <w:r>
        <w:rPr>
          <w:spacing w:val="2"/>
        </w:rPr>
        <w:t>deterioration</w:t>
      </w:r>
      <w:r>
        <w:rPr>
          <w:spacing w:val="47"/>
        </w:rPr>
        <w:t xml:space="preserve"> </w:t>
      </w:r>
      <w:r>
        <w:rPr>
          <w:spacing w:val="1"/>
        </w:rPr>
        <w:t>necessitate</w:t>
      </w:r>
      <w:ins w:id="15" w:author="John Braley" w:date="2018-09-28T15:35:00Z">
        <w:r w:rsidR="00516675">
          <w:rPr>
            <w:spacing w:val="1"/>
          </w:rPr>
          <w:t>d</w:t>
        </w:r>
      </w:ins>
      <w:del w:id="16" w:author="John Braley" w:date="2018-09-28T15:35:00Z">
        <w:r w:rsidDel="00516675">
          <w:rPr>
            <w:spacing w:val="1"/>
          </w:rPr>
          <w:delText>s</w:delText>
        </w:r>
      </w:del>
      <w:r>
        <w:rPr>
          <w:spacing w:val="43"/>
        </w:rPr>
        <w:t xml:space="preserve"> </w:t>
      </w:r>
      <w:r>
        <w:t>a</w:t>
      </w:r>
      <w:r>
        <w:rPr>
          <w:spacing w:val="60"/>
        </w:rPr>
        <w:t xml:space="preserve"> </w:t>
      </w:r>
      <w:r>
        <w:rPr>
          <w:spacing w:val="2"/>
        </w:rPr>
        <w:t>thorough</w:t>
      </w:r>
      <w:r>
        <w:rPr>
          <w:spacing w:val="3"/>
        </w:rPr>
        <w:t xml:space="preserve"> </w:t>
      </w:r>
      <w:r>
        <w:rPr>
          <w:spacing w:val="2"/>
        </w:rPr>
        <w:t>understanding</w:t>
      </w:r>
      <w:r>
        <w:rPr>
          <w:spacing w:val="3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1"/>
        </w:rPr>
        <w:t>bridge’s</w:t>
      </w:r>
      <w:r>
        <w:t xml:space="preserve"> </w:t>
      </w:r>
      <w:r>
        <w:rPr>
          <w:spacing w:val="1"/>
        </w:rPr>
        <w:t>behavior</w:t>
      </w:r>
      <w:del w:id="17" w:author="John Braley" w:date="2018-09-28T15:36:00Z">
        <w:r w:rsidDel="00516675">
          <w:rPr>
            <w:spacing w:val="6"/>
          </w:rPr>
          <w:delText xml:space="preserve"> </w:delText>
        </w:r>
        <w:r w:rsidDel="00516675">
          <w:rPr>
            <w:spacing w:val="1"/>
          </w:rPr>
          <w:delText>for</w:delText>
        </w:r>
        <w:r w:rsidDel="00516675">
          <w:rPr>
            <w:spacing w:val="5"/>
          </w:rPr>
          <w:delText xml:space="preserve"> </w:delText>
        </w:r>
        <w:r w:rsidDel="00516675">
          <w:rPr>
            <w:spacing w:val="1"/>
          </w:rPr>
          <w:delText>an</w:delText>
        </w:r>
        <w:r w:rsidDel="00516675">
          <w:rPr>
            <w:spacing w:val="3"/>
          </w:rPr>
          <w:delText xml:space="preserve"> </w:delText>
        </w:r>
        <w:r w:rsidDel="00516675">
          <w:rPr>
            <w:spacing w:val="1"/>
          </w:rPr>
          <w:delText>accurate</w:delText>
        </w:r>
        <w:r w:rsidDel="00516675">
          <w:rPr>
            <w:spacing w:val="4"/>
          </w:rPr>
          <w:delText xml:space="preserve"> </w:delText>
        </w:r>
        <w:r w:rsidDel="00516675">
          <w:delText>assessment</w:delText>
        </w:r>
      </w:del>
      <w:r>
        <w:t>.</w:t>
      </w:r>
    </w:p>
    <w:p w:rsidR="00777077" w:rsidRDefault="00777077">
      <w:pPr>
        <w:rPr>
          <w:rFonts w:ascii="Arial" w:eastAsia="Arial" w:hAnsi="Arial" w:cs="Arial"/>
          <w:sz w:val="20"/>
          <w:szCs w:val="20"/>
        </w:rPr>
      </w:pPr>
    </w:p>
    <w:p w:rsidR="00777077" w:rsidRDefault="00777077">
      <w:pPr>
        <w:spacing w:before="3"/>
        <w:rPr>
          <w:rFonts w:ascii="Arial" w:eastAsia="Arial" w:hAnsi="Arial" w:cs="Arial"/>
          <w:sz w:val="19"/>
          <w:szCs w:val="19"/>
        </w:rPr>
      </w:pPr>
    </w:p>
    <w:p w:rsidR="00777077" w:rsidRDefault="008F6A19">
      <w:pPr>
        <w:pStyle w:val="BodyText"/>
        <w:spacing w:before="0"/>
        <w:ind w:left="105"/>
        <w:jc w:val="both"/>
        <w:rPr>
          <w:rFonts w:cs="Arial"/>
        </w:rPr>
      </w:pPr>
      <w:proofErr w:type="gramStart"/>
      <w:r>
        <w:rPr>
          <w:spacing w:val="-1"/>
        </w:rPr>
        <w:t>Drexel</w:t>
      </w:r>
      <w:r>
        <w:rPr>
          <w:spacing w:val="-3"/>
        </w:rPr>
        <w:t xml:space="preserve"> University,</w:t>
      </w:r>
      <w:r>
        <w:rPr>
          <w:spacing w:val="2"/>
        </w:rPr>
        <w:t xml:space="preserve"> 3141 </w:t>
      </w:r>
      <w:r>
        <w:rPr>
          <w:spacing w:val="1"/>
        </w:rPr>
        <w:t>Chestnut</w:t>
      </w:r>
      <w:r>
        <w:rPr>
          <w:spacing w:val="2"/>
        </w:rPr>
        <w:t xml:space="preserve"> </w:t>
      </w:r>
      <w:r>
        <w:rPr>
          <w:spacing w:val="1"/>
        </w:rPr>
        <w:t xml:space="preserve">Street, </w:t>
      </w:r>
      <w:r>
        <w:t>Philadelphia,</w:t>
      </w:r>
      <w:r>
        <w:rPr>
          <w:spacing w:val="2"/>
        </w:rPr>
        <w:t xml:space="preserve"> </w:t>
      </w:r>
      <w:r>
        <w:rPr>
          <w:spacing w:val="-12"/>
        </w:rPr>
        <w:t>PA</w:t>
      </w:r>
      <w:r>
        <w:rPr>
          <w:spacing w:val="-5"/>
        </w:rPr>
        <w:t xml:space="preserve"> </w:t>
      </w:r>
      <w:r>
        <w:rPr>
          <w:spacing w:val="2"/>
        </w:rPr>
        <w:t>19104,</w:t>
      </w:r>
      <w:r>
        <w:rPr>
          <w:spacing w:val="1"/>
        </w:rPr>
        <w:t xml:space="preserve"> </w:t>
      </w:r>
      <w:r>
        <w:t>©</w:t>
      </w:r>
      <w:r>
        <w:rPr>
          <w:spacing w:val="-5"/>
        </w:rPr>
        <w:t xml:space="preserve"> </w:t>
      </w:r>
      <w:r>
        <w:rPr>
          <w:spacing w:val="-3"/>
        </w:rPr>
        <w:t>All</w:t>
      </w:r>
      <w:r>
        <w:rPr>
          <w:spacing w:val="-2"/>
        </w:rPr>
        <w:t xml:space="preserve"> </w:t>
      </w:r>
      <w:r>
        <w:t>Rights</w:t>
      </w:r>
      <w:r>
        <w:rPr>
          <w:spacing w:val="-1"/>
        </w:rPr>
        <w:t xml:space="preserve"> </w:t>
      </w:r>
      <w:r>
        <w:rPr>
          <w:spacing w:val="1"/>
        </w:rPr>
        <w:t>Reserved.</w:t>
      </w:r>
      <w:proofErr w:type="gramEnd"/>
      <w:r>
        <w:rPr>
          <w:spacing w:val="2"/>
        </w:rPr>
        <w:t xml:space="preserve"> </w:t>
      </w:r>
      <w:r>
        <w:rPr>
          <w:b/>
          <w:spacing w:val="-22"/>
        </w:rPr>
        <w:t>V</w:t>
      </w:r>
      <w:r>
        <w:rPr>
          <w:b/>
          <w:spacing w:val="18"/>
        </w:rPr>
        <w:t>e</w:t>
      </w:r>
      <w:r>
        <w:rPr>
          <w:b/>
          <w:spacing w:val="8"/>
        </w:rPr>
        <w:t>r</w:t>
      </w:r>
      <w:r>
        <w:rPr>
          <w:b/>
          <w:spacing w:val="3"/>
        </w:rPr>
        <w:t>s</w:t>
      </w:r>
      <w:r>
        <w:rPr>
          <w:b/>
          <w:spacing w:val="1"/>
        </w:rPr>
        <w:t>i</w:t>
      </w:r>
      <w:r>
        <w:rPr>
          <w:b/>
          <w:spacing w:val="6"/>
        </w:rPr>
        <w:t>o</w:t>
      </w:r>
      <w:r>
        <w:rPr>
          <w:b/>
        </w:rPr>
        <w:t>n</w:t>
      </w:r>
      <w:r>
        <w:rPr>
          <w:b/>
          <w:spacing w:val="6"/>
        </w:rPr>
        <w:t xml:space="preserve"> </w:t>
      </w:r>
      <w:r>
        <w:rPr>
          <w:b/>
          <w:spacing w:val="1"/>
        </w:rPr>
        <w:t>3.0</w:t>
      </w:r>
    </w:p>
    <w:p w:rsidR="00777077" w:rsidRDefault="00777077">
      <w:pPr>
        <w:jc w:val="both"/>
        <w:rPr>
          <w:rFonts w:ascii="Arial" w:eastAsia="Arial" w:hAnsi="Arial" w:cs="Arial"/>
        </w:rPr>
        <w:sectPr w:rsidR="00777077">
          <w:headerReference w:type="even" r:id="rId13"/>
          <w:pgSz w:w="12240" w:h="15840"/>
          <w:pgMar w:top="500" w:right="680" w:bottom="280" w:left="700" w:header="0" w:footer="0" w:gutter="0"/>
          <w:cols w:space="720"/>
        </w:sectPr>
      </w:pPr>
    </w:p>
    <w:p w:rsidR="00777077" w:rsidRDefault="00777077">
      <w:pPr>
        <w:rPr>
          <w:rFonts w:ascii="Arial" w:eastAsia="Arial" w:hAnsi="Arial" w:cs="Arial"/>
          <w:b/>
          <w:bCs/>
          <w:sz w:val="20"/>
          <w:szCs w:val="20"/>
        </w:rPr>
      </w:pPr>
    </w:p>
    <w:p w:rsidR="00777077" w:rsidRDefault="00777077">
      <w:pPr>
        <w:spacing w:before="5"/>
        <w:rPr>
          <w:rFonts w:ascii="Arial" w:eastAsia="Arial" w:hAnsi="Arial" w:cs="Arial"/>
          <w:b/>
          <w:bCs/>
          <w:sz w:val="16"/>
          <w:szCs w:val="16"/>
        </w:rPr>
      </w:pPr>
    </w:p>
    <w:p w:rsidR="00777077" w:rsidRDefault="00777077">
      <w:pPr>
        <w:rPr>
          <w:rFonts w:ascii="Arial" w:eastAsia="Arial" w:hAnsi="Arial" w:cs="Arial"/>
          <w:sz w:val="16"/>
          <w:szCs w:val="16"/>
        </w:rPr>
        <w:sectPr w:rsidR="00777077">
          <w:headerReference w:type="default" r:id="rId14"/>
          <w:pgSz w:w="12240" w:h="15840"/>
          <w:pgMar w:top="2060" w:right="660" w:bottom="280" w:left="680" w:header="1222" w:footer="0" w:gutter="0"/>
          <w:cols w:space="720"/>
        </w:sectPr>
      </w:pPr>
    </w:p>
    <w:p w:rsidR="00777077" w:rsidRDefault="008F6A19">
      <w:pPr>
        <w:pStyle w:val="BodyText"/>
        <w:ind w:left="365"/>
        <w:rPr>
          <w:rFonts w:cs="Arial"/>
        </w:rPr>
      </w:pPr>
      <w:bookmarkStart w:id="18" w:name="t-beam_2"/>
      <w:bookmarkEnd w:id="18"/>
      <w:r>
        <w:lastRenderedPageBreak/>
        <w:t>Bridge</w:t>
      </w:r>
      <w:r>
        <w:rPr>
          <w:spacing w:val="-1"/>
        </w:rPr>
        <w:t xml:space="preserve"> </w:t>
      </w:r>
      <w:r>
        <w:t>Introduction</w:t>
      </w:r>
    </w:p>
    <w:p w:rsidR="00777077" w:rsidRDefault="008F6A19">
      <w:pPr>
        <w:pStyle w:val="BodyText"/>
        <w:ind w:left="365"/>
        <w:rPr>
          <w:rFonts w:cs="Arial"/>
        </w:rPr>
      </w:pPr>
      <w:r>
        <w:br w:type="column"/>
      </w:r>
      <w:r>
        <w:lastRenderedPageBreak/>
        <w:t xml:space="preserve">Results </w:t>
      </w:r>
      <w:r>
        <w:rPr>
          <w:spacing w:val="2"/>
        </w:rPr>
        <w:t>and</w:t>
      </w:r>
      <w:r>
        <w:rPr>
          <w:spacing w:val="4"/>
        </w:rPr>
        <w:t xml:space="preserve"> </w:t>
      </w:r>
      <w:r>
        <w:t>Conclusions</w:t>
      </w:r>
    </w:p>
    <w:p w:rsidR="00777077" w:rsidRDefault="00777077">
      <w:pPr>
        <w:rPr>
          <w:rFonts w:ascii="Arial" w:eastAsia="Arial" w:hAnsi="Arial" w:cs="Arial"/>
        </w:rPr>
        <w:sectPr w:rsidR="00777077">
          <w:type w:val="continuous"/>
          <w:pgSz w:w="12240" w:h="15840"/>
          <w:pgMar w:top="2060" w:right="660" w:bottom="280" w:left="680" w:header="720" w:footer="720" w:gutter="0"/>
          <w:cols w:num="2" w:space="720" w:equalWidth="0">
            <w:col w:w="2147" w:space="3223"/>
            <w:col w:w="5530"/>
          </w:cols>
        </w:sectPr>
      </w:pPr>
    </w:p>
    <w:p w:rsidR="00777077" w:rsidRDefault="00777077">
      <w:pPr>
        <w:spacing w:before="1"/>
        <w:rPr>
          <w:rFonts w:ascii="Arial" w:eastAsia="Arial" w:hAnsi="Arial" w:cs="Arial"/>
          <w:sz w:val="26"/>
          <w:szCs w:val="26"/>
        </w:rPr>
      </w:pPr>
    </w:p>
    <w:p w:rsidR="00777077" w:rsidRDefault="008F6A19">
      <w:pPr>
        <w:pStyle w:val="BodyText"/>
        <w:ind w:left="365"/>
        <w:rPr>
          <w:rFonts w:cs="Arial"/>
        </w:rPr>
      </w:pPr>
      <w:r>
        <w:pict>
          <v:group id="_x0000_s1048" style="position:absolute;left:0;text-align:left;margin-left:154.95pt;margin-top:-36.8pt;width:152.35pt;height:32.35pt;z-index:1168;mso-position-horizontal-relative:page" coordorigin="3099,-736" coordsize="3047,647">
            <v:group id="_x0000_s1054" style="position:absolute;left:3118;top:-721;width:3006;height:2" coordorigin="3118,-721" coordsize="3006,2">
              <v:shape id="_x0000_s1055" style="position:absolute;left:3118;top:-721;width:3006;height:2" coordorigin="3118,-721" coordsize="3006,0" path="m3118,-721r3005,e" filled="f" strokecolor="#ddd" strokeweight=".53233mm">
                <v:path arrowok="t"/>
              </v:shape>
            </v:group>
            <v:group id="_x0000_s1052" style="position:absolute;left:6131;top:-718;width:2;height:614" coordorigin="6131,-718" coordsize="2,614">
              <v:shape id="_x0000_s1053" style="position:absolute;left:6131;top:-718;width:2;height:614" coordorigin="6131,-718" coordsize="0,614" path="m6131,-718r,613e" filled="f" strokecolor="#ddd" strokeweight=".54572mm">
                <v:path arrowok="t"/>
              </v:shape>
            </v:group>
            <v:group id="_x0000_s1049" style="position:absolute;left:3114;top:-713;width:2;height:608" coordorigin="3114,-713" coordsize="2,608">
              <v:shape id="_x0000_s1051" style="position:absolute;left:3114;top:-713;width:2;height:608" coordorigin="3114,-713" coordsize="0,608" path="m3114,-713r,608e" filled="f" strokecolor="#ddd" strokeweight=".54572mm">
                <v:path arrowok="t"/>
              </v:shape>
              <v:shape id="_x0000_s1050" type="#_x0000_t202" style="position:absolute;left:3114;top:-721;width:3017;height:616" filled="f" stroked="f">
                <v:textbox inset="0,0,0,0">
                  <w:txbxContent>
                    <w:p w:rsidR="00777077" w:rsidRDefault="008F6A19">
                      <w:pPr>
                        <w:spacing w:before="179"/>
                        <w:ind w:left="225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spacing w:val="-25"/>
                          <w:sz w:val="21"/>
                        </w:rPr>
                        <w:t>T</w:t>
                      </w:r>
                      <w:r>
                        <w:rPr>
                          <w:rFonts w:ascii="Arial"/>
                          <w:spacing w:val="3"/>
                          <w:sz w:val="21"/>
                        </w:rPr>
                        <w:t>e</w:t>
                      </w:r>
                      <w:r>
                        <w:rPr>
                          <w:rFonts w:ascii="Arial"/>
                          <w:sz w:val="21"/>
                        </w:rPr>
                        <w:t>c</w:t>
                      </w:r>
                      <w:r>
                        <w:rPr>
                          <w:rFonts w:ascii="Arial"/>
                          <w:spacing w:val="3"/>
                          <w:sz w:val="21"/>
                        </w:rPr>
                        <w:t>hno</w:t>
                      </w:r>
                      <w:r>
                        <w:rPr>
                          <w:rFonts w:ascii="Arial"/>
                          <w:spacing w:val="-2"/>
                          <w:sz w:val="21"/>
                        </w:rPr>
                        <w:t>l</w:t>
                      </w:r>
                      <w:r>
                        <w:rPr>
                          <w:rFonts w:ascii="Arial"/>
                          <w:spacing w:val="3"/>
                          <w:sz w:val="21"/>
                        </w:rPr>
                        <w:t>og</w:t>
                      </w:r>
                      <w:r>
                        <w:rPr>
                          <w:rFonts w:ascii="Arial"/>
                          <w:sz w:val="21"/>
                        </w:rPr>
                        <w:t>y</w:t>
                      </w:r>
                      <w:r>
                        <w:rPr>
                          <w:rFonts w:ascii="Arial"/>
                          <w:spacing w:val="-2"/>
                          <w:sz w:val="21"/>
                        </w:rPr>
                        <w:t xml:space="preserve"> Implementation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t>Additional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</w:p>
    <w:p w:rsidR="00777077" w:rsidRDefault="00777077">
      <w:pPr>
        <w:spacing w:before="7"/>
        <w:rPr>
          <w:rFonts w:ascii="Arial" w:eastAsia="Arial" w:hAnsi="Arial" w:cs="Arial"/>
          <w:sz w:val="15"/>
          <w:szCs w:val="15"/>
        </w:rPr>
      </w:pPr>
    </w:p>
    <w:p w:rsidR="00777077" w:rsidRDefault="008F6A19">
      <w:pPr>
        <w:spacing w:line="20" w:lineRule="atLeast"/>
        <w:ind w:left="11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5" style="width:533.35pt;height:.85pt;mso-position-horizontal-relative:char;mso-position-vertical-relative:line" coordsize="10667,17">
            <v:group id="_x0000_s1046" style="position:absolute;left:9;top:9;width:10650;height:2" coordorigin="9,9" coordsize="10650,2">
              <v:shape id="_x0000_s1047" style="position:absolute;left:9;top:9;width:10650;height:2" coordorigin="9,9" coordsize="10650,0" path="m9,9r10650,e" filled="f" strokecolor="#ddd" strokeweight=".85pt">
                <v:path arrowok="t"/>
              </v:shape>
            </v:group>
            <w10:wrap type="none"/>
            <w10:anchorlock/>
          </v:group>
        </w:pict>
      </w:r>
    </w:p>
    <w:p w:rsidR="00777077" w:rsidRDefault="00777077">
      <w:pPr>
        <w:spacing w:before="9"/>
        <w:rPr>
          <w:rFonts w:ascii="Arial" w:eastAsia="Arial" w:hAnsi="Arial" w:cs="Arial"/>
          <w:sz w:val="19"/>
          <w:szCs w:val="19"/>
        </w:rPr>
      </w:pPr>
    </w:p>
    <w:p w:rsidR="00777077" w:rsidRDefault="008F6A19">
      <w:pPr>
        <w:pStyle w:val="Heading1"/>
        <w:jc w:val="both"/>
      </w:pPr>
      <w:r>
        <w:rPr>
          <w:spacing w:val="-2"/>
        </w:rPr>
        <w:t>Case</w:t>
      </w:r>
      <w:r>
        <w:rPr>
          <w:spacing w:val="-20"/>
        </w:rPr>
        <w:t xml:space="preserve"> </w:t>
      </w:r>
      <w:r>
        <w:t>Study:</w:t>
      </w:r>
      <w:r>
        <w:rPr>
          <w:spacing w:val="-15"/>
        </w:rPr>
        <w:t xml:space="preserve"> </w:t>
      </w:r>
      <w:r>
        <w:rPr>
          <w:spacing w:val="2"/>
        </w:rPr>
        <w:t>RC</w:t>
      </w:r>
      <w:r>
        <w:rPr>
          <w:spacing w:val="-5"/>
        </w:rPr>
        <w:t xml:space="preserve"> </w:t>
      </w:r>
      <w:r>
        <w:rPr>
          <w:spacing w:val="-9"/>
        </w:rPr>
        <w:t>T</w:t>
      </w:r>
      <w:r>
        <w:rPr>
          <w:spacing w:val="-8"/>
        </w:rPr>
        <w:t>-</w:t>
      </w:r>
      <w:r>
        <w:rPr>
          <w:spacing w:val="-9"/>
        </w:rPr>
        <w:t>B</w:t>
      </w:r>
      <w:r>
        <w:rPr>
          <w:spacing w:val="-8"/>
        </w:rPr>
        <w:t>eam</w:t>
      </w:r>
    </w:p>
    <w:p w:rsidR="00777077" w:rsidRDefault="008F6A19">
      <w:pPr>
        <w:pStyle w:val="Heading2"/>
        <w:jc w:val="both"/>
      </w:pPr>
      <w:r>
        <w:rPr>
          <w:spacing w:val="-56"/>
        </w:rPr>
        <w:t>T</w:t>
      </w:r>
      <w:r>
        <w:rPr>
          <w:spacing w:val="-6"/>
        </w:rPr>
        <w:t>e</w:t>
      </w:r>
      <w:r>
        <w:t>c</w:t>
      </w:r>
      <w:r>
        <w:rPr>
          <w:spacing w:val="9"/>
        </w:rPr>
        <w:t>hn</w:t>
      </w:r>
      <w:r>
        <w:rPr>
          <w:spacing w:val="-6"/>
        </w:rPr>
        <w:t>o</w:t>
      </w:r>
      <w:r>
        <w:rPr>
          <w:spacing w:val="10"/>
        </w:rPr>
        <w:t>l</w:t>
      </w:r>
      <w:r>
        <w:rPr>
          <w:spacing w:val="-6"/>
        </w:rPr>
        <w:t>o</w:t>
      </w:r>
      <w:r>
        <w:rPr>
          <w:spacing w:val="9"/>
        </w:rPr>
        <w:t>g</w:t>
      </w:r>
      <w:r>
        <w:t xml:space="preserve">y </w:t>
      </w:r>
      <w:r>
        <w:rPr>
          <w:spacing w:val="-11"/>
        </w:rPr>
        <w:t>I</w:t>
      </w:r>
      <w:r>
        <w:t>m</w:t>
      </w:r>
      <w:r>
        <w:rPr>
          <w:spacing w:val="9"/>
        </w:rPr>
        <w:t>p</w:t>
      </w:r>
      <w:r>
        <w:rPr>
          <w:spacing w:val="10"/>
        </w:rPr>
        <w:t>l</w:t>
      </w:r>
      <w:r>
        <w:rPr>
          <w:spacing w:val="-6"/>
        </w:rPr>
        <w:t>e</w:t>
      </w:r>
      <w:r>
        <w:t>m</w:t>
      </w:r>
      <w:r>
        <w:rPr>
          <w:spacing w:val="-6"/>
        </w:rPr>
        <w:t>e</w:t>
      </w:r>
      <w:r>
        <w:rPr>
          <w:spacing w:val="9"/>
        </w:rPr>
        <w:t>n</w:t>
      </w:r>
      <w:r>
        <w:rPr>
          <w:spacing w:val="5"/>
        </w:rPr>
        <w:t>t</w:t>
      </w:r>
      <w:r>
        <w:rPr>
          <w:spacing w:val="-6"/>
        </w:rPr>
        <w:t>a</w:t>
      </w:r>
      <w:r>
        <w:rPr>
          <w:spacing w:val="5"/>
        </w:rPr>
        <w:t>t</w:t>
      </w:r>
      <w:r>
        <w:rPr>
          <w:spacing w:val="-5"/>
        </w:rPr>
        <w:t>i</w:t>
      </w:r>
      <w:r>
        <w:rPr>
          <w:spacing w:val="-6"/>
        </w:rPr>
        <w:t>o</w:t>
      </w:r>
      <w:r>
        <w:t>n</w:t>
      </w:r>
    </w:p>
    <w:p w:rsidR="00777077" w:rsidRDefault="008F6A19">
      <w:pPr>
        <w:pStyle w:val="Heading3"/>
        <w:spacing w:before="150"/>
        <w:jc w:val="both"/>
        <w:rPr>
          <w:rFonts w:cs="Arial"/>
        </w:rPr>
      </w:pPr>
      <w:r>
        <w:rPr>
          <w:spacing w:val="-1"/>
        </w:rPr>
        <w:t>Description</w:t>
      </w:r>
    </w:p>
    <w:p w:rsidR="00777077" w:rsidRDefault="008F6A19">
      <w:pPr>
        <w:pStyle w:val="BodyText"/>
        <w:spacing w:before="166" w:line="298" w:lineRule="auto"/>
        <w:ind w:right="124"/>
        <w:jc w:val="both"/>
        <w:rPr>
          <w:rFonts w:cs="Arial"/>
        </w:rPr>
      </w:pPr>
      <w:r>
        <w:rPr>
          <w:spacing w:val="3"/>
        </w:rPr>
        <w:t>The</w:t>
      </w:r>
      <w:r>
        <w:rPr>
          <w:spacing w:val="14"/>
        </w:rPr>
        <w:t xml:space="preserve"> </w:t>
      </w:r>
      <w:r>
        <w:rPr>
          <w:spacing w:val="2"/>
        </w:rPr>
        <w:t>bridge</w:t>
      </w:r>
      <w:r>
        <w:rPr>
          <w:spacing w:val="14"/>
        </w:rPr>
        <w:t xml:space="preserve"> </w:t>
      </w:r>
      <w:r>
        <w:rPr>
          <w:spacing w:val="-5"/>
        </w:rPr>
        <w:t>was</w:t>
      </w:r>
      <w:r>
        <w:rPr>
          <w:spacing w:val="11"/>
        </w:rPr>
        <w:t xml:space="preserve"> </w:t>
      </w:r>
      <w:r>
        <w:rPr>
          <w:spacing w:val="1"/>
        </w:rPr>
        <w:t>evaluated</w:t>
      </w:r>
      <w:r>
        <w:rPr>
          <w:spacing w:val="14"/>
        </w:rPr>
        <w:t xml:space="preserve"> </w:t>
      </w:r>
      <w:r>
        <w:t>using</w:t>
      </w:r>
      <w:r>
        <w:rPr>
          <w:spacing w:val="15"/>
        </w:rPr>
        <w:t xml:space="preserve"> </w:t>
      </w:r>
      <w:r>
        <w:t>static</w:t>
      </w:r>
      <w:r>
        <w:rPr>
          <w:spacing w:val="11"/>
        </w:rPr>
        <w:t xml:space="preserve"> </w:t>
      </w:r>
      <w:r>
        <w:rPr>
          <w:spacing w:val="1"/>
        </w:rPr>
        <w:t>load</w:t>
      </w:r>
      <w:r>
        <w:rPr>
          <w:spacing w:val="14"/>
        </w:rPr>
        <w:t xml:space="preserve"> </w:t>
      </w:r>
      <w:r>
        <w:t>testing</w:t>
      </w:r>
      <w:r>
        <w:rPr>
          <w:spacing w:val="14"/>
        </w:rPr>
        <w:t xml:space="preserve"> </w:t>
      </w:r>
      <w:r>
        <w:t>methods</w:t>
      </w:r>
      <w:r>
        <w:rPr>
          <w:spacing w:val="12"/>
        </w:rPr>
        <w:t xml:space="preserve"> </w:t>
      </w:r>
      <w:r>
        <w:rPr>
          <w:spacing w:val="1"/>
        </w:rPr>
        <w:t>as</w:t>
      </w:r>
      <w:r>
        <w:rPr>
          <w:spacing w:val="11"/>
        </w:rPr>
        <w:t xml:space="preserve"> </w:t>
      </w:r>
      <w:r>
        <w:rPr>
          <w:spacing w:val="-4"/>
        </w:rPr>
        <w:t>well</w:t>
      </w:r>
      <w:r>
        <w:rPr>
          <w:spacing w:val="9"/>
        </w:rPr>
        <w:t xml:space="preserve"> </w:t>
      </w:r>
      <w:r>
        <w:rPr>
          <w:spacing w:val="1"/>
        </w:rPr>
        <w:t>as</w:t>
      </w:r>
      <w:r>
        <w:rPr>
          <w:spacing w:val="11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14"/>
        </w:rPr>
        <w:t xml:space="preserve"> </w:t>
      </w:r>
      <w:r>
        <w:rPr>
          <w:spacing w:val="-1"/>
        </w:rPr>
        <w:t>dynamic</w:t>
      </w:r>
      <w:r>
        <w:rPr>
          <w:spacing w:val="12"/>
        </w:rPr>
        <w:t xml:space="preserve"> </w:t>
      </w:r>
      <w:r>
        <w:rPr>
          <w:spacing w:val="1"/>
        </w:rPr>
        <w:t>testing.</w:t>
      </w:r>
      <w:r>
        <w:rPr>
          <w:spacing w:val="13"/>
        </w:rPr>
        <w:t xml:space="preserve"> </w:t>
      </w:r>
      <w:r>
        <w:rPr>
          <w:spacing w:val="3"/>
        </w:rPr>
        <w:t>The</w:t>
      </w:r>
      <w:r>
        <w:rPr>
          <w:spacing w:val="18"/>
        </w:rPr>
        <w:t xml:space="preserve"> </w:t>
      </w:r>
      <w:r>
        <w:t>static</w:t>
      </w:r>
      <w:r>
        <w:rPr>
          <w:spacing w:val="15"/>
        </w:rPr>
        <w:t xml:space="preserve"> </w:t>
      </w:r>
      <w:r>
        <w:rPr>
          <w:spacing w:val="1"/>
        </w:rPr>
        <w:t>load</w:t>
      </w:r>
      <w:r>
        <w:rPr>
          <w:spacing w:val="18"/>
        </w:rPr>
        <w:t xml:space="preserve"> </w:t>
      </w:r>
      <w:r>
        <w:rPr>
          <w:spacing w:val="1"/>
        </w:rPr>
        <w:t>test</w:t>
      </w:r>
      <w:r>
        <w:rPr>
          <w:spacing w:val="68"/>
          <w:w w:val="99"/>
        </w:rPr>
        <w:t xml:space="preserve"> </w:t>
      </w:r>
      <w:r>
        <w:t>consisted</w:t>
      </w:r>
      <w:r>
        <w:rPr>
          <w:spacing w:val="12"/>
        </w:rPr>
        <w:t xml:space="preserve"> </w:t>
      </w:r>
      <w:r>
        <w:rPr>
          <w:spacing w:val="1"/>
        </w:rPr>
        <w:t>of</w:t>
      </w:r>
      <w:r>
        <w:rPr>
          <w:spacing w:val="11"/>
        </w:rPr>
        <w:t xml:space="preserve"> </w:t>
      </w:r>
      <w:r>
        <w:t>placing</w:t>
      </w:r>
      <w:r>
        <w:rPr>
          <w:spacing w:val="12"/>
        </w:rPr>
        <w:t xml:space="preserve"> </w:t>
      </w:r>
      <w:r>
        <w:rPr>
          <w:spacing w:val="1"/>
        </w:rPr>
        <w:t>loaded</w:t>
      </w:r>
      <w:r>
        <w:rPr>
          <w:spacing w:val="13"/>
        </w:rPr>
        <w:t xml:space="preserve"> </w:t>
      </w:r>
      <w:r>
        <w:rPr>
          <w:spacing w:val="-1"/>
        </w:rPr>
        <w:t>dump</w:t>
      </w:r>
      <w:r>
        <w:rPr>
          <w:spacing w:val="13"/>
        </w:rPr>
        <w:t xml:space="preserve"> </w:t>
      </w:r>
      <w:r>
        <w:rPr>
          <w:spacing w:val="1"/>
        </w:rPr>
        <w:t>trucks</w:t>
      </w:r>
      <w:r>
        <w:rPr>
          <w:spacing w:val="9"/>
        </w:rPr>
        <w:t xml:space="preserve"> </w:t>
      </w:r>
      <w:r>
        <w:rPr>
          <w:spacing w:val="1"/>
        </w:rPr>
        <w:t>on</w:t>
      </w:r>
      <w:r>
        <w:rPr>
          <w:spacing w:val="13"/>
        </w:rPr>
        <w:t xml:space="preserve"> </w:t>
      </w:r>
      <w:r>
        <w:rPr>
          <w:spacing w:val="1"/>
        </w:rPr>
        <w:t>the</w:t>
      </w:r>
      <w:r>
        <w:rPr>
          <w:spacing w:val="13"/>
        </w:rPr>
        <w:t xml:space="preserve"> </w:t>
      </w:r>
      <w:r>
        <w:rPr>
          <w:spacing w:val="2"/>
        </w:rPr>
        <w:t>bridge</w:t>
      </w:r>
      <w:r>
        <w:rPr>
          <w:spacing w:val="12"/>
        </w:rPr>
        <w:t xml:space="preserve"> </w:t>
      </w:r>
      <w:r>
        <w:rPr>
          <w:spacing w:val="-4"/>
        </w:rPr>
        <w:t>while</w:t>
      </w:r>
      <w:r>
        <w:rPr>
          <w:spacing w:val="13"/>
        </w:rPr>
        <w:t xml:space="preserve"> </w:t>
      </w:r>
      <w:r>
        <w:rPr>
          <w:spacing w:val="2"/>
        </w:rPr>
        <w:t>recording</w:t>
      </w:r>
      <w:r>
        <w:rPr>
          <w:spacing w:val="13"/>
        </w:rPr>
        <w:t xml:space="preserve"> </w:t>
      </w:r>
      <w:r>
        <w:rPr>
          <w:spacing w:val="1"/>
        </w:rPr>
        <w:t>the</w:t>
      </w:r>
      <w:r>
        <w:rPr>
          <w:spacing w:val="12"/>
        </w:rPr>
        <w:t xml:space="preserve"> </w:t>
      </w:r>
      <w:r>
        <w:rPr>
          <w:spacing w:val="2"/>
        </w:rPr>
        <w:t>bridge</w:t>
      </w:r>
      <w:r>
        <w:rPr>
          <w:spacing w:val="13"/>
        </w:rPr>
        <w:t xml:space="preserve"> </w:t>
      </w:r>
      <w:r>
        <w:rPr>
          <w:spacing w:val="2"/>
        </w:rPr>
        <w:t>response</w:t>
      </w:r>
      <w:r>
        <w:rPr>
          <w:spacing w:val="12"/>
        </w:rPr>
        <w:t xml:space="preserve"> </w:t>
      </w:r>
      <w:r>
        <w:rPr>
          <w:spacing w:val="1"/>
        </w:rPr>
        <w:t>(strain</w:t>
      </w:r>
      <w:r>
        <w:rPr>
          <w:spacing w:val="13"/>
        </w:rPr>
        <w:t xml:space="preserve"> </w:t>
      </w:r>
      <w:r>
        <w:rPr>
          <w:spacing w:val="2"/>
        </w:rPr>
        <w:t>and</w:t>
      </w:r>
      <w:r>
        <w:rPr>
          <w:spacing w:val="68"/>
        </w:rPr>
        <w:t xml:space="preserve"> </w:t>
      </w:r>
      <w:r>
        <w:t>displacement).</w:t>
      </w:r>
      <w:r>
        <w:rPr>
          <w:spacing w:val="17"/>
        </w:rPr>
        <w:t xml:space="preserve"> </w:t>
      </w:r>
      <w:r>
        <w:rPr>
          <w:spacing w:val="2"/>
        </w:rPr>
        <w:t>These</w:t>
      </w:r>
      <w:r>
        <w:rPr>
          <w:spacing w:val="18"/>
        </w:rPr>
        <w:t xml:space="preserve"> </w:t>
      </w:r>
      <w:r>
        <w:rPr>
          <w:spacing w:val="2"/>
        </w:rPr>
        <w:t>responses</w:t>
      </w:r>
      <w:r>
        <w:rPr>
          <w:spacing w:val="16"/>
        </w:rPr>
        <w:t xml:space="preserve"> </w:t>
      </w:r>
      <w:r>
        <w:rPr>
          <w:spacing w:val="1"/>
        </w:rPr>
        <w:t>can</w:t>
      </w:r>
      <w:r>
        <w:rPr>
          <w:spacing w:val="18"/>
        </w:rPr>
        <w:t xml:space="preserve"> </w:t>
      </w:r>
      <w:r>
        <w:rPr>
          <w:spacing w:val="1"/>
        </w:rPr>
        <w:t>be</w:t>
      </w:r>
      <w:r>
        <w:rPr>
          <w:spacing w:val="18"/>
        </w:rPr>
        <w:t xml:space="preserve"> </w:t>
      </w:r>
      <w:r>
        <w:rPr>
          <w:spacing w:val="1"/>
        </w:rPr>
        <w:t>directly</w:t>
      </w:r>
      <w:r>
        <w:rPr>
          <w:spacing w:val="16"/>
        </w:rPr>
        <w:t xml:space="preserve"> </w:t>
      </w:r>
      <w:r>
        <w:t>compared</w:t>
      </w:r>
      <w:r>
        <w:rPr>
          <w:spacing w:val="18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19"/>
        </w:rPr>
        <w:t xml:space="preserve"> </w:t>
      </w:r>
      <w:r>
        <w:rPr>
          <w:spacing w:val="3"/>
        </w:rPr>
        <w:t>FE</w:t>
      </w:r>
      <w:r>
        <w:rPr>
          <w:spacing w:val="10"/>
        </w:rPr>
        <w:t xml:space="preserve"> </w:t>
      </w:r>
      <w:r>
        <w:rPr>
          <w:spacing w:val="-1"/>
        </w:rPr>
        <w:t>model</w:t>
      </w:r>
      <w:r>
        <w:rPr>
          <w:spacing w:val="14"/>
        </w:rPr>
        <w:t xml:space="preserve"> </w:t>
      </w:r>
      <w:r>
        <w:rPr>
          <w:spacing w:val="1"/>
        </w:rPr>
        <w:t>predictions</w:t>
      </w:r>
      <w:r>
        <w:rPr>
          <w:spacing w:val="15"/>
        </w:rPr>
        <w:t xml:space="preserve"> </w:t>
      </w:r>
      <w:r>
        <w:rPr>
          <w:spacing w:val="2"/>
        </w:rPr>
        <w:t>and</w:t>
      </w:r>
      <w:r>
        <w:rPr>
          <w:spacing w:val="18"/>
        </w:rPr>
        <w:t xml:space="preserve"> </w:t>
      </w:r>
      <w:r>
        <w:rPr>
          <w:spacing w:val="1"/>
        </w:rPr>
        <w:t>used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1"/>
        </w:rPr>
        <w:t>calibrate</w:t>
      </w:r>
      <w:r>
        <w:rPr>
          <w:spacing w:val="18"/>
        </w:rPr>
        <w:t xml:space="preserve"> </w:t>
      </w:r>
      <w:r>
        <w:rPr>
          <w:spacing w:val="1"/>
        </w:rPr>
        <w:t>the</w:t>
      </w:r>
      <w:r>
        <w:rPr>
          <w:spacing w:val="80"/>
        </w:rPr>
        <w:t xml:space="preserve"> </w:t>
      </w:r>
      <w:r>
        <w:rPr>
          <w:spacing w:val="-1"/>
        </w:rPr>
        <w:t>model.</w:t>
      </w:r>
    </w:p>
    <w:p w:rsidR="00777077" w:rsidRDefault="008F6A19">
      <w:pPr>
        <w:pStyle w:val="BodyText"/>
        <w:spacing w:before="151" w:line="298" w:lineRule="auto"/>
        <w:ind w:right="124"/>
        <w:jc w:val="both"/>
        <w:rPr>
          <w:rFonts w:cs="Arial"/>
        </w:rPr>
      </w:pPr>
      <w:r>
        <w:rPr>
          <w:rFonts w:cs="Arial"/>
          <w:spacing w:val="3"/>
        </w:rPr>
        <w:t>The</w:t>
      </w:r>
      <w:r>
        <w:rPr>
          <w:rFonts w:cs="Arial"/>
          <w:spacing w:val="13"/>
        </w:rPr>
        <w:t xml:space="preserve"> </w:t>
      </w:r>
      <w:r>
        <w:rPr>
          <w:rFonts w:cs="Arial"/>
          <w:spacing w:val="-1"/>
        </w:rPr>
        <w:t>dynamic</w:t>
      </w:r>
      <w:r>
        <w:rPr>
          <w:rFonts w:cs="Arial"/>
          <w:spacing w:val="9"/>
        </w:rPr>
        <w:t xml:space="preserve"> </w:t>
      </w:r>
      <w:r>
        <w:rPr>
          <w:rFonts w:cs="Arial"/>
          <w:spacing w:val="1"/>
        </w:rPr>
        <w:t>test</w:t>
      </w:r>
      <w:r>
        <w:rPr>
          <w:rFonts w:cs="Arial"/>
          <w:spacing w:val="11"/>
        </w:rPr>
        <w:t xml:space="preserve"> </w:t>
      </w:r>
      <w:r>
        <w:rPr>
          <w:rFonts w:cs="Arial"/>
        </w:rPr>
        <w:t>consisted</w:t>
      </w:r>
      <w:r>
        <w:rPr>
          <w:rFonts w:cs="Arial"/>
          <w:spacing w:val="14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11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13"/>
        </w:rPr>
        <w:t xml:space="preserve"> </w:t>
      </w:r>
      <w:r>
        <w:rPr>
          <w:rFonts w:cs="Arial"/>
          <w:spacing w:val="-2"/>
        </w:rPr>
        <w:t>multiple</w:t>
      </w:r>
      <w:r>
        <w:rPr>
          <w:rFonts w:cs="Arial"/>
          <w:spacing w:val="13"/>
        </w:rPr>
        <w:t xml:space="preserve"> </w:t>
      </w:r>
      <w:r>
        <w:rPr>
          <w:rFonts w:cs="Arial"/>
          <w:spacing w:val="1"/>
        </w:rPr>
        <w:t>input</w:t>
      </w:r>
      <w:ins w:id="19" w:author="John Braley" w:date="2018-09-28T15:36:00Z">
        <w:r w:rsidR="00516675">
          <w:rPr>
            <w:rFonts w:cs="Arial"/>
          </w:rPr>
          <w:t>,</w:t>
        </w:r>
      </w:ins>
      <w:del w:id="20" w:author="John Braley" w:date="2018-09-28T15:36:00Z">
        <w:r w:rsidDel="00516675">
          <w:rPr>
            <w:rFonts w:cs="Arial"/>
            <w:spacing w:val="12"/>
          </w:rPr>
          <w:delText xml:space="preserve"> </w:delText>
        </w:r>
        <w:r w:rsidDel="00516675">
          <w:rPr>
            <w:rFonts w:cs="Arial"/>
          </w:rPr>
          <w:delText>–</w:delText>
        </w:r>
      </w:del>
      <w:r>
        <w:rPr>
          <w:rFonts w:cs="Arial"/>
          <w:spacing w:val="13"/>
        </w:rPr>
        <w:t xml:space="preserve"> </w:t>
      </w:r>
      <w:r>
        <w:rPr>
          <w:rFonts w:cs="Arial"/>
          <w:spacing w:val="-2"/>
        </w:rPr>
        <w:t>multiple</w:t>
      </w:r>
      <w:r>
        <w:rPr>
          <w:rFonts w:cs="Arial"/>
          <w:spacing w:val="13"/>
        </w:rPr>
        <w:t xml:space="preserve"> </w:t>
      </w:r>
      <w:r>
        <w:rPr>
          <w:rFonts w:cs="Arial"/>
          <w:spacing w:val="2"/>
        </w:rPr>
        <w:t>output</w:t>
      </w:r>
      <w:r>
        <w:rPr>
          <w:rFonts w:cs="Arial"/>
          <w:spacing w:val="11"/>
        </w:rPr>
        <w:t xml:space="preserve"> </w:t>
      </w:r>
      <w:r>
        <w:rPr>
          <w:rFonts w:cs="Arial"/>
          <w:spacing w:val="-1"/>
        </w:rPr>
        <w:t>impact</w:t>
      </w:r>
      <w:r>
        <w:rPr>
          <w:rFonts w:cs="Arial"/>
          <w:spacing w:val="12"/>
        </w:rPr>
        <w:t xml:space="preserve"> </w:t>
      </w:r>
      <w:proofErr w:type="gramStart"/>
      <w:r>
        <w:rPr>
          <w:rFonts w:cs="Arial"/>
          <w:spacing w:val="1"/>
        </w:rPr>
        <w:t>test</w:t>
      </w:r>
      <w:proofErr w:type="gramEnd"/>
      <w:r>
        <w:rPr>
          <w:rFonts w:cs="Arial"/>
          <w:spacing w:val="11"/>
        </w:rPr>
        <w:t xml:space="preserve"> </w:t>
      </w:r>
      <w:r>
        <w:rPr>
          <w:rFonts w:cs="Arial"/>
        </w:rPr>
        <w:t>whereby</w:t>
      </w:r>
      <w:r>
        <w:rPr>
          <w:rFonts w:cs="Arial"/>
          <w:spacing w:val="9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13"/>
        </w:rPr>
        <w:t xml:space="preserve"> </w:t>
      </w:r>
      <w:r>
        <w:rPr>
          <w:rFonts w:cs="Arial"/>
          <w:spacing w:val="1"/>
        </w:rPr>
        <w:t>deck</w:t>
      </w:r>
      <w:r>
        <w:rPr>
          <w:rFonts w:cs="Arial"/>
          <w:spacing w:val="10"/>
        </w:rPr>
        <w:t xml:space="preserve"> </w:t>
      </w:r>
      <w:r>
        <w:rPr>
          <w:rFonts w:cs="Arial"/>
          <w:spacing w:val="-5"/>
        </w:rPr>
        <w:t>was</w:t>
      </w:r>
      <w:r>
        <w:rPr>
          <w:rFonts w:cs="Arial"/>
          <w:spacing w:val="9"/>
        </w:rPr>
        <w:t xml:space="preserve"> </w:t>
      </w:r>
      <w:r>
        <w:rPr>
          <w:rFonts w:cs="Arial"/>
          <w:spacing w:val="-1"/>
        </w:rPr>
        <w:t>impacted</w:t>
      </w:r>
      <w:r>
        <w:rPr>
          <w:rFonts w:cs="Arial"/>
          <w:spacing w:val="13"/>
        </w:rPr>
        <w:t xml:space="preserve"> </w:t>
      </w:r>
      <w:r>
        <w:rPr>
          <w:rFonts w:cs="Arial"/>
          <w:spacing w:val="-5"/>
        </w:rPr>
        <w:t>wi</w:t>
      </w:r>
      <w:r>
        <w:rPr>
          <w:rFonts w:cs="Arial"/>
          <w:spacing w:val="-6"/>
        </w:rPr>
        <w:t>t</w:t>
      </w:r>
      <w:r>
        <w:rPr>
          <w:rFonts w:cs="Arial"/>
          <w:spacing w:val="-5"/>
        </w:rPr>
        <w:t>h</w:t>
      </w:r>
      <w:r>
        <w:rPr>
          <w:rFonts w:cs="Arial"/>
          <w:spacing w:val="84"/>
        </w:rPr>
        <w:t xml:space="preserve"> </w:t>
      </w:r>
      <w:r>
        <w:rPr>
          <w:rFonts w:cs="Arial"/>
          <w:spacing w:val="1"/>
        </w:rPr>
        <w:t>an</w:t>
      </w:r>
      <w:r>
        <w:rPr>
          <w:rFonts w:cs="Arial"/>
          <w:spacing w:val="13"/>
        </w:rPr>
        <w:t xml:space="preserve"> </w:t>
      </w:r>
      <w:r>
        <w:rPr>
          <w:rFonts w:cs="Arial"/>
        </w:rPr>
        <w:t>instrumented</w:t>
      </w:r>
      <w:r>
        <w:rPr>
          <w:rFonts w:cs="Arial"/>
          <w:spacing w:val="13"/>
        </w:rPr>
        <w:t xml:space="preserve"> </w:t>
      </w:r>
      <w:r>
        <w:rPr>
          <w:rFonts w:cs="Arial"/>
          <w:spacing w:val="-1"/>
        </w:rPr>
        <w:t>sledgehammer,</w:t>
      </w:r>
      <w:r>
        <w:rPr>
          <w:rFonts w:cs="Arial"/>
          <w:spacing w:val="12"/>
        </w:rPr>
        <w:t xml:space="preserve"> </w:t>
      </w:r>
      <w:r>
        <w:rPr>
          <w:rFonts w:cs="Arial"/>
          <w:spacing w:val="2"/>
        </w:rPr>
        <w:t>and</w:t>
      </w:r>
      <w:r>
        <w:rPr>
          <w:rFonts w:cs="Arial"/>
          <w:spacing w:val="13"/>
        </w:rPr>
        <w:t xml:space="preserve"> </w:t>
      </w:r>
      <w:r>
        <w:rPr>
          <w:rFonts w:cs="Arial"/>
          <w:spacing w:val="1"/>
        </w:rPr>
        <w:t>acceleration</w:t>
      </w:r>
      <w:r>
        <w:rPr>
          <w:rFonts w:cs="Arial"/>
          <w:spacing w:val="13"/>
        </w:rPr>
        <w:t xml:space="preserve"> </w:t>
      </w:r>
      <w:r>
        <w:rPr>
          <w:rFonts w:cs="Arial"/>
          <w:spacing w:val="-5"/>
        </w:rPr>
        <w:t>was</w:t>
      </w:r>
      <w:r>
        <w:rPr>
          <w:rFonts w:cs="Arial"/>
          <w:spacing w:val="10"/>
        </w:rPr>
        <w:t xml:space="preserve"> </w:t>
      </w:r>
      <w:r>
        <w:rPr>
          <w:rFonts w:cs="Arial"/>
          <w:spacing w:val="2"/>
        </w:rPr>
        <w:t>recorded</w:t>
      </w:r>
      <w:r>
        <w:rPr>
          <w:rFonts w:cs="Arial"/>
          <w:spacing w:val="14"/>
        </w:rPr>
        <w:t xml:space="preserve"> </w:t>
      </w:r>
      <w:r>
        <w:rPr>
          <w:rFonts w:cs="Arial"/>
          <w:spacing w:val="1"/>
        </w:rPr>
        <w:t>at</w:t>
      </w:r>
      <w:r>
        <w:rPr>
          <w:rFonts w:cs="Arial"/>
          <w:spacing w:val="12"/>
        </w:rPr>
        <w:t xml:space="preserve"> </w:t>
      </w:r>
      <w:r>
        <w:rPr>
          <w:rFonts w:cs="Arial"/>
          <w:spacing w:val="-1"/>
        </w:rPr>
        <w:t>many</w:t>
      </w:r>
      <w:r>
        <w:rPr>
          <w:rFonts w:cs="Arial"/>
          <w:spacing w:val="10"/>
        </w:rPr>
        <w:t xml:space="preserve"> </w:t>
      </w:r>
      <w:r>
        <w:rPr>
          <w:rFonts w:cs="Arial"/>
          <w:spacing w:val="1"/>
        </w:rPr>
        <w:t>distributed</w:t>
      </w:r>
      <w:r>
        <w:rPr>
          <w:rFonts w:cs="Arial"/>
          <w:spacing w:val="13"/>
        </w:rPr>
        <w:t xml:space="preserve"> </w:t>
      </w:r>
      <w:r>
        <w:rPr>
          <w:rFonts w:cs="Arial"/>
        </w:rPr>
        <w:t>locations.</w:t>
      </w:r>
      <w:r>
        <w:rPr>
          <w:rFonts w:cs="Arial"/>
          <w:spacing w:val="12"/>
        </w:rPr>
        <w:t xml:space="preserve"> </w:t>
      </w:r>
      <w:r>
        <w:rPr>
          <w:rFonts w:cs="Arial"/>
          <w:spacing w:val="3"/>
        </w:rPr>
        <w:t>The</w:t>
      </w:r>
      <w:r>
        <w:rPr>
          <w:rFonts w:cs="Arial"/>
          <w:spacing w:val="78"/>
        </w:rPr>
        <w:t xml:space="preserve"> </w:t>
      </w:r>
      <w:r>
        <w:rPr>
          <w:rFonts w:cs="Arial"/>
        </w:rPr>
        <w:t>measurements</w:t>
      </w:r>
      <w:r>
        <w:rPr>
          <w:rFonts w:cs="Arial"/>
          <w:spacing w:val="12"/>
        </w:rPr>
        <w:t xml:space="preserve"> </w:t>
      </w:r>
      <w:r>
        <w:rPr>
          <w:rFonts w:cs="Arial"/>
          <w:spacing w:val="1"/>
        </w:rPr>
        <w:t>obtained</w:t>
      </w:r>
      <w:r>
        <w:rPr>
          <w:rFonts w:cs="Arial"/>
          <w:spacing w:val="15"/>
        </w:rPr>
        <w:t xml:space="preserve"> </w:t>
      </w:r>
      <w:r>
        <w:rPr>
          <w:rFonts w:cs="Arial"/>
          <w:spacing w:val="2"/>
        </w:rPr>
        <w:t>from</w:t>
      </w:r>
      <w:r>
        <w:rPr>
          <w:rFonts w:cs="Arial"/>
          <w:spacing w:val="3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15"/>
        </w:rPr>
        <w:t xml:space="preserve"> </w:t>
      </w:r>
      <w:r>
        <w:rPr>
          <w:rFonts w:cs="Arial"/>
          <w:spacing w:val="-1"/>
        </w:rPr>
        <w:t>dynamic</w:t>
      </w:r>
      <w:r>
        <w:rPr>
          <w:rFonts w:cs="Arial"/>
          <w:spacing w:val="12"/>
        </w:rPr>
        <w:t xml:space="preserve"> </w:t>
      </w:r>
      <w:r>
        <w:rPr>
          <w:rFonts w:cs="Arial"/>
          <w:spacing w:val="1"/>
        </w:rPr>
        <w:t>test</w:t>
      </w:r>
      <w:r>
        <w:rPr>
          <w:rFonts w:cs="Arial"/>
          <w:spacing w:val="15"/>
        </w:rPr>
        <w:t xml:space="preserve"> </w:t>
      </w:r>
      <w:r>
        <w:rPr>
          <w:rFonts w:cs="Arial"/>
          <w:spacing w:val="-3"/>
        </w:rPr>
        <w:t>were</w:t>
      </w:r>
      <w:r>
        <w:rPr>
          <w:rFonts w:cs="Arial"/>
          <w:spacing w:val="15"/>
        </w:rPr>
        <w:t xml:space="preserve"> </w:t>
      </w:r>
      <w:r>
        <w:rPr>
          <w:rFonts w:cs="Arial"/>
          <w:spacing w:val="1"/>
        </w:rPr>
        <w:t>subsequently</w:t>
      </w:r>
      <w:r>
        <w:rPr>
          <w:rFonts w:cs="Arial"/>
          <w:spacing w:val="12"/>
        </w:rPr>
        <w:t xml:space="preserve"> </w:t>
      </w:r>
      <w:r>
        <w:rPr>
          <w:rFonts w:cs="Arial"/>
          <w:spacing w:val="-1"/>
        </w:rPr>
        <w:t>analyzed</w:t>
      </w:r>
      <w:r>
        <w:rPr>
          <w:rFonts w:cs="Arial"/>
          <w:spacing w:val="16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15"/>
        </w:rPr>
        <w:t xml:space="preserve"> </w:t>
      </w:r>
      <w:r>
        <w:rPr>
          <w:rFonts w:cs="Arial"/>
          <w:spacing w:val="-1"/>
        </w:rPr>
        <w:t>extract</w:t>
      </w:r>
      <w:r>
        <w:rPr>
          <w:rFonts w:cs="Arial"/>
          <w:spacing w:val="14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16"/>
        </w:rPr>
        <w:t xml:space="preserve"> </w:t>
      </w:r>
      <w:r>
        <w:rPr>
          <w:rFonts w:cs="Arial"/>
          <w:spacing w:val="-1"/>
        </w:rPr>
        <w:t>dynamic</w:t>
      </w:r>
      <w:r>
        <w:rPr>
          <w:rFonts w:cs="Arial"/>
          <w:spacing w:val="12"/>
        </w:rPr>
        <w:t xml:space="preserve"> </w:t>
      </w:r>
      <w:r>
        <w:rPr>
          <w:rFonts w:cs="Arial"/>
          <w:spacing w:val="2"/>
        </w:rPr>
        <w:t>properties</w:t>
      </w:r>
      <w:r>
        <w:rPr>
          <w:rFonts w:cs="Arial"/>
          <w:spacing w:val="13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90"/>
          <w:w w:val="99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37"/>
        </w:rPr>
        <w:t xml:space="preserve"> </w:t>
      </w:r>
      <w:r>
        <w:rPr>
          <w:rFonts w:cs="Arial"/>
          <w:spacing w:val="2"/>
        </w:rPr>
        <w:t>structure</w:t>
      </w:r>
      <w:r>
        <w:rPr>
          <w:rFonts w:cs="Arial"/>
          <w:spacing w:val="38"/>
        </w:rPr>
        <w:t xml:space="preserve"> </w:t>
      </w:r>
      <w:r>
        <w:rPr>
          <w:rFonts w:cs="Arial"/>
          <w:spacing w:val="2"/>
        </w:rPr>
        <w:t>(shapes</w:t>
      </w:r>
      <w:r>
        <w:rPr>
          <w:rFonts w:cs="Arial"/>
          <w:spacing w:val="35"/>
        </w:rPr>
        <w:t xml:space="preserve"> </w:t>
      </w:r>
      <w:r>
        <w:rPr>
          <w:rFonts w:cs="Arial"/>
          <w:spacing w:val="2"/>
        </w:rPr>
        <w:t>and</w:t>
      </w:r>
      <w:r>
        <w:rPr>
          <w:rFonts w:cs="Arial"/>
          <w:spacing w:val="38"/>
        </w:rPr>
        <w:t xml:space="preserve"> </w:t>
      </w:r>
      <w:r>
        <w:rPr>
          <w:rFonts w:cs="Arial"/>
          <w:spacing w:val="2"/>
        </w:rPr>
        <w:t>frequencies</w:t>
      </w:r>
      <w:r>
        <w:rPr>
          <w:rFonts w:cs="Arial"/>
          <w:spacing w:val="35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37"/>
        </w:rPr>
        <w:t xml:space="preserve"> </w:t>
      </w:r>
      <w:r>
        <w:rPr>
          <w:rFonts w:cs="Arial"/>
          <w:spacing w:val="2"/>
        </w:rPr>
        <w:t>natural</w:t>
      </w:r>
      <w:r>
        <w:rPr>
          <w:rFonts w:cs="Arial"/>
          <w:spacing w:val="34"/>
        </w:rPr>
        <w:t xml:space="preserve"> </w:t>
      </w:r>
      <w:r>
        <w:rPr>
          <w:rFonts w:cs="Arial"/>
          <w:spacing w:val="-1"/>
        </w:rPr>
        <w:t>modes</w:t>
      </w:r>
      <w:r>
        <w:rPr>
          <w:rFonts w:cs="Arial"/>
          <w:spacing w:val="34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37"/>
        </w:rPr>
        <w:t xml:space="preserve"> </w:t>
      </w:r>
      <w:r>
        <w:rPr>
          <w:rFonts w:cs="Arial"/>
          <w:spacing w:val="1"/>
        </w:rPr>
        <w:t>vibration)</w:t>
      </w:r>
      <w:r>
        <w:rPr>
          <w:rFonts w:cs="Arial"/>
          <w:spacing w:val="40"/>
        </w:rPr>
        <w:t xml:space="preserve"> </w:t>
      </w:r>
      <w:r>
        <w:rPr>
          <w:rFonts w:cs="Arial"/>
          <w:spacing w:val="-4"/>
        </w:rPr>
        <w:t>which</w:t>
      </w:r>
      <w:r>
        <w:rPr>
          <w:rFonts w:cs="Arial"/>
          <w:spacing w:val="38"/>
        </w:rPr>
        <w:t xml:space="preserve"> </w:t>
      </w:r>
      <w:r>
        <w:rPr>
          <w:rFonts w:cs="Arial"/>
          <w:spacing w:val="1"/>
        </w:rPr>
        <w:t>can</w:t>
      </w:r>
      <w:r>
        <w:rPr>
          <w:rFonts w:cs="Arial"/>
          <w:spacing w:val="38"/>
        </w:rPr>
        <w:t xml:space="preserve"> </w:t>
      </w:r>
      <w:r>
        <w:rPr>
          <w:rFonts w:cs="Arial"/>
          <w:spacing w:val="1"/>
        </w:rPr>
        <w:t>be</w:t>
      </w:r>
      <w:r>
        <w:rPr>
          <w:rFonts w:cs="Arial"/>
          <w:spacing w:val="38"/>
        </w:rPr>
        <w:t xml:space="preserve"> </w:t>
      </w:r>
      <w:r>
        <w:rPr>
          <w:rFonts w:cs="Arial"/>
          <w:spacing w:val="1"/>
        </w:rPr>
        <w:t>used</w:t>
      </w:r>
      <w:r>
        <w:rPr>
          <w:rFonts w:cs="Arial"/>
          <w:spacing w:val="38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38"/>
        </w:rPr>
        <w:t xml:space="preserve"> </w:t>
      </w:r>
      <w:r>
        <w:rPr>
          <w:rFonts w:cs="Arial"/>
          <w:spacing w:val="1"/>
        </w:rPr>
        <w:t>calibrate</w:t>
      </w:r>
      <w:r>
        <w:rPr>
          <w:rFonts w:cs="Arial"/>
          <w:spacing w:val="37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38"/>
        </w:rPr>
        <w:t xml:space="preserve"> </w:t>
      </w:r>
      <w:r>
        <w:rPr>
          <w:rFonts w:cs="Arial"/>
        </w:rPr>
        <w:t>finite</w:t>
      </w:r>
      <w:r>
        <w:rPr>
          <w:rFonts w:cs="Arial"/>
          <w:spacing w:val="58"/>
        </w:rPr>
        <w:t xml:space="preserve"> </w:t>
      </w:r>
      <w:r>
        <w:rPr>
          <w:rFonts w:cs="Arial"/>
        </w:rPr>
        <w:t>element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1"/>
        </w:rPr>
        <w:t>model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3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3"/>
        </w:rPr>
        <w:t xml:space="preserve"> </w:t>
      </w:r>
      <w:r>
        <w:rPr>
          <w:rFonts w:cs="Arial"/>
          <w:spacing w:val="2"/>
        </w:rPr>
        <w:t>bridge.</w:t>
      </w:r>
    </w:p>
    <w:p w:rsidR="00777077" w:rsidRDefault="008F6A19">
      <w:pPr>
        <w:pStyle w:val="Heading3"/>
        <w:spacing w:before="110"/>
        <w:jc w:val="both"/>
        <w:rPr>
          <w:rFonts w:cs="Arial"/>
        </w:rPr>
      </w:pPr>
      <w:r>
        <w:rPr>
          <w:spacing w:val="-1"/>
        </w:rPr>
        <w:t>Methods</w:t>
      </w:r>
    </w:p>
    <w:p w:rsidR="00777077" w:rsidRDefault="008F6A19">
      <w:pPr>
        <w:pStyle w:val="BodyText"/>
        <w:spacing w:before="166" w:line="298" w:lineRule="auto"/>
        <w:ind w:right="121"/>
        <w:jc w:val="both"/>
        <w:rPr>
          <w:rFonts w:cs="Arial"/>
        </w:rPr>
      </w:pPr>
      <w:r>
        <w:rPr>
          <w:spacing w:val="3"/>
        </w:rPr>
        <w:t>The</w:t>
      </w:r>
      <w:r>
        <w:rPr>
          <w:spacing w:val="15"/>
        </w:rPr>
        <w:t xml:space="preserve"> </w:t>
      </w:r>
      <w:r>
        <w:rPr>
          <w:spacing w:val="-8"/>
        </w:rPr>
        <w:t>NCHR</w:t>
      </w:r>
      <w:r>
        <w:rPr>
          <w:spacing w:val="-9"/>
        </w:rPr>
        <w:t>P</w:t>
      </w:r>
      <w:r>
        <w:rPr>
          <w:spacing w:val="7"/>
        </w:rPr>
        <w:t xml:space="preserve"> </w:t>
      </w:r>
      <w:r>
        <w:t>Manual</w:t>
      </w:r>
      <w:r>
        <w:rPr>
          <w:spacing w:val="10"/>
        </w:rPr>
        <w:t xml:space="preserve"> </w:t>
      </w:r>
      <w:r>
        <w:rPr>
          <w:spacing w:val="1"/>
        </w:rPr>
        <w:t>for</w:t>
      </w:r>
      <w:r>
        <w:rPr>
          <w:spacing w:val="17"/>
        </w:rPr>
        <w:t xml:space="preserve"> </w:t>
      </w:r>
      <w:r>
        <w:t>Bridge</w:t>
      </w:r>
      <w:r>
        <w:rPr>
          <w:spacing w:val="15"/>
        </w:rPr>
        <w:t xml:space="preserve"> </w:t>
      </w:r>
      <w:r>
        <w:t>Rating</w:t>
      </w:r>
      <w:r>
        <w:rPr>
          <w:spacing w:val="15"/>
        </w:rPr>
        <w:t xml:space="preserve"> </w:t>
      </w:r>
      <w:r>
        <w:rPr>
          <w:spacing w:val="3"/>
        </w:rPr>
        <w:t>Through</w:t>
      </w:r>
      <w:r>
        <w:rPr>
          <w:spacing w:val="15"/>
        </w:rPr>
        <w:t xml:space="preserve"> </w:t>
      </w:r>
      <w:r>
        <w:rPr>
          <w:spacing w:val="2"/>
        </w:rPr>
        <w:t>Load</w:t>
      </w:r>
      <w:r>
        <w:rPr>
          <w:spacing w:val="15"/>
        </w:rPr>
        <w:t xml:space="preserve"> </w:t>
      </w:r>
      <w:r>
        <w:rPr>
          <w:spacing w:val="-25"/>
        </w:rPr>
        <w:t>T</w:t>
      </w:r>
      <w:r>
        <w:rPr>
          <w:spacing w:val="3"/>
        </w:rPr>
        <w:t>e</w:t>
      </w:r>
      <w:r>
        <w:t>s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3"/>
        </w:rPr>
        <w:t>n</w:t>
      </w:r>
      <w:r>
        <w:t>g</w:t>
      </w:r>
      <w:r>
        <w:rPr>
          <w:spacing w:val="15"/>
        </w:rPr>
        <w:t xml:space="preserve"> </w:t>
      </w:r>
      <w:r>
        <w:rPr>
          <w:spacing w:val="1"/>
        </w:rPr>
        <w:t>indicated</w:t>
      </w:r>
      <w:r>
        <w:rPr>
          <w:spacing w:val="15"/>
        </w:rPr>
        <w:t xml:space="preserve"> </w:t>
      </w:r>
      <w:r>
        <w:rPr>
          <w:spacing w:val="1"/>
        </w:rPr>
        <w:t>that</w:t>
      </w:r>
      <w:r>
        <w:rPr>
          <w:spacing w:val="14"/>
        </w:rPr>
        <w:t xml:space="preserve"> </w:t>
      </w:r>
      <w:r>
        <w:rPr>
          <w:spacing w:val="1"/>
        </w:rPr>
        <w:t>for</w:t>
      </w:r>
      <w:r>
        <w:rPr>
          <w:spacing w:val="17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rPr>
          <w:spacing w:val="2"/>
        </w:rPr>
        <w:t>structure</w:t>
      </w:r>
      <w:r>
        <w:rPr>
          <w:spacing w:val="15"/>
        </w:rPr>
        <w:t xml:space="preserve"> </w:t>
      </w:r>
      <w:r>
        <w:rPr>
          <w:spacing w:val="2"/>
        </w:rPr>
        <w:t>and</w:t>
      </w:r>
      <w:r>
        <w:rPr>
          <w:spacing w:val="15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1"/>
        </w:rPr>
        <w:t>state</w:t>
      </w:r>
      <w:r>
        <w:rPr>
          <w:spacing w:val="15"/>
        </w:rPr>
        <w:t xml:space="preserve"> </w:t>
      </w:r>
      <w:r>
        <w:rPr>
          <w:spacing w:val="1"/>
        </w:rPr>
        <w:t>legal</w:t>
      </w:r>
      <w:r>
        <w:rPr>
          <w:spacing w:val="24"/>
        </w:rPr>
        <w:t xml:space="preserve"> </w:t>
      </w:r>
      <w:r>
        <w:rPr>
          <w:spacing w:val="1"/>
        </w:rPr>
        <w:t>truck</w:t>
      </w:r>
      <w:r>
        <w:rPr>
          <w:spacing w:val="36"/>
        </w:rPr>
        <w:t xml:space="preserve"> </w:t>
      </w:r>
      <w:r>
        <w:rPr>
          <w:spacing w:val="1"/>
        </w:rPr>
        <w:t>of</w:t>
      </w:r>
      <w:r>
        <w:rPr>
          <w:spacing w:val="39"/>
        </w:rPr>
        <w:t xml:space="preserve"> </w:t>
      </w:r>
      <w:r>
        <w:rPr>
          <w:spacing w:val="1"/>
        </w:rPr>
        <w:t>40</w:t>
      </w:r>
      <w:r>
        <w:rPr>
          <w:spacing w:val="40"/>
        </w:rPr>
        <w:t xml:space="preserve"> </w:t>
      </w:r>
      <w:r>
        <w:rPr>
          <w:spacing w:val="1"/>
        </w:rPr>
        <w:t>tons,</w:t>
      </w:r>
      <w:r>
        <w:rPr>
          <w:spacing w:val="39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2"/>
        </w:rPr>
        <w:t>proof</w:t>
      </w:r>
      <w:r>
        <w:rPr>
          <w:spacing w:val="39"/>
        </w:rPr>
        <w:t xml:space="preserve"> </w:t>
      </w:r>
      <w:r>
        <w:rPr>
          <w:spacing w:val="1"/>
        </w:rPr>
        <w:t>load</w:t>
      </w:r>
      <w:r>
        <w:rPr>
          <w:spacing w:val="39"/>
        </w:rPr>
        <w:t xml:space="preserve"> </w:t>
      </w:r>
      <w:r>
        <w:rPr>
          <w:spacing w:val="1"/>
        </w:rPr>
        <w:t>of</w:t>
      </w:r>
      <w:r>
        <w:rPr>
          <w:spacing w:val="39"/>
        </w:rPr>
        <w:t xml:space="preserve"> </w:t>
      </w:r>
      <w:r>
        <w:rPr>
          <w:spacing w:val="2"/>
        </w:rPr>
        <w:t>200</w:t>
      </w:r>
      <w:r>
        <w:rPr>
          <w:spacing w:val="40"/>
        </w:rPr>
        <w:t xml:space="preserve"> </w:t>
      </w:r>
      <w:r>
        <w:t>kips</w:t>
      </w:r>
      <w:r>
        <w:rPr>
          <w:spacing w:val="37"/>
        </w:rPr>
        <w:t xml:space="preserve"> </w:t>
      </w:r>
      <w:r>
        <w:rPr>
          <w:spacing w:val="2"/>
        </w:rPr>
        <w:t>per</w:t>
      </w:r>
      <w:r>
        <w:rPr>
          <w:spacing w:val="42"/>
        </w:rPr>
        <w:t xml:space="preserve"> </w:t>
      </w:r>
      <w:r>
        <w:rPr>
          <w:spacing w:val="1"/>
        </w:rPr>
        <w:t>lane</w:t>
      </w:r>
      <w:ins w:id="21" w:author="John Braley" w:date="2018-09-28T15:37:00Z">
        <w:r w:rsidR="00516675">
          <w:rPr>
            <w:spacing w:val="42"/>
          </w:rPr>
          <w:t xml:space="preserve"> (</w:t>
        </w:r>
      </w:ins>
      <w:del w:id="22" w:author="John Braley" w:date="2018-09-28T15:37:00Z">
        <w:r w:rsidDel="00516675">
          <w:rPr>
            <w:spacing w:val="1"/>
          </w:rPr>
          <w:delText>,</w:delText>
        </w:r>
        <w:r w:rsidDel="00516675">
          <w:rPr>
            <w:spacing w:val="39"/>
          </w:rPr>
          <w:delText xml:space="preserve"> </w:delText>
        </w:r>
        <w:r w:rsidDel="00516675">
          <w:rPr>
            <w:spacing w:val="1"/>
          </w:rPr>
          <w:delText>o</w:delText>
        </w:r>
        <w:r w:rsidDel="00516675">
          <w:rPr>
            <w:spacing w:val="1"/>
          </w:rPr>
          <w:delText>r</w:delText>
        </w:r>
        <w:r w:rsidDel="00516675">
          <w:rPr>
            <w:spacing w:val="42"/>
          </w:rPr>
          <w:delText xml:space="preserve"> </w:delText>
        </w:r>
      </w:del>
      <w:r>
        <w:rPr>
          <w:spacing w:val="2"/>
        </w:rPr>
        <w:t>600</w:t>
      </w:r>
      <w:r>
        <w:rPr>
          <w:spacing w:val="39"/>
        </w:rPr>
        <w:t xml:space="preserve"> </w:t>
      </w:r>
      <w:r>
        <w:t>kips</w:t>
      </w:r>
      <w:r>
        <w:rPr>
          <w:spacing w:val="37"/>
        </w:rPr>
        <w:t xml:space="preserve"> </w:t>
      </w:r>
      <w:r>
        <w:rPr>
          <w:spacing w:val="1"/>
        </w:rPr>
        <w:t>total</w:t>
      </w:r>
      <w:ins w:id="23" w:author="John Braley" w:date="2018-09-28T15:37:00Z">
        <w:r w:rsidR="00516675">
          <w:rPr>
            <w:spacing w:val="1"/>
          </w:rPr>
          <w:t>)</w:t>
        </w:r>
      </w:ins>
      <w:r>
        <w:rPr>
          <w:spacing w:val="36"/>
        </w:rPr>
        <w:t xml:space="preserve"> </w:t>
      </w:r>
      <w:r>
        <w:rPr>
          <w:spacing w:val="-3"/>
        </w:rPr>
        <w:t>would</w:t>
      </w:r>
      <w:r>
        <w:rPr>
          <w:spacing w:val="40"/>
        </w:rPr>
        <w:t xml:space="preserve"> </w:t>
      </w:r>
      <w:r>
        <w:rPr>
          <w:spacing w:val="1"/>
        </w:rPr>
        <w:t>be</w:t>
      </w:r>
      <w:r>
        <w:rPr>
          <w:spacing w:val="40"/>
        </w:rPr>
        <w:t xml:space="preserve"> </w:t>
      </w:r>
      <w:r>
        <w:rPr>
          <w:spacing w:val="2"/>
        </w:rPr>
        <w:t>required.</w:t>
      </w:r>
      <w:r>
        <w:rPr>
          <w:spacing w:val="39"/>
        </w:rPr>
        <w:t xml:space="preserve"> </w:t>
      </w:r>
      <w:r>
        <w:rPr>
          <w:spacing w:val="3"/>
        </w:rPr>
        <w:t>The</w:t>
      </w:r>
      <w:r>
        <w:rPr>
          <w:spacing w:val="40"/>
        </w:rPr>
        <w:t xml:space="preserve"> </w:t>
      </w:r>
      <w:r>
        <w:rPr>
          <w:spacing w:val="1"/>
        </w:rPr>
        <w:t>test</w:t>
      </w:r>
      <w:r>
        <w:rPr>
          <w:spacing w:val="38"/>
        </w:rPr>
        <w:t xml:space="preserve"> </w:t>
      </w:r>
      <w:r>
        <w:rPr>
          <w:spacing w:val="2"/>
        </w:rPr>
        <w:t>therefore</w:t>
      </w:r>
      <w:r>
        <w:rPr>
          <w:spacing w:val="70"/>
        </w:rPr>
        <w:t xml:space="preserve"> </w:t>
      </w:r>
      <w:r>
        <w:rPr>
          <w:spacing w:val="2"/>
        </w:rPr>
        <w:t>required</w:t>
      </w:r>
      <w:r>
        <w:rPr>
          <w:spacing w:val="14"/>
        </w:rPr>
        <w:t xml:space="preserve"> </w:t>
      </w:r>
      <w:r>
        <w:t>positioning</w:t>
      </w:r>
      <w:r>
        <w:rPr>
          <w:spacing w:val="15"/>
        </w:rPr>
        <w:t xml:space="preserve"> </w:t>
      </w:r>
      <w:r>
        <w:t>6</w:t>
      </w:r>
      <w:r>
        <w:rPr>
          <w:spacing w:val="15"/>
        </w:rPr>
        <w:t xml:space="preserve"> </w:t>
      </w:r>
      <w:del w:id="24" w:author="John Braley" w:date="2018-09-28T15:37:00Z">
        <w:r w:rsidDel="00516675">
          <w:rPr>
            <w:spacing w:val="1"/>
          </w:rPr>
          <w:delText>special</w:delText>
        </w:r>
        <w:r w:rsidDel="00516675">
          <w:rPr>
            <w:spacing w:val="9"/>
          </w:rPr>
          <w:delText xml:space="preserve"> </w:delText>
        </w:r>
      </w:del>
      <w:r>
        <w:rPr>
          <w:spacing w:val="-1"/>
        </w:rPr>
        <w:t>tri-axle</w:t>
      </w:r>
      <w:r>
        <w:rPr>
          <w:spacing w:val="15"/>
        </w:rPr>
        <w:t xml:space="preserve"> </w:t>
      </w:r>
      <w:r>
        <w:rPr>
          <w:spacing w:val="-1"/>
        </w:rPr>
        <w:t>dump</w:t>
      </w:r>
      <w:r>
        <w:rPr>
          <w:spacing w:val="15"/>
        </w:rPr>
        <w:t xml:space="preserve"> </w:t>
      </w:r>
      <w:r>
        <w:rPr>
          <w:spacing w:val="1"/>
        </w:rPr>
        <w:t>trucks</w:t>
      </w:r>
      <w:r>
        <w:rPr>
          <w:spacing w:val="12"/>
        </w:rPr>
        <w:t xml:space="preserve"> </w:t>
      </w:r>
      <w:r>
        <w:rPr>
          <w:spacing w:val="1"/>
        </w:rPr>
        <w:t>capable</w:t>
      </w:r>
      <w:r>
        <w:rPr>
          <w:spacing w:val="14"/>
        </w:rPr>
        <w:t xml:space="preserve"> </w:t>
      </w:r>
      <w:r>
        <w:rPr>
          <w:spacing w:val="1"/>
        </w:rPr>
        <w:t>of</w:t>
      </w:r>
      <w:r>
        <w:rPr>
          <w:spacing w:val="14"/>
        </w:rPr>
        <w:t xml:space="preserve"> </w:t>
      </w:r>
      <w:r>
        <w:rPr>
          <w:spacing w:val="1"/>
        </w:rPr>
        <w:t>being</w:t>
      </w:r>
      <w:r>
        <w:rPr>
          <w:spacing w:val="15"/>
        </w:rPr>
        <w:t xml:space="preserve"> </w:t>
      </w:r>
      <w:r>
        <w:rPr>
          <w:spacing w:val="1"/>
        </w:rPr>
        <w:t>loaded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2"/>
        </w:rPr>
        <w:t>100</w:t>
      </w:r>
      <w:r>
        <w:rPr>
          <w:spacing w:val="15"/>
        </w:rPr>
        <w:t xml:space="preserve"> </w:t>
      </w:r>
      <w:r>
        <w:t>kips</w:t>
      </w:r>
      <w:r>
        <w:rPr>
          <w:spacing w:val="12"/>
        </w:rPr>
        <w:t xml:space="preserve"> </w:t>
      </w:r>
      <w:r>
        <w:rPr>
          <w:spacing w:val="1"/>
        </w:rPr>
        <w:t>each</w:t>
      </w:r>
      <w:r>
        <w:rPr>
          <w:spacing w:val="14"/>
        </w:rPr>
        <w:t xml:space="preserve"> </w:t>
      </w:r>
      <w:r>
        <w:rPr>
          <w:spacing w:val="1"/>
        </w:rPr>
        <w:t>on</w:t>
      </w:r>
      <w:r>
        <w:rPr>
          <w:spacing w:val="15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2"/>
        </w:rPr>
        <w:t>bridge.</w:t>
      </w:r>
      <w:r>
        <w:rPr>
          <w:spacing w:val="13"/>
        </w:rPr>
        <w:t xml:space="preserve"> </w:t>
      </w:r>
      <w:r>
        <w:rPr>
          <w:spacing w:val="3"/>
        </w:rPr>
        <w:t>The</w:t>
      </w:r>
      <w:r>
        <w:rPr>
          <w:spacing w:val="74"/>
        </w:rPr>
        <w:t xml:space="preserve"> </w:t>
      </w:r>
      <w:r>
        <w:rPr>
          <w:spacing w:val="2"/>
        </w:rPr>
        <w:t>bridge</w:t>
      </w:r>
      <w:r>
        <w:rPr>
          <w:spacing w:val="55"/>
        </w:rPr>
        <w:t xml:space="preserve"> </w:t>
      </w:r>
      <w:r>
        <w:rPr>
          <w:spacing w:val="-5"/>
        </w:rPr>
        <w:t>was</w:t>
      </w:r>
      <w:r>
        <w:rPr>
          <w:spacing w:val="52"/>
        </w:rPr>
        <w:t xml:space="preserve"> </w:t>
      </w:r>
      <w:r>
        <w:rPr>
          <w:spacing w:val="1"/>
        </w:rPr>
        <w:t>loaded</w:t>
      </w:r>
      <w:r>
        <w:rPr>
          <w:spacing w:val="55"/>
        </w:rPr>
        <w:t xml:space="preserve"> </w:t>
      </w:r>
      <w:r>
        <w:t>incrementally</w:t>
      </w:r>
      <w:r>
        <w:rPr>
          <w:spacing w:val="52"/>
        </w:rPr>
        <w:t xml:space="preserve"> </w:t>
      </w:r>
      <w:del w:id="25" w:author="John Braley" w:date="2018-09-28T15:37:00Z">
        <w:r w:rsidDel="00516675">
          <w:rPr>
            <w:spacing w:val="-5"/>
          </w:rPr>
          <w:delText>wi</w:delText>
        </w:r>
        <w:r w:rsidDel="00516675">
          <w:rPr>
            <w:spacing w:val="-6"/>
          </w:rPr>
          <w:delText>t</w:delText>
        </w:r>
        <w:r w:rsidDel="00516675">
          <w:rPr>
            <w:spacing w:val="-5"/>
          </w:rPr>
          <w:delText>h</w:delText>
        </w:r>
        <w:r w:rsidDel="00516675">
          <w:rPr>
            <w:spacing w:val="55"/>
          </w:rPr>
          <w:delText xml:space="preserve"> </w:delText>
        </w:r>
        <w:r w:rsidDel="00516675">
          <w:rPr>
            <w:spacing w:val="1"/>
          </w:rPr>
          <w:delText>loads</w:delText>
        </w:r>
        <w:r w:rsidDel="00516675">
          <w:rPr>
            <w:spacing w:val="52"/>
          </w:rPr>
          <w:delText xml:space="preserve"> </w:delText>
        </w:r>
        <w:r w:rsidDel="00516675">
          <w:rPr>
            <w:spacing w:val="1"/>
          </w:rPr>
          <w:delText>increasing</w:delText>
        </w:r>
        <w:r w:rsidDel="00516675">
          <w:rPr>
            <w:spacing w:val="55"/>
          </w:rPr>
          <w:delText xml:space="preserve"> </w:delText>
        </w:r>
        <w:r w:rsidDel="00516675">
          <w:delText>incrementally</w:delText>
        </w:r>
        <w:r w:rsidDel="00516675">
          <w:rPr>
            <w:spacing w:val="52"/>
          </w:rPr>
          <w:delText xml:space="preserve"> </w:delText>
        </w:r>
      </w:del>
      <w:r>
        <w:rPr>
          <w:spacing w:val="2"/>
        </w:rPr>
        <w:t>from</w:t>
      </w:r>
      <w:r>
        <w:rPr>
          <w:spacing w:val="42"/>
        </w:rPr>
        <w:t xml:space="preserve"> </w:t>
      </w:r>
      <w:r>
        <w:rPr>
          <w:spacing w:val="2"/>
        </w:rPr>
        <w:t>100</w:t>
      </w:r>
      <w:r>
        <w:rPr>
          <w:spacing w:val="55"/>
        </w:rPr>
        <w:t xml:space="preserve"> </w:t>
      </w:r>
      <w:r>
        <w:t>kips</w:t>
      </w:r>
      <w:r>
        <w:rPr>
          <w:spacing w:val="52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rPr>
          <w:spacing w:val="2"/>
        </w:rPr>
        <w:t>604</w:t>
      </w:r>
      <w:r>
        <w:rPr>
          <w:spacing w:val="55"/>
        </w:rPr>
        <w:t xml:space="preserve"> </w:t>
      </w:r>
      <w:r>
        <w:t>kips.</w:t>
      </w:r>
      <w:r>
        <w:rPr>
          <w:spacing w:val="53"/>
        </w:rPr>
        <w:t xml:space="preserve"> </w:t>
      </w:r>
      <w:r>
        <w:t>Strain</w:t>
      </w:r>
      <w:r>
        <w:rPr>
          <w:spacing w:val="55"/>
        </w:rPr>
        <w:t xml:space="preserve"> </w:t>
      </w:r>
      <w:r>
        <w:rPr>
          <w:spacing w:val="-5"/>
        </w:rPr>
        <w:t>was</w:t>
      </w:r>
      <w:r>
        <w:rPr>
          <w:spacing w:val="56"/>
        </w:rPr>
        <w:t xml:space="preserve"> </w:t>
      </w:r>
      <w:r>
        <w:rPr>
          <w:spacing w:val="2"/>
        </w:rPr>
        <w:t>recorded</w:t>
      </w:r>
      <w:r>
        <w:rPr>
          <w:spacing w:val="3"/>
        </w:rPr>
        <w:t xml:space="preserve"> </w:t>
      </w:r>
      <w:r>
        <w:rPr>
          <w:spacing w:val="1"/>
        </w:rPr>
        <w:t>at</w:t>
      </w:r>
      <w:r>
        <w:rPr>
          <w:spacing w:val="2"/>
        </w:rPr>
        <w:t xml:space="preserve"> </w:t>
      </w:r>
      <w:r>
        <w:rPr>
          <w:spacing w:val="1"/>
        </w:rPr>
        <w:t>30</w:t>
      </w:r>
      <w:r>
        <w:rPr>
          <w:spacing w:val="4"/>
        </w:rPr>
        <w:t xml:space="preserve"> </w:t>
      </w:r>
      <w:r>
        <w:rPr>
          <w:spacing w:val="1"/>
        </w:rPr>
        <w:t>locations</w:t>
      </w:r>
      <w:r>
        <w:t xml:space="preserve"> </w:t>
      </w:r>
      <w:r>
        <w:rPr>
          <w:spacing w:val="2"/>
        </w:rPr>
        <w:t>and</w:t>
      </w:r>
      <w:r>
        <w:rPr>
          <w:spacing w:val="4"/>
        </w:rPr>
        <w:t xml:space="preserve"> </w:t>
      </w:r>
      <w:r>
        <w:t>displacement</w:t>
      </w:r>
      <w:r>
        <w:rPr>
          <w:spacing w:val="2"/>
        </w:rPr>
        <w:t xml:space="preserve"> </w:t>
      </w:r>
      <w:r>
        <w:rPr>
          <w:spacing w:val="1"/>
        </w:rPr>
        <w:t>at</w:t>
      </w:r>
      <w:r>
        <w:rPr>
          <w:spacing w:val="3"/>
        </w:rPr>
        <w:t xml:space="preserve"> </w:t>
      </w:r>
      <w:r>
        <w:rPr>
          <w:spacing w:val="1"/>
        </w:rPr>
        <w:t>18</w:t>
      </w:r>
      <w:r>
        <w:rPr>
          <w:spacing w:val="3"/>
        </w:rPr>
        <w:t xml:space="preserve"> </w:t>
      </w:r>
      <w:r>
        <w:t>locations.</w:t>
      </w:r>
    </w:p>
    <w:p w:rsidR="00777077" w:rsidRDefault="00777077">
      <w:pPr>
        <w:spacing w:before="9"/>
        <w:rPr>
          <w:rFonts w:ascii="Arial" w:eastAsia="Arial" w:hAnsi="Arial" w:cs="Arial"/>
          <w:sz w:val="10"/>
          <w:szCs w:val="10"/>
        </w:rPr>
      </w:pPr>
    </w:p>
    <w:p w:rsidR="00777077" w:rsidRDefault="008F6A19">
      <w:pPr>
        <w:spacing w:line="200" w:lineRule="atLeast"/>
        <w:ind w:left="12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61798" cy="1352359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1798" cy="135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77" w:rsidRDefault="008F6A19">
      <w:pPr>
        <w:pStyle w:val="BodyText"/>
        <w:spacing w:before="28" w:line="298" w:lineRule="auto"/>
        <w:ind w:right="126"/>
        <w:jc w:val="both"/>
        <w:rPr>
          <w:rFonts w:cs="Arial"/>
        </w:rPr>
      </w:pPr>
      <w:r>
        <w:rPr>
          <w:spacing w:val="3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dynamic</w:t>
      </w:r>
      <w:r>
        <w:rPr>
          <w:spacing w:val="23"/>
        </w:rPr>
        <w:t xml:space="preserve"> </w:t>
      </w:r>
      <w:r>
        <w:rPr>
          <w:spacing w:val="1"/>
        </w:rPr>
        <w:t>test</w:t>
      </w:r>
      <w:r>
        <w:rPr>
          <w:spacing w:val="23"/>
        </w:rPr>
        <w:t xml:space="preserve"> </w:t>
      </w:r>
      <w:r>
        <w:rPr>
          <w:spacing w:val="-5"/>
        </w:rPr>
        <w:t>was</w:t>
      </w:r>
      <w:r>
        <w:rPr>
          <w:spacing w:val="23"/>
        </w:rPr>
        <w:t xml:space="preserve"> </w:t>
      </w:r>
      <w:r>
        <w:rPr>
          <w:spacing w:val="1"/>
        </w:rPr>
        <w:t>performed</w:t>
      </w:r>
      <w:r>
        <w:rPr>
          <w:spacing w:val="25"/>
        </w:rPr>
        <w:t xml:space="preserve"> </w:t>
      </w:r>
      <w:r>
        <w:rPr>
          <w:spacing w:val="1"/>
        </w:rPr>
        <w:t>by</w:t>
      </w:r>
      <w:r>
        <w:rPr>
          <w:spacing w:val="23"/>
        </w:rPr>
        <w:t xml:space="preserve"> </w:t>
      </w:r>
      <w:r>
        <w:rPr>
          <w:spacing w:val="-1"/>
        </w:rPr>
        <w:t>impacting</w:t>
      </w:r>
      <w:r>
        <w:rPr>
          <w:spacing w:val="25"/>
        </w:rPr>
        <w:t xml:space="preserve"> </w:t>
      </w:r>
      <w:r>
        <w:rPr>
          <w:spacing w:val="1"/>
        </w:rPr>
        <w:t>the</w:t>
      </w:r>
      <w:r>
        <w:rPr>
          <w:spacing w:val="26"/>
        </w:rPr>
        <w:t xml:space="preserve"> </w:t>
      </w:r>
      <w:r>
        <w:rPr>
          <w:spacing w:val="1"/>
        </w:rPr>
        <w:t>deck</w:t>
      </w:r>
      <w:r>
        <w:rPr>
          <w:spacing w:val="22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1"/>
        </w:rPr>
        <w:t>25</w:t>
      </w:r>
      <w:r>
        <w:rPr>
          <w:spacing w:val="25"/>
        </w:rPr>
        <w:t xml:space="preserve"> </w:t>
      </w:r>
      <w:r>
        <w:rPr>
          <w:spacing w:val="2"/>
        </w:rPr>
        <w:t>pound</w:t>
      </w:r>
      <w:r>
        <w:rPr>
          <w:spacing w:val="26"/>
        </w:rPr>
        <w:t xml:space="preserve"> </w:t>
      </w:r>
      <w:r>
        <w:t>instrumented</w:t>
      </w:r>
      <w:r>
        <w:rPr>
          <w:spacing w:val="25"/>
        </w:rPr>
        <w:t xml:space="preserve"> </w:t>
      </w:r>
      <w:r>
        <w:rPr>
          <w:spacing w:val="1"/>
        </w:rPr>
        <w:t>sledge</w:t>
      </w:r>
      <w:r>
        <w:rPr>
          <w:spacing w:val="26"/>
        </w:rPr>
        <w:t xml:space="preserve"> </w:t>
      </w:r>
      <w:r>
        <w:rPr>
          <w:spacing w:val="1"/>
        </w:rPr>
        <w:t>(load</w:t>
      </w:r>
      <w:r>
        <w:rPr>
          <w:spacing w:val="25"/>
        </w:rPr>
        <w:t xml:space="preserve"> </w:t>
      </w:r>
      <w:r>
        <w:rPr>
          <w:spacing w:val="-1"/>
        </w:rPr>
        <w:t>cell)</w:t>
      </w:r>
      <w:r>
        <w:rPr>
          <w:spacing w:val="28"/>
        </w:rPr>
        <w:t xml:space="preserve"> </w:t>
      </w:r>
      <w:r>
        <w:rPr>
          <w:spacing w:val="1"/>
        </w:rPr>
        <w:t>at</w:t>
      </w:r>
      <w:r>
        <w:rPr>
          <w:spacing w:val="23"/>
        </w:rPr>
        <w:t xml:space="preserve"> </w:t>
      </w:r>
      <w:r>
        <w:rPr>
          <w:spacing w:val="1"/>
        </w:rPr>
        <w:t>37</w:t>
      </w:r>
      <w:r>
        <w:rPr>
          <w:spacing w:val="88"/>
        </w:rPr>
        <w:t xml:space="preserve"> </w:t>
      </w:r>
      <w:r>
        <w:t>locations.</w:t>
      </w:r>
      <w:r>
        <w:rPr>
          <w:spacing w:val="15"/>
        </w:rPr>
        <w:t xml:space="preserve"> </w:t>
      </w:r>
      <w:r>
        <w:rPr>
          <w:spacing w:val="-3"/>
        </w:rPr>
        <w:t>Impacts</w:t>
      </w:r>
      <w:r>
        <w:rPr>
          <w:spacing w:val="13"/>
        </w:rPr>
        <w:t xml:space="preserve"> </w:t>
      </w:r>
      <w:r>
        <w:rPr>
          <w:spacing w:val="1"/>
        </w:rPr>
        <w:t>generally</w:t>
      </w:r>
      <w:r>
        <w:rPr>
          <w:spacing w:val="14"/>
        </w:rPr>
        <w:t xml:space="preserve"> </w:t>
      </w:r>
      <w:r>
        <w:rPr>
          <w:spacing w:val="1"/>
        </w:rPr>
        <w:t>induced</w:t>
      </w:r>
      <w:r>
        <w:rPr>
          <w:spacing w:val="16"/>
        </w:rPr>
        <w:t xml:space="preserve"> </w:t>
      </w:r>
      <w:r>
        <w:rPr>
          <w:spacing w:val="2"/>
        </w:rPr>
        <w:t>forces</w:t>
      </w:r>
      <w:r>
        <w:rPr>
          <w:spacing w:val="14"/>
        </w:rPr>
        <w:t xml:space="preserve"> </w:t>
      </w:r>
      <w:r>
        <w:rPr>
          <w:spacing w:val="-1"/>
        </w:rPr>
        <w:t>between</w:t>
      </w:r>
      <w:r>
        <w:rPr>
          <w:spacing w:val="16"/>
        </w:rPr>
        <w:t xml:space="preserve"> </w:t>
      </w:r>
      <w:r>
        <w:t>4</w:t>
      </w:r>
      <w:r>
        <w:rPr>
          <w:spacing w:val="16"/>
        </w:rPr>
        <w:t xml:space="preserve"> </w:t>
      </w:r>
      <w:r>
        <w:rPr>
          <w:spacing w:val="2"/>
        </w:rPr>
        <w:t>and</w:t>
      </w:r>
      <w:r>
        <w:rPr>
          <w:spacing w:val="17"/>
        </w:rPr>
        <w:t xml:space="preserve"> </w:t>
      </w:r>
      <w:r>
        <w:t>5</w:t>
      </w:r>
      <w:r>
        <w:rPr>
          <w:spacing w:val="16"/>
        </w:rPr>
        <w:t xml:space="preserve"> </w:t>
      </w:r>
      <w:r>
        <w:t>kips</w:t>
      </w:r>
      <w:r>
        <w:rPr>
          <w:spacing w:val="14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16"/>
        </w:rPr>
        <w:t xml:space="preserve"> </w:t>
      </w:r>
      <w:r>
        <w:rPr>
          <w:spacing w:val="2"/>
        </w:rPr>
        <w:t>broadband</w:t>
      </w:r>
      <w:r>
        <w:rPr>
          <w:spacing w:val="16"/>
        </w:rPr>
        <w:t xml:space="preserve"> </w:t>
      </w:r>
      <w:r>
        <w:rPr>
          <w:spacing w:val="2"/>
        </w:rPr>
        <w:t>frequency</w:t>
      </w:r>
      <w:r>
        <w:rPr>
          <w:spacing w:val="14"/>
        </w:rPr>
        <w:t xml:space="preserve"> </w:t>
      </w:r>
      <w:r>
        <w:rPr>
          <w:spacing w:val="1"/>
        </w:rPr>
        <w:t>input.</w:t>
      </w:r>
      <w:r>
        <w:rPr>
          <w:spacing w:val="15"/>
        </w:rPr>
        <w:t xml:space="preserve"> </w:t>
      </w:r>
      <w:r>
        <w:t>Acceleration</w:t>
      </w:r>
      <w:r>
        <w:rPr>
          <w:spacing w:val="100"/>
        </w:rPr>
        <w:t xml:space="preserve"> </w:t>
      </w:r>
      <w:r>
        <w:rPr>
          <w:spacing w:val="-5"/>
        </w:rPr>
        <w:t>was</w:t>
      </w:r>
      <w:r>
        <w:t xml:space="preserve"> </w:t>
      </w:r>
      <w:r>
        <w:rPr>
          <w:spacing w:val="2"/>
        </w:rPr>
        <w:t>recorded</w:t>
      </w:r>
      <w:r>
        <w:rPr>
          <w:spacing w:val="3"/>
        </w:rPr>
        <w:t xml:space="preserve"> </w:t>
      </w:r>
      <w:r>
        <w:rPr>
          <w:spacing w:val="1"/>
        </w:rPr>
        <w:t>by</w:t>
      </w:r>
      <w:r>
        <w:t xml:space="preserve"> </w:t>
      </w:r>
      <w:r>
        <w:rPr>
          <w:spacing w:val="1"/>
        </w:rPr>
        <w:t xml:space="preserve">accelerometers </w:t>
      </w:r>
      <w:r>
        <w:t>installed</w:t>
      </w:r>
      <w:r>
        <w:rPr>
          <w:spacing w:val="3"/>
        </w:rPr>
        <w:t xml:space="preserve"> </w:t>
      </w:r>
      <w:r>
        <w:rPr>
          <w:spacing w:val="1"/>
        </w:rPr>
        <w:t>on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4"/>
        </w:rPr>
        <w:t xml:space="preserve"> </w:t>
      </w:r>
      <w:r>
        <w:rPr>
          <w:spacing w:val="1"/>
        </w:rPr>
        <w:t>bottom</w:t>
      </w:r>
      <w:r>
        <w:rPr>
          <w:spacing w:val="-10"/>
        </w:rPr>
        <w:t xml:space="preserve"> </w:t>
      </w:r>
      <w:r>
        <w:rPr>
          <w:spacing w:val="1"/>
        </w:rPr>
        <w:t>of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4"/>
        </w:rPr>
        <w:t xml:space="preserve"> </w:t>
      </w:r>
      <w:r>
        <w:rPr>
          <w:spacing w:val="2"/>
        </w:rPr>
        <w:t>girders</w:t>
      </w:r>
      <w:r>
        <w:t xml:space="preserve"> </w:t>
      </w:r>
      <w:r>
        <w:rPr>
          <w:spacing w:val="1"/>
        </w:rPr>
        <w:t>at</w:t>
      </w:r>
      <w:r>
        <w:rPr>
          <w:spacing w:val="2"/>
        </w:rPr>
        <w:t xml:space="preserve"> </w:t>
      </w:r>
      <w:r>
        <w:rPr>
          <w:spacing w:val="1"/>
        </w:rPr>
        <w:t>38</w:t>
      </w:r>
      <w:r>
        <w:rPr>
          <w:spacing w:val="4"/>
        </w:rPr>
        <w:t xml:space="preserve"> </w:t>
      </w:r>
      <w:r>
        <w:rPr>
          <w:spacing w:val="1"/>
        </w:rPr>
        <w:t>different</w:t>
      </w:r>
      <w:r>
        <w:rPr>
          <w:spacing w:val="2"/>
        </w:rPr>
        <w:t xml:space="preserve"> </w:t>
      </w:r>
      <w:r>
        <w:t>locations.</w:t>
      </w:r>
    </w:p>
    <w:p w:rsidR="00777077" w:rsidRDefault="00777077">
      <w:pPr>
        <w:spacing w:line="298" w:lineRule="auto"/>
        <w:jc w:val="both"/>
        <w:rPr>
          <w:rFonts w:ascii="Arial" w:eastAsia="Arial" w:hAnsi="Arial" w:cs="Arial"/>
        </w:rPr>
        <w:sectPr w:rsidR="00777077">
          <w:type w:val="continuous"/>
          <w:pgSz w:w="12240" w:h="15840"/>
          <w:pgMar w:top="2060" w:right="660" w:bottom="280" w:left="680" w:header="720" w:footer="720" w:gutter="0"/>
          <w:cols w:space="720"/>
        </w:sectPr>
      </w:pPr>
    </w:p>
    <w:p w:rsidR="00777077" w:rsidRDefault="00777077">
      <w:pPr>
        <w:spacing w:before="11"/>
        <w:rPr>
          <w:rFonts w:ascii="Arial" w:eastAsia="Arial" w:hAnsi="Arial" w:cs="Arial"/>
          <w:sz w:val="6"/>
          <w:szCs w:val="6"/>
        </w:rPr>
      </w:pPr>
    </w:p>
    <w:p w:rsidR="00777077" w:rsidRDefault="008F6A19">
      <w:pPr>
        <w:spacing w:line="200" w:lineRule="atLeast"/>
        <w:ind w:left="10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23238" cy="1685544"/>
            <wp:effectExtent l="0" t="0" r="0" b="0"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3238" cy="168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77" w:rsidRDefault="008F6A19">
      <w:pPr>
        <w:pStyle w:val="BodyText"/>
        <w:spacing w:before="43" w:line="298" w:lineRule="auto"/>
        <w:ind w:left="105" w:right="101"/>
        <w:jc w:val="both"/>
        <w:rPr>
          <w:rFonts w:cs="Arial"/>
        </w:rPr>
      </w:pPr>
      <w:r>
        <w:rPr>
          <w:rFonts w:cs="Arial"/>
          <w:spacing w:val="3"/>
        </w:rPr>
        <w:t>The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impact</w:t>
      </w:r>
      <w:r>
        <w:rPr>
          <w:rFonts w:cs="Arial"/>
          <w:spacing w:val="57"/>
        </w:rPr>
        <w:t xml:space="preserve"> </w:t>
      </w:r>
      <w:r>
        <w:rPr>
          <w:rFonts w:cs="Arial"/>
          <w:spacing w:val="1"/>
        </w:rPr>
        <w:t>locations</w:t>
      </w:r>
      <w:r>
        <w:rPr>
          <w:rFonts w:cs="Arial"/>
          <w:spacing w:val="56"/>
        </w:rPr>
        <w:t xml:space="preserve"> </w:t>
      </w:r>
      <w:r>
        <w:rPr>
          <w:rFonts w:cs="Arial"/>
          <w:spacing w:val="-3"/>
        </w:rPr>
        <w:t>were</w:t>
      </w:r>
      <w:r>
        <w:rPr>
          <w:rFonts w:cs="Arial"/>
          <w:spacing w:val="1"/>
        </w:rPr>
        <w:t xml:space="preserve"> chosen </w:t>
      </w:r>
      <w:r>
        <w:rPr>
          <w:rFonts w:cs="Arial"/>
        </w:rPr>
        <w:t xml:space="preserve">so </w:t>
      </w:r>
      <w:r>
        <w:rPr>
          <w:rFonts w:cs="Arial"/>
          <w:spacing w:val="1"/>
        </w:rPr>
        <w:t>that</w:t>
      </w:r>
      <w:r>
        <w:rPr>
          <w:rFonts w:cs="Arial"/>
          <w:spacing w:val="57"/>
        </w:rPr>
        <w:t xml:space="preserve"> </w:t>
      </w:r>
      <w:r>
        <w:rPr>
          <w:rFonts w:cs="Arial"/>
          <w:spacing w:val="1"/>
        </w:rPr>
        <w:t xml:space="preserve">the </w:t>
      </w:r>
      <w:r>
        <w:rPr>
          <w:rFonts w:cs="Arial"/>
        </w:rPr>
        <w:t>measured</w:t>
      </w:r>
      <w:r>
        <w:rPr>
          <w:rFonts w:cs="Arial"/>
          <w:spacing w:val="1"/>
        </w:rPr>
        <w:t xml:space="preserve"> vibration</w:t>
      </w:r>
      <w:r>
        <w:rPr>
          <w:rFonts w:cs="Arial"/>
        </w:rPr>
        <w:t xml:space="preserve"> </w:t>
      </w:r>
      <w:r>
        <w:rPr>
          <w:rFonts w:cs="Arial"/>
          <w:spacing w:val="2"/>
        </w:rPr>
        <w:t>responses</w:t>
      </w:r>
      <w:r>
        <w:rPr>
          <w:rFonts w:cs="Arial"/>
          <w:spacing w:val="56"/>
        </w:rPr>
        <w:t xml:space="preserve"> </w:t>
      </w:r>
      <w:r>
        <w:rPr>
          <w:rFonts w:cs="Arial"/>
          <w:spacing w:val="-3"/>
        </w:rPr>
        <w:t>would</w:t>
      </w:r>
      <w:r>
        <w:rPr>
          <w:rFonts w:cs="Arial"/>
          <w:spacing w:val="1"/>
        </w:rPr>
        <w:t xml:space="preserve"> have </w:t>
      </w:r>
      <w:r>
        <w:rPr>
          <w:rFonts w:cs="Arial"/>
        </w:rPr>
        <w:t xml:space="preserve">a </w:t>
      </w:r>
      <w:r>
        <w:rPr>
          <w:rFonts w:cs="Arial"/>
          <w:spacing w:val="1"/>
        </w:rPr>
        <w:t>dense spatial</w:t>
      </w:r>
      <w:r>
        <w:rPr>
          <w:rFonts w:cs="Arial"/>
          <w:spacing w:val="60"/>
        </w:rPr>
        <w:t xml:space="preserve"> </w:t>
      </w:r>
      <w:r>
        <w:rPr>
          <w:rFonts w:cs="Arial"/>
          <w:spacing w:val="1"/>
        </w:rPr>
        <w:t>resolution</w:t>
      </w:r>
      <w:r>
        <w:rPr>
          <w:rFonts w:cs="Arial"/>
          <w:spacing w:val="9"/>
        </w:rPr>
        <w:t xml:space="preserve"> </w:t>
      </w:r>
      <w:r>
        <w:rPr>
          <w:rFonts w:cs="Arial"/>
          <w:spacing w:val="2"/>
        </w:rPr>
        <w:t>and</w:t>
      </w:r>
      <w:r>
        <w:rPr>
          <w:rFonts w:cs="Arial"/>
          <w:spacing w:val="9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9"/>
        </w:rPr>
        <w:t xml:space="preserve"> </w:t>
      </w:r>
      <w:r>
        <w:rPr>
          <w:rFonts w:cs="Arial"/>
          <w:spacing w:val="2"/>
        </w:rPr>
        <w:t>vary</w:t>
      </w:r>
      <w:r>
        <w:rPr>
          <w:rFonts w:cs="Arial"/>
          <w:spacing w:val="6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10"/>
        </w:rPr>
        <w:t xml:space="preserve"> </w:t>
      </w:r>
      <w:r>
        <w:rPr>
          <w:rFonts w:cs="Arial"/>
          <w:spacing w:val="1"/>
        </w:rPr>
        <w:t>spatial</w:t>
      </w:r>
      <w:r>
        <w:rPr>
          <w:rFonts w:cs="Arial"/>
          <w:spacing w:val="4"/>
        </w:rPr>
        <w:t xml:space="preserve"> </w:t>
      </w:r>
      <w:r>
        <w:rPr>
          <w:rFonts w:cs="Arial"/>
          <w:spacing w:val="1"/>
        </w:rPr>
        <w:t>characteristics</w:t>
      </w:r>
      <w:r>
        <w:rPr>
          <w:rFonts w:cs="Arial"/>
          <w:spacing w:val="6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7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10"/>
        </w:rPr>
        <w:t xml:space="preserve"> </w:t>
      </w:r>
      <w:r>
        <w:rPr>
          <w:rFonts w:cs="Arial"/>
          <w:spacing w:val="1"/>
        </w:rPr>
        <w:t>input</w:t>
      </w:r>
      <w:r>
        <w:rPr>
          <w:rFonts w:cs="Arial"/>
          <w:spacing w:val="7"/>
        </w:rPr>
        <w:t xml:space="preserve"> </w:t>
      </w:r>
      <w:r>
        <w:rPr>
          <w:rFonts w:cs="Arial"/>
          <w:spacing w:val="-1"/>
        </w:rPr>
        <w:t>excitation.</w:t>
      </w:r>
      <w:r>
        <w:rPr>
          <w:rFonts w:cs="Arial"/>
          <w:spacing w:val="7"/>
        </w:rPr>
        <w:t xml:space="preserve"> </w:t>
      </w:r>
      <w:r>
        <w:rPr>
          <w:rFonts w:cs="Arial"/>
          <w:spacing w:val="3"/>
        </w:rPr>
        <w:t>The</w:t>
      </w:r>
      <w:r>
        <w:rPr>
          <w:rFonts w:cs="Arial"/>
          <w:spacing w:val="9"/>
        </w:rPr>
        <w:t xml:space="preserve"> </w:t>
      </w:r>
      <w:r>
        <w:rPr>
          <w:rFonts w:cs="Arial"/>
        </w:rPr>
        <w:t>former</w:t>
      </w:r>
      <w:r>
        <w:rPr>
          <w:rFonts w:cs="Arial"/>
          <w:spacing w:val="12"/>
        </w:rPr>
        <w:t xml:space="preserve"> </w:t>
      </w:r>
      <w:r>
        <w:rPr>
          <w:rFonts w:cs="Arial"/>
          <w:spacing w:val="1"/>
        </w:rPr>
        <w:t>consideration</w:t>
      </w:r>
      <w:r>
        <w:rPr>
          <w:rFonts w:cs="Arial"/>
          <w:spacing w:val="9"/>
        </w:rPr>
        <w:t xml:space="preserve"> </w:t>
      </w:r>
      <w:r>
        <w:rPr>
          <w:rFonts w:cs="Arial"/>
          <w:spacing w:val="-1"/>
        </w:rPr>
        <w:t>is</w:t>
      </w:r>
      <w:r>
        <w:rPr>
          <w:rFonts w:cs="Arial"/>
          <w:spacing w:val="6"/>
        </w:rPr>
        <w:t xml:space="preserve"> </w:t>
      </w:r>
      <w:r>
        <w:rPr>
          <w:rFonts w:cs="Arial"/>
        </w:rPr>
        <w:t>important</w:t>
      </w:r>
      <w:r>
        <w:rPr>
          <w:rFonts w:cs="Arial"/>
          <w:spacing w:val="7"/>
        </w:rPr>
        <w:t xml:space="preserve"> </w:t>
      </w:r>
      <w:r>
        <w:rPr>
          <w:rFonts w:cs="Arial"/>
          <w:spacing w:val="1"/>
        </w:rPr>
        <w:t>for</w:t>
      </w:r>
      <w:r>
        <w:rPr>
          <w:rFonts w:cs="Arial"/>
          <w:spacing w:val="76"/>
        </w:rPr>
        <w:t xml:space="preserve"> </w:t>
      </w:r>
      <w:r>
        <w:rPr>
          <w:rFonts w:cs="Arial"/>
          <w:spacing w:val="1"/>
        </w:rPr>
        <w:t>resolving</w:t>
      </w:r>
      <w:r>
        <w:rPr>
          <w:rFonts w:cs="Arial"/>
          <w:spacing w:val="55"/>
        </w:rPr>
        <w:t xml:space="preserve"> </w:t>
      </w:r>
      <w:r>
        <w:rPr>
          <w:rFonts w:cs="Arial"/>
          <w:spacing w:val="1"/>
        </w:rPr>
        <w:t>different</w:t>
      </w:r>
      <w:r>
        <w:rPr>
          <w:rFonts w:cs="Arial"/>
          <w:spacing w:val="55"/>
        </w:rPr>
        <w:t xml:space="preserve"> </w:t>
      </w:r>
      <w:r>
        <w:rPr>
          <w:rFonts w:cs="Arial"/>
          <w:spacing w:val="-1"/>
        </w:rPr>
        <w:t>mode</w:t>
      </w:r>
      <w:r>
        <w:rPr>
          <w:rFonts w:cs="Arial"/>
          <w:spacing w:val="56"/>
        </w:rPr>
        <w:t xml:space="preserve"> </w:t>
      </w:r>
      <w:r>
        <w:rPr>
          <w:rFonts w:cs="Arial"/>
          <w:spacing w:val="2"/>
        </w:rPr>
        <w:t>shapes</w:t>
      </w:r>
      <w:r>
        <w:rPr>
          <w:rFonts w:cs="Arial"/>
          <w:spacing w:val="52"/>
        </w:rPr>
        <w:t xml:space="preserve"> </w:t>
      </w:r>
      <w:r>
        <w:rPr>
          <w:rFonts w:cs="Arial"/>
          <w:spacing w:val="2"/>
        </w:rPr>
        <w:t>from</w:t>
      </w:r>
      <w:r>
        <w:rPr>
          <w:rFonts w:cs="Arial"/>
          <w:spacing w:val="43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56"/>
        </w:rPr>
        <w:t xml:space="preserve"> </w:t>
      </w:r>
      <w:r>
        <w:rPr>
          <w:rFonts w:cs="Arial"/>
          <w:spacing w:val="1"/>
        </w:rPr>
        <w:t>vibration</w:t>
      </w:r>
      <w:r>
        <w:rPr>
          <w:rFonts w:cs="Arial"/>
          <w:spacing w:val="56"/>
        </w:rPr>
        <w:t xml:space="preserve"> </w:t>
      </w:r>
      <w:r>
        <w:rPr>
          <w:rFonts w:cs="Arial"/>
        </w:rPr>
        <w:t>measurements,</w:t>
      </w:r>
      <w:r>
        <w:rPr>
          <w:rFonts w:cs="Arial"/>
          <w:spacing w:val="54"/>
        </w:rPr>
        <w:t xml:space="preserve"> </w:t>
      </w:r>
      <w:r>
        <w:rPr>
          <w:rFonts w:cs="Arial"/>
          <w:spacing w:val="-4"/>
        </w:rPr>
        <w:t>while</w:t>
      </w:r>
      <w:r>
        <w:rPr>
          <w:rFonts w:cs="Arial"/>
          <w:spacing w:val="56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56"/>
        </w:rPr>
        <w:t xml:space="preserve"> </w:t>
      </w:r>
      <w:r>
        <w:rPr>
          <w:rFonts w:cs="Arial"/>
          <w:spacing w:val="1"/>
        </w:rPr>
        <w:t>latter</w:t>
      </w:r>
      <w:r>
        <w:rPr>
          <w:rFonts w:cs="Arial"/>
          <w:spacing w:val="57"/>
        </w:rPr>
        <w:t xml:space="preserve"> </w:t>
      </w:r>
      <w:r>
        <w:rPr>
          <w:rFonts w:cs="Arial"/>
          <w:spacing w:val="-1"/>
        </w:rPr>
        <w:t>is</w:t>
      </w:r>
      <w:r>
        <w:rPr>
          <w:rFonts w:cs="Arial"/>
          <w:spacing w:val="53"/>
        </w:rPr>
        <w:t xml:space="preserve"> </w:t>
      </w:r>
      <w:r>
        <w:rPr>
          <w:rFonts w:cs="Arial"/>
        </w:rPr>
        <w:t>important</w:t>
      </w:r>
      <w:r>
        <w:rPr>
          <w:rFonts w:cs="Arial"/>
          <w:spacing w:val="55"/>
        </w:rPr>
        <w:t xml:space="preserve"> </w:t>
      </w:r>
      <w:r>
        <w:rPr>
          <w:rFonts w:cs="Arial"/>
          <w:spacing w:val="1"/>
        </w:rPr>
        <w:t>for</w:t>
      </w:r>
      <w:r>
        <w:rPr>
          <w:rFonts w:cs="Arial"/>
          <w:spacing w:val="57"/>
        </w:rPr>
        <w:t xml:space="preserve"> </w:t>
      </w:r>
      <w:r>
        <w:rPr>
          <w:rFonts w:cs="Arial"/>
          <w:spacing w:val="-2"/>
        </w:rPr>
        <w:t>exciting</w:t>
      </w:r>
      <w:r>
        <w:rPr>
          <w:rFonts w:cs="Arial"/>
          <w:spacing w:val="62"/>
        </w:rPr>
        <w:t xml:space="preserve"> </w:t>
      </w:r>
      <w:r>
        <w:rPr>
          <w:rFonts w:cs="Arial"/>
          <w:spacing w:val="1"/>
        </w:rPr>
        <w:t>different</w:t>
      </w:r>
      <w:r>
        <w:rPr>
          <w:rFonts w:cs="Arial"/>
          <w:spacing w:val="6"/>
        </w:rPr>
        <w:t xml:space="preserve"> </w:t>
      </w:r>
      <w:r>
        <w:rPr>
          <w:rFonts w:cs="Arial"/>
          <w:spacing w:val="1"/>
        </w:rPr>
        <w:t>vibration</w:t>
      </w:r>
      <w:r>
        <w:rPr>
          <w:rFonts w:cs="Arial"/>
          <w:spacing w:val="8"/>
        </w:rPr>
        <w:t xml:space="preserve"> </w:t>
      </w:r>
      <w:r>
        <w:rPr>
          <w:rFonts w:cs="Arial"/>
          <w:spacing w:val="-1"/>
        </w:rPr>
        <w:t>modes.</w:t>
      </w:r>
      <w:r>
        <w:rPr>
          <w:rFonts w:cs="Arial"/>
          <w:spacing w:val="7"/>
        </w:rPr>
        <w:t xml:space="preserve"> </w:t>
      </w:r>
      <w:r>
        <w:rPr>
          <w:rFonts w:cs="Arial"/>
          <w:spacing w:val="-1"/>
        </w:rPr>
        <w:t>Modal</w:t>
      </w:r>
      <w:r>
        <w:rPr>
          <w:rFonts w:cs="Arial"/>
          <w:spacing w:val="3"/>
        </w:rPr>
        <w:t xml:space="preserve"> </w:t>
      </w:r>
      <w:r>
        <w:rPr>
          <w:rFonts w:cs="Arial"/>
          <w:spacing w:val="1"/>
        </w:rPr>
        <w:t>processing</w:t>
      </w:r>
      <w:r>
        <w:rPr>
          <w:rFonts w:cs="Arial"/>
          <w:spacing w:val="9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6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9"/>
        </w:rPr>
        <w:t xml:space="preserve"> </w:t>
      </w:r>
      <w:r>
        <w:rPr>
          <w:rFonts w:cs="Arial"/>
          <w:spacing w:val="1"/>
        </w:rPr>
        <w:t>resulting</w:t>
      </w:r>
      <w:r>
        <w:rPr>
          <w:rFonts w:cs="Arial"/>
          <w:spacing w:val="8"/>
        </w:rPr>
        <w:t xml:space="preserve"> </w:t>
      </w:r>
      <w:r>
        <w:rPr>
          <w:rFonts w:cs="Arial"/>
          <w:spacing w:val="1"/>
        </w:rPr>
        <w:t>data</w:t>
      </w:r>
      <w:r>
        <w:rPr>
          <w:rFonts w:cs="Arial"/>
          <w:spacing w:val="9"/>
        </w:rPr>
        <w:t xml:space="preserve"> </w:t>
      </w:r>
      <w:r>
        <w:rPr>
          <w:rFonts w:cs="Arial"/>
          <w:spacing w:val="-5"/>
        </w:rPr>
        <w:t>was</w:t>
      </w:r>
      <w:r>
        <w:rPr>
          <w:rFonts w:cs="Arial"/>
          <w:spacing w:val="5"/>
        </w:rPr>
        <w:t xml:space="preserve"> </w:t>
      </w:r>
      <w:r>
        <w:rPr>
          <w:rFonts w:cs="Arial"/>
          <w:spacing w:val="1"/>
        </w:rPr>
        <w:t>used</w:t>
      </w:r>
      <w:r>
        <w:rPr>
          <w:rFonts w:cs="Arial"/>
          <w:spacing w:val="9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8"/>
        </w:rPr>
        <w:t xml:space="preserve"> </w:t>
      </w:r>
      <w:r>
        <w:rPr>
          <w:rFonts w:cs="Arial"/>
        </w:rPr>
        <w:t>identify</w:t>
      </w:r>
      <w:r>
        <w:rPr>
          <w:rFonts w:cs="Arial"/>
          <w:spacing w:val="6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8"/>
        </w:rPr>
        <w:t xml:space="preserve"> </w:t>
      </w:r>
      <w:r>
        <w:rPr>
          <w:rFonts w:cs="Arial"/>
          <w:spacing w:val="1"/>
        </w:rPr>
        <w:t>bridge’s</w:t>
      </w:r>
      <w:r>
        <w:rPr>
          <w:rFonts w:cs="Arial"/>
          <w:spacing w:val="6"/>
        </w:rPr>
        <w:t xml:space="preserve"> </w:t>
      </w:r>
      <w:r>
        <w:rPr>
          <w:rFonts w:cs="Arial"/>
          <w:spacing w:val="2"/>
        </w:rPr>
        <w:t>natural</w:t>
      </w:r>
      <w:r>
        <w:rPr>
          <w:rFonts w:cs="Arial"/>
          <w:spacing w:val="3"/>
        </w:rPr>
        <w:t xml:space="preserve"> </w:t>
      </w:r>
      <w:r>
        <w:rPr>
          <w:rFonts w:cs="Arial"/>
          <w:spacing w:val="-1"/>
        </w:rPr>
        <w:t>modes</w:t>
      </w:r>
      <w:r>
        <w:rPr>
          <w:rFonts w:cs="Arial"/>
          <w:spacing w:val="112"/>
        </w:rPr>
        <w:t xml:space="preserve"> </w:t>
      </w:r>
      <w:r>
        <w:rPr>
          <w:rFonts w:cs="Arial"/>
          <w:spacing w:val="1"/>
        </w:rPr>
        <w:t>of vibration.</w:t>
      </w:r>
    </w:p>
    <w:p w:rsidR="00777077" w:rsidRDefault="00777077">
      <w:pPr>
        <w:spacing w:before="9"/>
        <w:rPr>
          <w:rFonts w:ascii="Arial" w:eastAsia="Arial" w:hAnsi="Arial" w:cs="Arial"/>
          <w:sz w:val="10"/>
          <w:szCs w:val="10"/>
        </w:rPr>
      </w:pPr>
    </w:p>
    <w:p w:rsidR="00777077" w:rsidRDefault="008F6A19">
      <w:pPr>
        <w:spacing w:line="200" w:lineRule="atLeast"/>
        <w:ind w:left="10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79189" cy="1728216"/>
            <wp:effectExtent l="0" t="0" r="0" b="0"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9189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77" w:rsidRDefault="008F6A19">
      <w:pPr>
        <w:pStyle w:val="BodyText"/>
        <w:spacing w:before="21" w:line="298" w:lineRule="auto"/>
        <w:ind w:left="105" w:right="101"/>
        <w:jc w:val="both"/>
        <w:rPr>
          <w:rFonts w:cs="Arial"/>
        </w:rPr>
      </w:pPr>
      <w:r>
        <w:t>A</w:t>
      </w:r>
      <w:ins w:id="26" w:author="John Braley" w:date="2018-09-28T15:39:00Z">
        <w:r w:rsidR="00516675">
          <w:t>n</w:t>
        </w:r>
      </w:ins>
      <w:r>
        <w:rPr>
          <w:spacing w:val="3"/>
        </w:rPr>
        <w:t xml:space="preserve"> FE </w:t>
      </w:r>
      <w:r>
        <w:rPr>
          <w:spacing w:val="-1"/>
        </w:rPr>
        <w:t>model</w:t>
      </w:r>
      <w:r>
        <w:rPr>
          <w:spacing w:val="6"/>
        </w:rPr>
        <w:t xml:space="preserve"> </w:t>
      </w:r>
      <w:r>
        <w:rPr>
          <w:spacing w:val="-5"/>
        </w:rPr>
        <w:t>was</w:t>
      </w:r>
      <w:r>
        <w:rPr>
          <w:spacing w:val="9"/>
        </w:rPr>
        <w:t xml:space="preserve"> </w:t>
      </w:r>
      <w:r>
        <w:rPr>
          <w:spacing w:val="1"/>
        </w:rPr>
        <w:t>constructed</w:t>
      </w:r>
      <w:r>
        <w:rPr>
          <w:spacing w:val="11"/>
        </w:rPr>
        <w:t xml:space="preserve"> </w:t>
      </w:r>
      <w:r>
        <w:rPr>
          <w:spacing w:val="1"/>
        </w:rPr>
        <w:t>based</w:t>
      </w:r>
      <w:r>
        <w:rPr>
          <w:spacing w:val="11"/>
        </w:rPr>
        <w:t xml:space="preserve"> </w:t>
      </w:r>
      <w:r>
        <w:rPr>
          <w:spacing w:val="1"/>
        </w:rPr>
        <w:t>on</w:t>
      </w:r>
      <w:r>
        <w:rPr>
          <w:spacing w:val="11"/>
        </w:rPr>
        <w:t xml:space="preserve"> </w:t>
      </w:r>
      <w:r>
        <w:t>measured</w:t>
      </w:r>
      <w:r>
        <w:rPr>
          <w:spacing w:val="12"/>
        </w:rPr>
        <w:t xml:space="preserve"> </w:t>
      </w:r>
      <w:r>
        <w:rPr>
          <w:spacing w:val="2"/>
        </w:rPr>
        <w:t>bridge</w:t>
      </w:r>
      <w:r>
        <w:rPr>
          <w:spacing w:val="11"/>
        </w:rPr>
        <w:t xml:space="preserve"> </w:t>
      </w:r>
      <w:r>
        <w:rPr>
          <w:spacing w:val="1"/>
        </w:rPr>
        <w:t>geometry</w:t>
      </w:r>
      <w:r>
        <w:rPr>
          <w:spacing w:val="8"/>
        </w:rPr>
        <w:t xml:space="preserve"> </w:t>
      </w:r>
      <w:r>
        <w:rPr>
          <w:spacing w:val="2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assumed</w:t>
      </w:r>
      <w:r>
        <w:rPr>
          <w:spacing w:val="12"/>
        </w:rPr>
        <w:t xml:space="preserve"> </w:t>
      </w:r>
      <w:r>
        <w:t>material</w:t>
      </w:r>
      <w:r>
        <w:rPr>
          <w:spacing w:val="6"/>
        </w:rPr>
        <w:t xml:space="preserve"> </w:t>
      </w:r>
      <w:r>
        <w:rPr>
          <w:spacing w:val="2"/>
        </w:rPr>
        <w:t>properties.</w:t>
      </w:r>
      <w:r>
        <w:rPr>
          <w:spacing w:val="10"/>
        </w:rPr>
        <w:t xml:space="preserve"> </w:t>
      </w:r>
      <w:r>
        <w:rPr>
          <w:spacing w:val="3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model</w:t>
      </w:r>
      <w:r>
        <w:rPr>
          <w:spacing w:val="80"/>
        </w:rPr>
        <w:t xml:space="preserve"> </w:t>
      </w:r>
      <w:r>
        <w:rPr>
          <w:spacing w:val="-5"/>
        </w:rPr>
        <w:t>was</w:t>
      </w:r>
      <w:r>
        <w:rPr>
          <w:spacing w:val="25"/>
        </w:rPr>
        <w:t xml:space="preserve"> </w:t>
      </w:r>
      <w:r>
        <w:rPr>
          <w:spacing w:val="1"/>
        </w:rPr>
        <w:t>calibrated</w:t>
      </w:r>
      <w:r>
        <w:rPr>
          <w:spacing w:val="28"/>
        </w:rPr>
        <w:t xml:space="preserve"> </w:t>
      </w:r>
      <w:r>
        <w:rPr>
          <w:spacing w:val="1"/>
        </w:rPr>
        <w:t>by</w:t>
      </w:r>
      <w:r>
        <w:rPr>
          <w:spacing w:val="25"/>
        </w:rPr>
        <w:t xml:space="preserve"> </w:t>
      </w:r>
      <w:r>
        <w:t>iteratively</w:t>
      </w:r>
      <w:r>
        <w:rPr>
          <w:spacing w:val="25"/>
        </w:rPr>
        <w:t xml:space="preserve"> </w:t>
      </w:r>
      <w:r>
        <w:rPr>
          <w:spacing w:val="1"/>
        </w:rPr>
        <w:t>adjusting</w:t>
      </w:r>
      <w:r>
        <w:rPr>
          <w:spacing w:val="28"/>
        </w:rPr>
        <w:t xml:space="preserve"> </w:t>
      </w:r>
      <w:r>
        <w:rPr>
          <w:spacing w:val="-1"/>
        </w:rPr>
        <w:t>model</w:t>
      </w:r>
      <w:r>
        <w:rPr>
          <w:spacing w:val="24"/>
        </w:rPr>
        <w:t xml:space="preserve"> </w:t>
      </w:r>
      <w:r>
        <w:rPr>
          <w:spacing w:val="1"/>
        </w:rPr>
        <w:t>parameters</w:t>
      </w:r>
      <w:r>
        <w:rPr>
          <w:spacing w:val="25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1"/>
        </w:rPr>
        <w:t>bring</w:t>
      </w:r>
      <w:r>
        <w:rPr>
          <w:spacing w:val="28"/>
        </w:rPr>
        <w:t xml:space="preserve"> </w:t>
      </w:r>
      <w:r>
        <w:rPr>
          <w:spacing w:val="1"/>
        </w:rPr>
        <w:t>the</w:t>
      </w:r>
      <w:r>
        <w:rPr>
          <w:spacing w:val="27"/>
        </w:rPr>
        <w:t xml:space="preserve"> </w:t>
      </w:r>
      <w:r>
        <w:rPr>
          <w:spacing w:val="3"/>
        </w:rPr>
        <w:t>FE</w:t>
      </w:r>
      <w:r>
        <w:rPr>
          <w:spacing w:val="20"/>
        </w:rPr>
        <w:t xml:space="preserve"> </w:t>
      </w:r>
      <w:r>
        <w:rPr>
          <w:spacing w:val="-1"/>
        </w:rPr>
        <w:t>model</w:t>
      </w:r>
      <w:r>
        <w:rPr>
          <w:spacing w:val="23"/>
        </w:rPr>
        <w:t xml:space="preserve"> </w:t>
      </w:r>
      <w:r>
        <w:t>into</w:t>
      </w:r>
      <w:r>
        <w:rPr>
          <w:spacing w:val="28"/>
        </w:rPr>
        <w:t xml:space="preserve"> </w:t>
      </w:r>
      <w:r>
        <w:rPr>
          <w:spacing w:val="1"/>
        </w:rPr>
        <w:t>better</w:t>
      </w:r>
      <w:r>
        <w:rPr>
          <w:spacing w:val="30"/>
        </w:rPr>
        <w:t xml:space="preserve"> </w:t>
      </w:r>
      <w:r>
        <w:rPr>
          <w:spacing w:val="1"/>
        </w:rPr>
        <w:t>agreement</w:t>
      </w:r>
      <w:r>
        <w:rPr>
          <w:spacing w:val="26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28"/>
        </w:rPr>
        <w:t xml:space="preserve"> </w:t>
      </w:r>
      <w:r>
        <w:rPr>
          <w:spacing w:val="1"/>
        </w:rPr>
        <w:t>the</w:t>
      </w:r>
      <w:r>
        <w:rPr>
          <w:spacing w:val="100"/>
        </w:rPr>
        <w:t xml:space="preserve"> </w:t>
      </w:r>
      <w:r>
        <w:rPr>
          <w:spacing w:val="2"/>
        </w:rPr>
        <w:t>observed</w:t>
      </w:r>
      <w:r>
        <w:rPr>
          <w:spacing w:val="3"/>
        </w:rPr>
        <w:t xml:space="preserve"> </w:t>
      </w:r>
      <w:r>
        <w:rPr>
          <w:spacing w:val="-1"/>
        </w:rPr>
        <w:t>experimental</w:t>
      </w:r>
      <w:r>
        <w:rPr>
          <w:spacing w:val="-2"/>
        </w:rPr>
        <w:t xml:space="preserve"> </w:t>
      </w:r>
      <w:r>
        <w:rPr>
          <w:spacing w:val="2"/>
        </w:rPr>
        <w:t>data.</w:t>
      </w:r>
      <w:r>
        <w:rPr>
          <w:spacing w:val="3"/>
        </w:rPr>
        <w:t xml:space="preserve"> </w:t>
      </w:r>
      <w:r>
        <w:rPr>
          <w:spacing w:val="-1"/>
        </w:rPr>
        <w:t>Since</w:t>
      </w:r>
      <w:r>
        <w:rPr>
          <w:spacing w:val="8"/>
        </w:rPr>
        <w:t xml:space="preserve"> </w:t>
      </w:r>
      <w:r>
        <w:rPr>
          <w:spacing w:val="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impact</w:t>
      </w:r>
      <w:r>
        <w:rPr>
          <w:spacing w:val="6"/>
        </w:rPr>
        <w:t xml:space="preserve"> </w:t>
      </w:r>
      <w:r>
        <w:rPr>
          <w:spacing w:val="1"/>
        </w:rPr>
        <w:t>of</w:t>
      </w:r>
      <w:r>
        <w:rPr>
          <w:spacing w:val="7"/>
        </w:rPr>
        <w:t xml:space="preserve"> </w:t>
      </w:r>
      <w:r>
        <w:rPr>
          <w:spacing w:val="2"/>
        </w:rPr>
        <w:t>girder</w:t>
      </w:r>
      <w:r>
        <w:rPr>
          <w:spacing w:val="10"/>
        </w:rPr>
        <w:t xml:space="preserve"> </w:t>
      </w:r>
      <w:r>
        <w:rPr>
          <w:spacing w:val="1"/>
        </w:rPr>
        <w:t>cracks</w:t>
      </w:r>
      <w:r>
        <w:rPr>
          <w:spacing w:val="5"/>
        </w:rPr>
        <w:t xml:space="preserve"> </w:t>
      </w:r>
      <w:r>
        <w:rPr>
          <w:spacing w:val="-3"/>
        </w:rPr>
        <w:t>were</w:t>
      </w:r>
      <w:r>
        <w:rPr>
          <w:spacing w:val="9"/>
        </w:rPr>
        <w:t xml:space="preserve"> </w:t>
      </w:r>
      <w:r>
        <w:rPr>
          <w:spacing w:val="1"/>
        </w:rPr>
        <w:t>the</w:t>
      </w:r>
      <w:r>
        <w:rPr>
          <w:spacing w:val="8"/>
        </w:rPr>
        <w:t xml:space="preserve"> </w:t>
      </w:r>
      <w:r>
        <w:rPr>
          <w:spacing w:val="-3"/>
        </w:rPr>
        <w:t>main</w:t>
      </w:r>
      <w:r>
        <w:rPr>
          <w:spacing w:val="9"/>
        </w:rPr>
        <w:t xml:space="preserve"> </w:t>
      </w:r>
      <w:r>
        <w:rPr>
          <w:spacing w:val="1"/>
        </w:rPr>
        <w:t>source</w:t>
      </w:r>
      <w:r>
        <w:rPr>
          <w:spacing w:val="8"/>
        </w:rPr>
        <w:t xml:space="preserve"> </w:t>
      </w:r>
      <w:r>
        <w:rPr>
          <w:spacing w:val="1"/>
        </w:rPr>
        <w:t>of</w:t>
      </w:r>
      <w:r>
        <w:rPr>
          <w:spacing w:val="6"/>
        </w:rPr>
        <w:t xml:space="preserve"> </w:t>
      </w:r>
      <w:r>
        <w:t>uncertainty,</w:t>
      </w:r>
      <w:r>
        <w:rPr>
          <w:spacing w:val="7"/>
        </w:rPr>
        <w:t xml:space="preserve"> </w:t>
      </w:r>
      <w:r>
        <w:rPr>
          <w:spacing w:val="1"/>
        </w:rPr>
        <w:t>the</w:t>
      </w:r>
      <w:r>
        <w:rPr>
          <w:spacing w:val="8"/>
        </w:rPr>
        <w:t xml:space="preserve"> </w:t>
      </w:r>
      <w:r>
        <w:rPr>
          <w:spacing w:val="-2"/>
        </w:rPr>
        <w:t>moments</w:t>
      </w:r>
      <w:r>
        <w:rPr>
          <w:spacing w:val="74"/>
        </w:rPr>
        <w:t xml:space="preserve"> </w:t>
      </w:r>
      <w:r>
        <w:rPr>
          <w:spacing w:val="1"/>
        </w:rPr>
        <w:t>of</w:t>
      </w:r>
      <w:r>
        <w:rPr>
          <w:spacing w:val="2"/>
        </w:rPr>
        <w:t xml:space="preserve"> </w:t>
      </w:r>
      <w:r>
        <w:rPr>
          <w:spacing w:val="1"/>
        </w:rPr>
        <w:t>inertia</w:t>
      </w:r>
      <w:r>
        <w:rPr>
          <w:spacing w:val="3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beams</w:t>
      </w:r>
      <w:r>
        <w:rPr>
          <w:spacing w:val="1"/>
        </w:rPr>
        <w:t xml:space="preserve"> </w:t>
      </w:r>
      <w:r>
        <w:rPr>
          <w:spacing w:val="-3"/>
        </w:rPr>
        <w:t>were</w:t>
      </w:r>
      <w:r>
        <w:rPr>
          <w:spacing w:val="3"/>
        </w:rPr>
        <w:t xml:space="preserve"> </w:t>
      </w:r>
      <w:r>
        <w:rPr>
          <w:spacing w:val="1"/>
        </w:rPr>
        <w:t>chosen</w:t>
      </w:r>
      <w:r>
        <w:rPr>
          <w:spacing w:val="3"/>
        </w:rPr>
        <w:t xml:space="preserve"> </w:t>
      </w:r>
      <w:r>
        <w:rPr>
          <w:spacing w:val="1"/>
        </w:rPr>
        <w:t>as the</w:t>
      </w:r>
      <w:r>
        <w:rPr>
          <w:spacing w:val="3"/>
        </w:rPr>
        <w:t xml:space="preserve"> </w:t>
      </w:r>
      <w:r>
        <w:rPr>
          <w:spacing w:val="1"/>
        </w:rPr>
        <w:t xml:space="preserve">parameters </w:t>
      </w:r>
      <w:r>
        <w:t>to</w:t>
      </w:r>
      <w:r>
        <w:rPr>
          <w:spacing w:val="3"/>
        </w:rPr>
        <w:t xml:space="preserve"> </w:t>
      </w:r>
      <w:r>
        <w:rPr>
          <w:spacing w:val="1"/>
        </w:rPr>
        <w:t>be</w:t>
      </w:r>
      <w:r>
        <w:rPr>
          <w:spacing w:val="3"/>
        </w:rPr>
        <w:t xml:space="preserve"> </w:t>
      </w:r>
      <w:r>
        <w:rPr>
          <w:spacing w:val="1"/>
        </w:rPr>
        <w:t>adjusted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4"/>
        </w:rPr>
        <w:t xml:space="preserve"> </w:t>
      </w:r>
      <w:r>
        <w:rPr>
          <w:spacing w:val="1"/>
        </w:rPr>
        <w:t>calibration</w:t>
      </w:r>
      <w:r>
        <w:rPr>
          <w:spacing w:val="3"/>
        </w:rPr>
        <w:t xml:space="preserve"> </w:t>
      </w:r>
      <w:r>
        <w:rPr>
          <w:spacing w:val="1"/>
        </w:rPr>
        <w:t>process.</w:t>
      </w:r>
    </w:p>
    <w:p w:rsidR="00777077" w:rsidRDefault="00777077">
      <w:pPr>
        <w:rPr>
          <w:rFonts w:ascii="Arial" w:eastAsia="Arial" w:hAnsi="Arial" w:cs="Arial"/>
          <w:sz w:val="20"/>
          <w:szCs w:val="20"/>
        </w:rPr>
      </w:pPr>
    </w:p>
    <w:p w:rsidR="00777077" w:rsidRDefault="00777077">
      <w:pPr>
        <w:spacing w:before="3"/>
        <w:rPr>
          <w:rFonts w:ascii="Arial" w:eastAsia="Arial" w:hAnsi="Arial" w:cs="Arial"/>
          <w:sz w:val="19"/>
          <w:szCs w:val="19"/>
        </w:rPr>
      </w:pPr>
    </w:p>
    <w:p w:rsidR="00777077" w:rsidRDefault="008F6A19">
      <w:pPr>
        <w:pStyle w:val="BodyText"/>
        <w:spacing w:before="0"/>
        <w:ind w:left="105"/>
        <w:jc w:val="both"/>
        <w:rPr>
          <w:rFonts w:cs="Arial"/>
        </w:rPr>
      </w:pPr>
      <w:proofErr w:type="gramStart"/>
      <w:r>
        <w:rPr>
          <w:spacing w:val="-1"/>
        </w:rPr>
        <w:t>Drexel</w:t>
      </w:r>
      <w:r>
        <w:rPr>
          <w:spacing w:val="-3"/>
        </w:rPr>
        <w:t xml:space="preserve"> University,</w:t>
      </w:r>
      <w:r>
        <w:rPr>
          <w:spacing w:val="2"/>
        </w:rPr>
        <w:t xml:space="preserve"> 3141 </w:t>
      </w:r>
      <w:r>
        <w:rPr>
          <w:spacing w:val="1"/>
        </w:rPr>
        <w:t>Chestnut</w:t>
      </w:r>
      <w:r>
        <w:rPr>
          <w:spacing w:val="2"/>
        </w:rPr>
        <w:t xml:space="preserve"> </w:t>
      </w:r>
      <w:r>
        <w:rPr>
          <w:spacing w:val="1"/>
        </w:rPr>
        <w:t xml:space="preserve">Street, </w:t>
      </w:r>
      <w:r>
        <w:t>Philadelphia,</w:t>
      </w:r>
      <w:r>
        <w:rPr>
          <w:spacing w:val="2"/>
        </w:rPr>
        <w:t xml:space="preserve"> </w:t>
      </w:r>
      <w:r>
        <w:rPr>
          <w:spacing w:val="-12"/>
        </w:rPr>
        <w:t>PA</w:t>
      </w:r>
      <w:r>
        <w:rPr>
          <w:spacing w:val="-5"/>
        </w:rPr>
        <w:t xml:space="preserve"> </w:t>
      </w:r>
      <w:r>
        <w:rPr>
          <w:spacing w:val="2"/>
        </w:rPr>
        <w:t>19104,</w:t>
      </w:r>
      <w:r>
        <w:rPr>
          <w:spacing w:val="1"/>
        </w:rPr>
        <w:t xml:space="preserve"> </w:t>
      </w:r>
      <w:r>
        <w:t>©</w:t>
      </w:r>
      <w:r>
        <w:rPr>
          <w:spacing w:val="-5"/>
        </w:rPr>
        <w:t xml:space="preserve"> </w:t>
      </w:r>
      <w:r>
        <w:rPr>
          <w:spacing w:val="-3"/>
        </w:rPr>
        <w:t>All</w:t>
      </w:r>
      <w:r>
        <w:rPr>
          <w:spacing w:val="-2"/>
        </w:rPr>
        <w:t xml:space="preserve"> </w:t>
      </w:r>
      <w:r>
        <w:t>Rights</w:t>
      </w:r>
      <w:r>
        <w:rPr>
          <w:spacing w:val="-1"/>
        </w:rPr>
        <w:t xml:space="preserve"> </w:t>
      </w:r>
      <w:r>
        <w:rPr>
          <w:spacing w:val="1"/>
        </w:rPr>
        <w:t>Reserved.</w:t>
      </w:r>
      <w:proofErr w:type="gramEnd"/>
      <w:r>
        <w:rPr>
          <w:spacing w:val="2"/>
        </w:rPr>
        <w:t xml:space="preserve"> </w:t>
      </w:r>
      <w:r>
        <w:rPr>
          <w:b/>
          <w:spacing w:val="-22"/>
        </w:rPr>
        <w:t>V</w:t>
      </w:r>
      <w:r>
        <w:rPr>
          <w:b/>
          <w:spacing w:val="18"/>
        </w:rPr>
        <w:t>e</w:t>
      </w:r>
      <w:r>
        <w:rPr>
          <w:b/>
          <w:spacing w:val="8"/>
        </w:rPr>
        <w:t>r</w:t>
      </w:r>
      <w:r>
        <w:rPr>
          <w:b/>
          <w:spacing w:val="3"/>
        </w:rPr>
        <w:t>s</w:t>
      </w:r>
      <w:r>
        <w:rPr>
          <w:b/>
          <w:spacing w:val="1"/>
        </w:rPr>
        <w:t>i</w:t>
      </w:r>
      <w:r>
        <w:rPr>
          <w:b/>
          <w:spacing w:val="6"/>
        </w:rPr>
        <w:t>o</w:t>
      </w:r>
      <w:r>
        <w:rPr>
          <w:b/>
        </w:rPr>
        <w:t>n</w:t>
      </w:r>
      <w:r>
        <w:rPr>
          <w:b/>
          <w:spacing w:val="6"/>
        </w:rPr>
        <w:t xml:space="preserve"> </w:t>
      </w:r>
      <w:r>
        <w:rPr>
          <w:b/>
          <w:spacing w:val="1"/>
        </w:rPr>
        <w:t>3.0</w:t>
      </w:r>
    </w:p>
    <w:p w:rsidR="00777077" w:rsidRDefault="00777077">
      <w:pPr>
        <w:jc w:val="both"/>
        <w:rPr>
          <w:rFonts w:ascii="Arial" w:eastAsia="Arial" w:hAnsi="Arial" w:cs="Arial"/>
        </w:rPr>
        <w:sectPr w:rsidR="00777077">
          <w:headerReference w:type="even" r:id="rId18"/>
          <w:pgSz w:w="12240" w:h="15840"/>
          <w:pgMar w:top="500" w:right="680" w:bottom="280" w:left="700" w:header="0" w:footer="0" w:gutter="0"/>
          <w:cols w:space="720"/>
        </w:sectPr>
      </w:pPr>
    </w:p>
    <w:p w:rsidR="00777077" w:rsidRDefault="00777077">
      <w:pPr>
        <w:rPr>
          <w:rFonts w:ascii="Arial" w:eastAsia="Arial" w:hAnsi="Arial" w:cs="Arial"/>
          <w:b/>
          <w:bCs/>
          <w:sz w:val="20"/>
          <w:szCs w:val="20"/>
        </w:rPr>
      </w:pPr>
    </w:p>
    <w:p w:rsidR="00777077" w:rsidRDefault="00777077">
      <w:pPr>
        <w:spacing w:before="5"/>
        <w:rPr>
          <w:rFonts w:ascii="Arial" w:eastAsia="Arial" w:hAnsi="Arial" w:cs="Arial"/>
          <w:b/>
          <w:bCs/>
          <w:sz w:val="16"/>
          <w:szCs w:val="16"/>
        </w:rPr>
      </w:pPr>
    </w:p>
    <w:p w:rsidR="00777077" w:rsidRDefault="008F6A19">
      <w:pPr>
        <w:pStyle w:val="BodyText"/>
        <w:tabs>
          <w:tab w:val="left" w:pos="2659"/>
        </w:tabs>
        <w:ind w:left="365"/>
        <w:rPr>
          <w:rFonts w:cs="Arial"/>
        </w:rPr>
      </w:pPr>
      <w:r>
        <w:pict>
          <v:group id="_x0000_s1037" style="position:absolute;left:0;text-align:left;margin-left:308.7pt;margin-top:-6.05pt;width:141.1pt;height:32.35pt;z-index:1240;mso-position-horizontal-relative:page" coordorigin="6174,-121" coordsize="2822,647">
            <v:group id="_x0000_s1043" style="position:absolute;left:6193;top:-106;width:2781;height:2" coordorigin="6193,-106" coordsize="2781,2">
              <v:shape id="_x0000_s1044" style="position:absolute;left:6193;top:-106;width:2781;height:2" coordorigin="6193,-106" coordsize="2781,0" path="m6193,-106r2780,e" filled="f" strokecolor="#ddd" strokeweight=".53233mm">
                <v:path arrowok="t"/>
              </v:shape>
            </v:group>
            <v:group id="_x0000_s1041" style="position:absolute;left:8981;top:-103;width:2;height:614" coordorigin="8981,-103" coordsize="2,614">
              <v:shape id="_x0000_s1042" style="position:absolute;left:8981;top:-103;width:2;height:614" coordorigin="8981,-103" coordsize="0,614" path="m8981,-103r,613e" filled="f" strokecolor="#ddd" strokeweight=".54572mm">
                <v:path arrowok="t"/>
              </v:shape>
            </v:group>
            <v:group id="_x0000_s1038" style="position:absolute;left:6189;top:-98;width:2;height:608" coordorigin="6189,-98" coordsize="2,608">
              <v:shape id="_x0000_s1040" style="position:absolute;left:6189;top:-98;width:2;height:608" coordorigin="6189,-98" coordsize="0,608" path="m6189,-98r,608e" filled="f" strokecolor="#ddd" strokeweight=".54572mm">
                <v:path arrowok="t"/>
              </v:shape>
              <v:shape id="_x0000_s1039" type="#_x0000_t202" style="position:absolute;left:6189;top:-106;width:2792;height:616" filled="f" stroked="f">
                <v:textbox inset="0,0,0,0">
                  <w:txbxContent>
                    <w:p w:rsidR="00777077" w:rsidRDefault="008F6A19">
                      <w:pPr>
                        <w:spacing w:before="179"/>
                        <w:ind w:left="225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sz w:val="21"/>
                        </w:rPr>
                        <w:t xml:space="preserve">Results </w:t>
                      </w:r>
                      <w:r>
                        <w:rPr>
                          <w:rFonts w:ascii="Arial"/>
                          <w:spacing w:val="2"/>
                          <w:sz w:val="21"/>
                        </w:rPr>
                        <w:t>and</w:t>
                      </w:r>
                      <w:r>
                        <w:rPr>
                          <w:rFonts w:ascii="Arial"/>
                          <w:spacing w:val="4"/>
                          <w:sz w:val="21"/>
                        </w:rPr>
                        <w:t xml:space="preserve"> </w:t>
                      </w:r>
                      <w:r>
                        <w:rPr>
                          <w:rFonts w:ascii="Arial"/>
                          <w:sz w:val="21"/>
                        </w:rPr>
                        <w:t>Conclusions</w:t>
                      </w:r>
                    </w:p>
                  </w:txbxContent>
                </v:textbox>
              </v:shape>
            </v:group>
            <w10:wrap anchorx="page"/>
          </v:group>
        </w:pict>
      </w:r>
      <w:bookmarkStart w:id="27" w:name="t-beam_3"/>
      <w:bookmarkEnd w:id="27"/>
      <w:r>
        <w:t>Bridge</w:t>
      </w:r>
      <w:r>
        <w:rPr>
          <w:spacing w:val="-1"/>
        </w:rPr>
        <w:t xml:space="preserve"> </w:t>
      </w:r>
      <w:r>
        <w:t>Introduction</w:t>
      </w:r>
      <w:r>
        <w:tab/>
      </w:r>
      <w:r>
        <w:rPr>
          <w:spacing w:val="-25"/>
        </w:rPr>
        <w:t>T</w:t>
      </w:r>
      <w:r>
        <w:rPr>
          <w:spacing w:val="3"/>
        </w:rPr>
        <w:t>e</w:t>
      </w:r>
      <w:r>
        <w:t>c</w:t>
      </w:r>
      <w:r>
        <w:rPr>
          <w:spacing w:val="3"/>
        </w:rPr>
        <w:t>hno</w:t>
      </w:r>
      <w:r>
        <w:rPr>
          <w:spacing w:val="-2"/>
        </w:rPr>
        <w:t>l</w:t>
      </w:r>
      <w:r>
        <w:rPr>
          <w:spacing w:val="3"/>
        </w:rPr>
        <w:t>og</w:t>
      </w:r>
      <w:r>
        <w:t>y</w:t>
      </w:r>
      <w:r>
        <w:rPr>
          <w:spacing w:val="-1"/>
        </w:rPr>
        <w:t xml:space="preserve"> </w:t>
      </w:r>
      <w:r>
        <w:rPr>
          <w:spacing w:val="-2"/>
        </w:rPr>
        <w:t>Implementation</w:t>
      </w:r>
    </w:p>
    <w:p w:rsidR="00777077" w:rsidRDefault="00777077">
      <w:pPr>
        <w:spacing w:before="1"/>
        <w:rPr>
          <w:rFonts w:ascii="Arial" w:eastAsia="Arial" w:hAnsi="Arial" w:cs="Arial"/>
          <w:sz w:val="26"/>
          <w:szCs w:val="26"/>
        </w:rPr>
      </w:pPr>
    </w:p>
    <w:p w:rsidR="00777077" w:rsidRDefault="008F6A19">
      <w:pPr>
        <w:pStyle w:val="BodyText"/>
        <w:ind w:left="365"/>
        <w:rPr>
          <w:rFonts w:cs="Arial"/>
        </w:rPr>
      </w:pPr>
      <w:r>
        <w:t>Additional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</w:p>
    <w:p w:rsidR="00777077" w:rsidRDefault="00777077">
      <w:pPr>
        <w:spacing w:before="7"/>
        <w:rPr>
          <w:rFonts w:ascii="Arial" w:eastAsia="Arial" w:hAnsi="Arial" w:cs="Arial"/>
          <w:sz w:val="15"/>
          <w:szCs w:val="15"/>
        </w:rPr>
      </w:pPr>
    </w:p>
    <w:p w:rsidR="00777077" w:rsidRDefault="008F6A19">
      <w:pPr>
        <w:spacing w:line="20" w:lineRule="atLeast"/>
        <w:ind w:left="11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34" style="width:533.35pt;height:.85pt;mso-position-horizontal-relative:char;mso-position-vertical-relative:line" coordsize="10667,17">
            <v:group id="_x0000_s1035" style="position:absolute;left:9;top:9;width:10650;height:2" coordorigin="9,9" coordsize="10650,2">
              <v:shape id="_x0000_s1036" style="position:absolute;left:9;top:9;width:10650;height:2" coordorigin="9,9" coordsize="10650,0" path="m9,9r10650,e" filled="f" strokecolor="#ddd" strokeweight=".85pt">
                <v:path arrowok="t"/>
              </v:shape>
            </v:group>
            <w10:wrap type="none"/>
            <w10:anchorlock/>
          </v:group>
        </w:pict>
      </w:r>
    </w:p>
    <w:p w:rsidR="00777077" w:rsidRDefault="00777077">
      <w:pPr>
        <w:spacing w:before="9"/>
        <w:rPr>
          <w:rFonts w:ascii="Arial" w:eastAsia="Arial" w:hAnsi="Arial" w:cs="Arial"/>
          <w:sz w:val="19"/>
          <w:szCs w:val="19"/>
        </w:rPr>
      </w:pPr>
    </w:p>
    <w:p w:rsidR="00777077" w:rsidRDefault="008F6A19">
      <w:pPr>
        <w:pStyle w:val="Heading1"/>
        <w:jc w:val="both"/>
        <w:rPr>
          <w:rFonts w:cs="Arial"/>
        </w:rPr>
      </w:pPr>
      <w:r>
        <w:rPr>
          <w:spacing w:val="-2"/>
        </w:rPr>
        <w:t>Case</w:t>
      </w:r>
      <w:r>
        <w:rPr>
          <w:spacing w:val="-20"/>
        </w:rPr>
        <w:t xml:space="preserve"> </w:t>
      </w:r>
      <w:r>
        <w:t>Study:</w:t>
      </w:r>
      <w:r>
        <w:rPr>
          <w:spacing w:val="-15"/>
        </w:rPr>
        <w:t xml:space="preserve"> </w:t>
      </w:r>
      <w:r>
        <w:rPr>
          <w:spacing w:val="2"/>
        </w:rPr>
        <w:t>RC</w:t>
      </w:r>
      <w:r>
        <w:rPr>
          <w:spacing w:val="-5"/>
        </w:rPr>
        <w:t xml:space="preserve"> </w:t>
      </w:r>
      <w:r>
        <w:rPr>
          <w:spacing w:val="-9"/>
        </w:rPr>
        <w:t>T</w:t>
      </w:r>
      <w:r>
        <w:rPr>
          <w:spacing w:val="-8"/>
        </w:rPr>
        <w:t>-</w:t>
      </w:r>
      <w:r>
        <w:rPr>
          <w:spacing w:val="-9"/>
        </w:rPr>
        <w:t>B</w:t>
      </w:r>
      <w:r>
        <w:rPr>
          <w:spacing w:val="-8"/>
        </w:rPr>
        <w:t>eam</w:t>
      </w:r>
    </w:p>
    <w:p w:rsidR="00777077" w:rsidRDefault="008F6A19">
      <w:pPr>
        <w:pStyle w:val="Heading2"/>
        <w:jc w:val="both"/>
        <w:rPr>
          <w:rFonts w:cs="Arial"/>
        </w:rPr>
      </w:pPr>
      <w:r>
        <w:rPr>
          <w:spacing w:val="1"/>
        </w:rPr>
        <w:t>Results</w:t>
      </w:r>
      <w:r>
        <w:rPr>
          <w:spacing w:val="2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rPr>
          <w:spacing w:val="1"/>
        </w:rPr>
        <w:t>Conclusions</w:t>
      </w:r>
    </w:p>
    <w:p w:rsidR="00777077" w:rsidRDefault="008F6A19">
      <w:pPr>
        <w:pStyle w:val="BodyText"/>
        <w:spacing w:before="191" w:line="298" w:lineRule="auto"/>
        <w:ind w:right="124"/>
        <w:jc w:val="both"/>
        <w:rPr>
          <w:rFonts w:cs="Arial"/>
        </w:rPr>
      </w:pPr>
      <w:r>
        <w:rPr>
          <w:spacing w:val="3"/>
        </w:rPr>
        <w:t>The</w:t>
      </w:r>
      <w:r>
        <w:rPr>
          <w:spacing w:val="5"/>
        </w:rPr>
        <w:t xml:space="preserve"> </w:t>
      </w:r>
      <w:r>
        <w:t>measurements</w:t>
      </w:r>
      <w:r>
        <w:rPr>
          <w:spacing w:val="2"/>
        </w:rPr>
        <w:t xml:space="preserve"> gathered</w:t>
      </w:r>
      <w:r>
        <w:rPr>
          <w:spacing w:val="5"/>
        </w:rPr>
        <w:t xml:space="preserve"> </w:t>
      </w:r>
      <w:r>
        <w:rPr>
          <w:spacing w:val="2"/>
        </w:rPr>
        <w:t>during</w:t>
      </w:r>
      <w:r>
        <w:rPr>
          <w:spacing w:val="6"/>
        </w:rPr>
        <w:t xml:space="preserve"> </w:t>
      </w:r>
      <w:r>
        <w:rPr>
          <w:spacing w:val="1"/>
        </w:rPr>
        <w:t>the</w:t>
      </w:r>
      <w:r>
        <w:rPr>
          <w:spacing w:val="5"/>
        </w:rPr>
        <w:t xml:space="preserve"> </w:t>
      </w:r>
      <w:r>
        <w:t>static</w:t>
      </w:r>
      <w:r>
        <w:rPr>
          <w:spacing w:val="2"/>
        </w:rPr>
        <w:t xml:space="preserve"> </w:t>
      </w:r>
      <w:r>
        <w:rPr>
          <w:spacing w:val="1"/>
        </w:rPr>
        <w:t>load</w:t>
      </w:r>
      <w:r>
        <w:rPr>
          <w:spacing w:val="6"/>
        </w:rPr>
        <w:t xml:space="preserve"> </w:t>
      </w:r>
      <w:r>
        <w:rPr>
          <w:spacing w:val="1"/>
        </w:rPr>
        <w:t>test</w:t>
      </w:r>
      <w:r>
        <w:rPr>
          <w:spacing w:val="3"/>
        </w:rPr>
        <w:t xml:space="preserve"> </w:t>
      </w:r>
      <w:r>
        <w:rPr>
          <w:spacing w:val="-2"/>
        </w:rPr>
        <w:t>showed</w:t>
      </w:r>
      <w:r>
        <w:rPr>
          <w:spacing w:val="5"/>
        </w:rPr>
        <w:t xml:space="preserve"> </w:t>
      </w:r>
      <w:r>
        <w:rPr>
          <w:spacing w:val="1"/>
        </w:rPr>
        <w:t>that</w:t>
      </w:r>
      <w:r>
        <w:rPr>
          <w:spacing w:val="4"/>
        </w:rPr>
        <w:t xml:space="preserve"> </w:t>
      </w:r>
      <w:r>
        <w:rPr>
          <w:spacing w:val="1"/>
        </w:rPr>
        <w:t>the</w:t>
      </w:r>
      <w:r>
        <w:rPr>
          <w:spacing w:val="5"/>
        </w:rPr>
        <w:t xml:space="preserve"> </w:t>
      </w:r>
      <w:r>
        <w:rPr>
          <w:spacing w:val="2"/>
        </w:rPr>
        <w:t>bridge</w:t>
      </w:r>
      <w:r>
        <w:rPr>
          <w:spacing w:val="5"/>
        </w:rPr>
        <w:t xml:space="preserve"> </w:t>
      </w:r>
      <w:r>
        <w:rPr>
          <w:spacing w:val="2"/>
        </w:rPr>
        <w:t>behaved</w:t>
      </w:r>
      <w:r>
        <w:rPr>
          <w:spacing w:val="6"/>
        </w:rPr>
        <w:t xml:space="preserve"> </w:t>
      </w:r>
      <w:r>
        <w:rPr>
          <w:spacing w:val="1"/>
        </w:rPr>
        <w:t>linearly</w:t>
      </w:r>
      <w:r>
        <w:rPr>
          <w:spacing w:val="2"/>
        </w:rPr>
        <w:t xml:space="preserve"> thereby</w:t>
      </w:r>
      <w:r>
        <w:rPr>
          <w:spacing w:val="52"/>
        </w:rPr>
        <w:t xml:space="preserve"> </w:t>
      </w:r>
      <w:r>
        <w:t>indicating</w:t>
      </w:r>
      <w:r>
        <w:rPr>
          <w:spacing w:val="3"/>
        </w:rPr>
        <w:t xml:space="preserve"> </w:t>
      </w:r>
      <w:r>
        <w:rPr>
          <w:spacing w:val="1"/>
        </w:rPr>
        <w:t>that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2"/>
        </w:rPr>
        <w:t>bridge</w:t>
      </w:r>
      <w:r>
        <w:rPr>
          <w:spacing w:val="4"/>
        </w:rPr>
        <w:t xml:space="preserve"> </w:t>
      </w:r>
      <w:r>
        <w:t>did</w:t>
      </w:r>
      <w:r>
        <w:rPr>
          <w:spacing w:val="4"/>
        </w:rPr>
        <w:t xml:space="preserve"> </w:t>
      </w:r>
      <w:r>
        <w:rPr>
          <w:spacing w:val="2"/>
        </w:rPr>
        <w:t xml:space="preserve">not </w:t>
      </w:r>
      <w:r>
        <w:t>experience</w:t>
      </w:r>
      <w:r>
        <w:rPr>
          <w:spacing w:val="4"/>
        </w:rPr>
        <w:t xml:space="preserve"> </w:t>
      </w:r>
      <w:r>
        <w:rPr>
          <w:spacing w:val="1"/>
        </w:rPr>
        <w:t>appreciable</w:t>
      </w:r>
      <w:r>
        <w:rPr>
          <w:spacing w:val="4"/>
        </w:rPr>
        <w:t xml:space="preserve"> </w:t>
      </w:r>
      <w:r>
        <w:t>yielding</w:t>
      </w:r>
      <w:r>
        <w:rPr>
          <w:spacing w:val="3"/>
        </w:rPr>
        <w:t xml:space="preserve"> </w:t>
      </w:r>
      <w:r>
        <w:rPr>
          <w:spacing w:val="1"/>
        </w:rPr>
        <w:t>or</w:t>
      </w:r>
      <w:r>
        <w:rPr>
          <w:spacing w:val="6"/>
        </w:rPr>
        <w:t xml:space="preserve"> </w:t>
      </w:r>
      <w:r>
        <w:t>damage</w:t>
      </w:r>
      <w:r>
        <w:rPr>
          <w:spacing w:val="4"/>
        </w:rPr>
        <w:t xml:space="preserve"> </w:t>
      </w:r>
      <w:r>
        <w:rPr>
          <w:spacing w:val="1"/>
        </w:rPr>
        <w:t>at</w:t>
      </w:r>
      <w:r>
        <w:rPr>
          <w:spacing w:val="2"/>
        </w:rPr>
        <w:t xml:space="preserve"> </w:t>
      </w:r>
      <w:r>
        <w:rPr>
          <w:spacing w:val="1"/>
        </w:rPr>
        <w:t>loads up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1"/>
        </w:rPr>
        <w:t>proof-level.</w:t>
      </w:r>
    </w:p>
    <w:p w:rsidR="00777077" w:rsidRDefault="00777077">
      <w:pPr>
        <w:spacing w:before="9"/>
        <w:rPr>
          <w:rFonts w:ascii="Arial" w:eastAsia="Arial" w:hAnsi="Arial" w:cs="Arial"/>
          <w:sz w:val="10"/>
          <w:szCs w:val="10"/>
        </w:rPr>
      </w:pPr>
    </w:p>
    <w:p w:rsidR="00777077" w:rsidRDefault="008F6A19">
      <w:pPr>
        <w:spacing w:line="200" w:lineRule="atLeast"/>
        <w:ind w:left="12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90733" cy="1941576"/>
            <wp:effectExtent l="0" t="0" r="0" b="0"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0733" cy="194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77" w:rsidRDefault="008F6A19">
      <w:pPr>
        <w:pStyle w:val="BodyText"/>
        <w:spacing w:before="15"/>
        <w:jc w:val="both"/>
        <w:rPr>
          <w:rFonts w:cs="Arial"/>
        </w:rPr>
      </w:pPr>
      <w:r>
        <w:rPr>
          <w:rFonts w:cs="Arial"/>
          <w:spacing w:val="3"/>
        </w:rPr>
        <w:t xml:space="preserve">The </w:t>
      </w:r>
      <w:r>
        <w:rPr>
          <w:rFonts w:cs="Arial"/>
          <w:spacing w:val="1"/>
        </w:rPr>
        <w:t>data</w:t>
      </w:r>
      <w:r>
        <w:rPr>
          <w:rFonts w:cs="Arial"/>
          <w:spacing w:val="3"/>
        </w:rPr>
        <w:t xml:space="preserve"> </w:t>
      </w:r>
      <w:r>
        <w:rPr>
          <w:rFonts w:cs="Arial"/>
          <w:spacing w:val="2"/>
        </w:rPr>
        <w:t>gathered</w:t>
      </w:r>
      <w:r>
        <w:rPr>
          <w:rFonts w:cs="Arial"/>
          <w:spacing w:val="4"/>
        </w:rPr>
        <w:t xml:space="preserve"> </w:t>
      </w:r>
      <w:r>
        <w:rPr>
          <w:rFonts w:cs="Arial"/>
          <w:spacing w:val="2"/>
        </w:rPr>
        <w:t>during</w:t>
      </w:r>
      <w:r>
        <w:rPr>
          <w:rFonts w:cs="Arial"/>
          <w:spacing w:val="3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3"/>
        </w:rPr>
        <w:t xml:space="preserve"> </w:t>
      </w:r>
      <w:r>
        <w:rPr>
          <w:rFonts w:cs="Arial"/>
          <w:spacing w:val="-1"/>
        </w:rPr>
        <w:t>dynamic</w:t>
      </w:r>
      <w:r>
        <w:rPr>
          <w:rFonts w:cs="Arial"/>
          <w:spacing w:val="1"/>
        </w:rPr>
        <w:t xml:space="preserve"> test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5"/>
        </w:rPr>
        <w:t>was</w:t>
      </w:r>
      <w:r>
        <w:rPr>
          <w:rFonts w:cs="Arial"/>
          <w:spacing w:val="1"/>
        </w:rPr>
        <w:t xml:space="preserve"> used</w:t>
      </w:r>
      <w:r>
        <w:rPr>
          <w:rFonts w:cs="Arial"/>
          <w:spacing w:val="3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3"/>
        </w:rPr>
        <w:t xml:space="preserve"> </w:t>
      </w:r>
      <w:r>
        <w:rPr>
          <w:rFonts w:cs="Arial"/>
        </w:rPr>
        <w:t>identify</w:t>
      </w:r>
      <w:r>
        <w:rPr>
          <w:rFonts w:cs="Arial"/>
          <w:spacing w:val="1"/>
        </w:rPr>
        <w:t xml:space="preserve"> the</w:t>
      </w:r>
      <w:r>
        <w:rPr>
          <w:rFonts w:cs="Arial"/>
          <w:spacing w:val="3"/>
        </w:rPr>
        <w:t xml:space="preserve"> </w:t>
      </w:r>
      <w:r>
        <w:rPr>
          <w:rFonts w:cs="Arial"/>
          <w:spacing w:val="1"/>
        </w:rPr>
        <w:t>bridge’s</w:t>
      </w:r>
      <w:r>
        <w:rPr>
          <w:rFonts w:cs="Arial"/>
        </w:rPr>
        <w:t xml:space="preserve"> </w:t>
      </w:r>
      <w:r>
        <w:rPr>
          <w:rFonts w:cs="Arial"/>
          <w:spacing w:val="2"/>
        </w:rPr>
        <w:t>natural</w:t>
      </w:r>
      <w:r>
        <w:rPr>
          <w:rFonts w:cs="Arial"/>
          <w:spacing w:val="-1"/>
        </w:rPr>
        <w:t xml:space="preserve"> modes</w:t>
      </w:r>
      <w:r>
        <w:rPr>
          <w:rFonts w:cs="Arial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3"/>
        </w:rPr>
        <w:t xml:space="preserve"> </w:t>
      </w:r>
      <w:r>
        <w:rPr>
          <w:rFonts w:cs="Arial"/>
          <w:spacing w:val="1"/>
        </w:rPr>
        <w:t>vibration.</w:t>
      </w:r>
    </w:p>
    <w:p w:rsidR="00777077" w:rsidRDefault="00777077">
      <w:pPr>
        <w:spacing w:before="8"/>
        <w:rPr>
          <w:rFonts w:ascii="Arial" w:eastAsia="Arial" w:hAnsi="Arial" w:cs="Arial"/>
          <w:sz w:val="15"/>
          <w:szCs w:val="15"/>
        </w:rPr>
      </w:pPr>
    </w:p>
    <w:p w:rsidR="00777077" w:rsidRDefault="008F6A19">
      <w:pPr>
        <w:spacing w:line="200" w:lineRule="atLeast"/>
        <w:ind w:left="12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73153" cy="1116139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3153" cy="111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77" w:rsidRDefault="008F6A19">
      <w:pPr>
        <w:pStyle w:val="BodyText"/>
        <w:spacing w:before="25" w:line="298" w:lineRule="auto"/>
        <w:ind w:right="121"/>
        <w:jc w:val="both"/>
        <w:rPr>
          <w:rFonts w:cs="Arial"/>
        </w:rPr>
      </w:pPr>
      <w:r>
        <w:rPr>
          <w:spacing w:val="3"/>
        </w:rPr>
        <w:t>The</w:t>
      </w:r>
      <w:r>
        <w:rPr>
          <w:spacing w:val="6"/>
        </w:rPr>
        <w:t xml:space="preserve"> </w:t>
      </w:r>
      <w:r>
        <w:t>displacements</w:t>
      </w:r>
      <w:r>
        <w:rPr>
          <w:spacing w:val="3"/>
        </w:rPr>
        <w:t xml:space="preserve"> </w:t>
      </w:r>
      <w:r>
        <w:t>measured</w:t>
      </w:r>
      <w:r>
        <w:rPr>
          <w:spacing w:val="7"/>
        </w:rPr>
        <w:t xml:space="preserve"> </w:t>
      </w:r>
      <w:r>
        <w:rPr>
          <w:spacing w:val="2"/>
        </w:rPr>
        <w:t>during</w:t>
      </w:r>
      <w:r>
        <w:rPr>
          <w:spacing w:val="6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1"/>
        </w:rPr>
        <w:t>load</w:t>
      </w:r>
      <w:r>
        <w:rPr>
          <w:spacing w:val="6"/>
        </w:rPr>
        <w:t xml:space="preserve"> </w:t>
      </w:r>
      <w:r>
        <w:rPr>
          <w:spacing w:val="1"/>
        </w:rPr>
        <w:t>test</w:t>
      </w:r>
      <w:r>
        <w:rPr>
          <w:spacing w:val="5"/>
        </w:rPr>
        <w:t xml:space="preserve"> </w:t>
      </w:r>
      <w:r>
        <w:rPr>
          <w:spacing w:val="-3"/>
        </w:rPr>
        <w:t>were</w:t>
      </w:r>
      <w:r>
        <w:rPr>
          <w:spacing w:val="6"/>
        </w:rPr>
        <w:t xml:space="preserve"> </w:t>
      </w:r>
      <w:r>
        <w:t>compared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1"/>
        </w:rPr>
        <w:t>those</w:t>
      </w:r>
      <w:r>
        <w:rPr>
          <w:spacing w:val="6"/>
        </w:rPr>
        <w:t xml:space="preserve"> </w:t>
      </w:r>
      <w:r>
        <w:rPr>
          <w:spacing w:val="1"/>
        </w:rPr>
        <w:t>predicted</w:t>
      </w:r>
      <w:r>
        <w:rPr>
          <w:spacing w:val="6"/>
        </w:rPr>
        <w:t xml:space="preserve"> </w:t>
      </w:r>
      <w:r>
        <w:rPr>
          <w:spacing w:val="1"/>
        </w:rPr>
        <w:t>by</w:t>
      </w:r>
      <w:r>
        <w:rPr>
          <w:spacing w:val="4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3"/>
        </w:rPr>
        <w:t>FE</w:t>
      </w:r>
      <w:r>
        <w:rPr>
          <w:spacing w:val="-1"/>
        </w:rPr>
        <w:t xml:space="preserve"> model.</w:t>
      </w:r>
      <w:r>
        <w:rPr>
          <w:spacing w:val="4"/>
        </w:rPr>
        <w:t xml:space="preserve"> </w:t>
      </w:r>
      <w:r>
        <w:rPr>
          <w:spacing w:val="3"/>
        </w:rPr>
        <w:t>The</w:t>
      </w:r>
      <w:r>
        <w:rPr>
          <w:spacing w:val="6"/>
        </w:rPr>
        <w:t xml:space="preserve"> </w:t>
      </w:r>
      <w:r>
        <w:t>initial</w:t>
      </w:r>
      <w:r>
        <w:rPr>
          <w:spacing w:val="78"/>
        </w:rPr>
        <w:t xml:space="preserve"> </w:t>
      </w:r>
      <w:r>
        <w:rPr>
          <w:spacing w:val="-1"/>
        </w:rPr>
        <w:t>model</w:t>
      </w:r>
      <w:r>
        <w:t xml:space="preserve"> </w:t>
      </w:r>
      <w:r>
        <w:rPr>
          <w:spacing w:val="1"/>
        </w:rPr>
        <w:t>only</w:t>
      </w:r>
      <w:r>
        <w:rPr>
          <w:spacing w:val="3"/>
        </w:rPr>
        <w:t xml:space="preserve"> </w:t>
      </w:r>
      <w:r>
        <w:rPr>
          <w:spacing w:val="2"/>
        </w:rPr>
        <w:t>required</w:t>
      </w:r>
      <w:r>
        <w:rPr>
          <w:spacing w:val="6"/>
        </w:rPr>
        <w:t xml:space="preserve"> </w:t>
      </w:r>
      <w:r>
        <w:rPr>
          <w:spacing w:val="-2"/>
        </w:rPr>
        <w:t>small</w:t>
      </w:r>
      <w:r>
        <w:t xml:space="preserve"> </w:t>
      </w:r>
      <w:r>
        <w:rPr>
          <w:spacing w:val="2"/>
        </w:rPr>
        <w:t>changes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1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moments</w:t>
      </w:r>
      <w:r>
        <w:rPr>
          <w:spacing w:val="3"/>
        </w:rPr>
        <w:t xml:space="preserve"> </w:t>
      </w:r>
      <w:r>
        <w:rPr>
          <w:spacing w:val="1"/>
        </w:rPr>
        <w:t>of</w:t>
      </w:r>
      <w:r>
        <w:rPr>
          <w:spacing w:val="4"/>
        </w:rPr>
        <w:t xml:space="preserve"> </w:t>
      </w:r>
      <w:r>
        <w:rPr>
          <w:spacing w:val="1"/>
        </w:rPr>
        <w:t>inertia</w:t>
      </w:r>
      <w:r>
        <w:rPr>
          <w:spacing w:val="6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2"/>
        </w:rPr>
        <w:t>beam</w:t>
      </w:r>
      <w:r>
        <w:rPr>
          <w:spacing w:val="-7"/>
        </w:rPr>
        <w:t xml:space="preserve"> </w:t>
      </w:r>
      <w:r>
        <w:t>elements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1"/>
        </w:rPr>
        <w:t>bring</w:t>
      </w:r>
      <w:r>
        <w:rPr>
          <w:spacing w:val="6"/>
        </w:rPr>
        <w:t xml:space="preserve"> </w:t>
      </w:r>
      <w:r>
        <w:rPr>
          <w:spacing w:val="-1"/>
        </w:rPr>
        <w:t>it</w:t>
      </w:r>
      <w:r>
        <w:rPr>
          <w:spacing w:val="3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rPr>
          <w:spacing w:val="1"/>
        </w:rPr>
        <w:t>agreement</w:t>
      </w:r>
      <w:r>
        <w:rPr>
          <w:spacing w:val="4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68"/>
        </w:rPr>
        <w:t xml:space="preserve"> </w:t>
      </w:r>
      <w:r>
        <w:rPr>
          <w:spacing w:val="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 xml:space="preserve">experimental </w:t>
      </w:r>
      <w:r>
        <w:rPr>
          <w:spacing w:val="2"/>
        </w:rPr>
        <w:t>data.</w:t>
      </w:r>
      <w:r>
        <w:rPr>
          <w:spacing w:val="4"/>
        </w:rPr>
        <w:t xml:space="preserve"> </w:t>
      </w:r>
      <w:r>
        <w:rPr>
          <w:spacing w:val="1"/>
        </w:rPr>
        <w:t>Th</w:t>
      </w:r>
      <w:ins w:id="28" w:author="John Braley" w:date="2018-09-28T15:39:00Z">
        <w:r w:rsidR="00516675">
          <w:rPr>
            <w:spacing w:val="1"/>
          </w:rPr>
          <w:t>e</w:t>
        </w:r>
      </w:ins>
      <w:bookmarkStart w:id="29" w:name="_GoBack"/>
      <w:bookmarkEnd w:id="29"/>
      <w:del w:id="30" w:author="John Braley" w:date="2018-09-28T15:39:00Z">
        <w:r w:rsidDel="00516675">
          <w:rPr>
            <w:spacing w:val="1"/>
          </w:rPr>
          <w:delText>i</w:delText>
        </w:r>
        <w:r w:rsidDel="00516675">
          <w:rPr>
            <w:spacing w:val="1"/>
          </w:rPr>
          <w:delText>s</w:delText>
        </w:r>
      </w:del>
      <w:r>
        <w:rPr>
          <w:spacing w:val="1"/>
        </w:rPr>
        <w:t xml:space="preserve"> </w:t>
      </w:r>
      <w:r>
        <w:rPr>
          <w:spacing w:val="2"/>
        </w:rPr>
        <w:t>natural</w:t>
      </w:r>
      <w:r>
        <w:t xml:space="preserve"> </w:t>
      </w:r>
      <w:r>
        <w:rPr>
          <w:spacing w:val="-1"/>
        </w:rPr>
        <w:t>modes</w:t>
      </w:r>
      <w:r>
        <w:rPr>
          <w:spacing w:val="1"/>
        </w:rPr>
        <w:t xml:space="preserve"> of</w:t>
      </w:r>
      <w:r>
        <w:rPr>
          <w:spacing w:val="4"/>
        </w:rPr>
        <w:t xml:space="preserve"> </w:t>
      </w:r>
      <w:r>
        <w:rPr>
          <w:spacing w:val="1"/>
        </w:rPr>
        <w:t>vibration</w:t>
      </w:r>
      <w:r>
        <w:rPr>
          <w:spacing w:val="4"/>
        </w:rPr>
        <w:t xml:space="preserve"> </w:t>
      </w:r>
      <w:r>
        <w:rPr>
          <w:spacing w:val="1"/>
        </w:rPr>
        <w:t>predicted</w:t>
      </w:r>
      <w:r>
        <w:rPr>
          <w:spacing w:val="5"/>
        </w:rPr>
        <w:t xml:space="preserve"> </w:t>
      </w:r>
      <w:r>
        <w:rPr>
          <w:spacing w:val="1"/>
        </w:rPr>
        <w:t>by the</w:t>
      </w:r>
      <w:r>
        <w:rPr>
          <w:spacing w:val="5"/>
        </w:rPr>
        <w:t xml:space="preserve"> </w:t>
      </w:r>
      <w:r>
        <w:rPr>
          <w:spacing w:val="1"/>
        </w:rPr>
        <w:t>calibrated</w:t>
      </w:r>
      <w:r>
        <w:rPr>
          <w:spacing w:val="4"/>
        </w:rPr>
        <w:t xml:space="preserve"> </w:t>
      </w:r>
      <w:r>
        <w:rPr>
          <w:spacing w:val="-1"/>
        </w:rPr>
        <w:t>model</w:t>
      </w:r>
      <w:r>
        <w:t xml:space="preserve"> </w:t>
      </w:r>
      <w:r>
        <w:rPr>
          <w:spacing w:val="-3"/>
        </w:rPr>
        <w:t>were</w:t>
      </w:r>
      <w:r>
        <w:rPr>
          <w:spacing w:val="4"/>
        </w:rPr>
        <w:t xml:space="preserve"> </w:t>
      </w:r>
      <w:r>
        <w:t>compared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1"/>
        </w:rPr>
        <w:t>those</w:t>
      </w:r>
      <w:r>
        <w:rPr>
          <w:spacing w:val="108"/>
        </w:rPr>
        <w:t xml:space="preserve"> </w:t>
      </w:r>
      <w:r>
        <w:rPr>
          <w:spacing w:val="1"/>
        </w:rPr>
        <w:t>obtained</w:t>
      </w:r>
      <w:r>
        <w:rPr>
          <w:spacing w:val="8"/>
        </w:rPr>
        <w:t xml:space="preserve"> </w:t>
      </w:r>
      <w:r>
        <w:rPr>
          <w:spacing w:val="2"/>
        </w:rPr>
        <w:t>from</w:t>
      </w:r>
      <w:r>
        <w:rPr>
          <w:spacing w:val="54"/>
        </w:rPr>
        <w:t xml:space="preserve"> </w:t>
      </w:r>
      <w:r>
        <w:rPr>
          <w:spacing w:val="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experimental</w:t>
      </w:r>
      <w:r>
        <w:rPr>
          <w:spacing w:val="4"/>
        </w:rPr>
        <w:t xml:space="preserve"> </w:t>
      </w:r>
      <w:r>
        <w:rPr>
          <w:spacing w:val="1"/>
        </w:rPr>
        <w:t>data</w:t>
      </w:r>
      <w:r>
        <w:rPr>
          <w:spacing w:val="8"/>
        </w:rPr>
        <w:t xml:space="preserve"> </w:t>
      </w:r>
      <w:r>
        <w:rPr>
          <w:spacing w:val="2"/>
        </w:rPr>
        <w:t>and</w:t>
      </w:r>
      <w:r>
        <w:rPr>
          <w:spacing w:val="9"/>
        </w:rPr>
        <w:t xml:space="preserve"> </w:t>
      </w:r>
      <w:r>
        <w:rPr>
          <w:spacing w:val="2"/>
        </w:rPr>
        <w:t>found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2"/>
        </w:rPr>
        <w:t>already</w:t>
      </w:r>
      <w:r>
        <w:rPr>
          <w:spacing w:val="6"/>
        </w:rPr>
        <w:t xml:space="preserve"> </w:t>
      </w:r>
      <w:r>
        <w:rPr>
          <w:spacing w:val="1"/>
        </w:rPr>
        <w:t>be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9"/>
        </w:rPr>
        <w:t xml:space="preserve"> </w:t>
      </w:r>
      <w:r>
        <w:t>close</w:t>
      </w:r>
      <w:r>
        <w:rPr>
          <w:spacing w:val="8"/>
        </w:rPr>
        <w:t xml:space="preserve"> </w:t>
      </w:r>
      <w:r>
        <w:rPr>
          <w:spacing w:val="1"/>
        </w:rPr>
        <w:t>agreement.</w:t>
      </w:r>
      <w:r>
        <w:rPr>
          <w:spacing w:val="7"/>
        </w:rPr>
        <w:t xml:space="preserve"> </w:t>
      </w:r>
      <w:r>
        <w:rPr>
          <w:spacing w:val="3"/>
        </w:rPr>
        <w:t>Therefore,</w:t>
      </w:r>
      <w:r>
        <w:rPr>
          <w:spacing w:val="6"/>
        </w:rPr>
        <w:t xml:space="preserve"> </w:t>
      </w:r>
      <w:r>
        <w:rPr>
          <w:spacing w:val="1"/>
        </w:rPr>
        <w:t>no</w:t>
      </w:r>
      <w:r>
        <w:rPr>
          <w:spacing w:val="8"/>
        </w:rPr>
        <w:t xml:space="preserve"> </w:t>
      </w:r>
      <w:r>
        <w:rPr>
          <w:spacing w:val="2"/>
        </w:rPr>
        <w:t>further</w:t>
      </w:r>
      <w:r>
        <w:rPr>
          <w:spacing w:val="66"/>
        </w:rPr>
        <w:t xml:space="preserve"> </w:t>
      </w:r>
      <w:r>
        <w:rPr>
          <w:spacing w:val="1"/>
        </w:rPr>
        <w:t>calibration</w:t>
      </w:r>
      <w:r>
        <w:rPr>
          <w:spacing w:val="3"/>
        </w:rPr>
        <w:t xml:space="preserve"> </w:t>
      </w:r>
      <w:r>
        <w:rPr>
          <w:spacing w:val="1"/>
        </w:rPr>
        <w:t>of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FE</w:t>
      </w:r>
      <w:r>
        <w:rPr>
          <w:spacing w:val="-5"/>
        </w:rPr>
        <w:t xml:space="preserve"> </w:t>
      </w:r>
      <w:r>
        <w:rPr>
          <w:spacing w:val="-1"/>
        </w:rPr>
        <w:t>model</w:t>
      </w:r>
      <w:r>
        <w:rPr>
          <w:spacing w:val="-2"/>
        </w:rPr>
        <w:t xml:space="preserve"> </w:t>
      </w:r>
      <w:r>
        <w:rPr>
          <w:spacing w:val="-5"/>
        </w:rPr>
        <w:t>was</w:t>
      </w:r>
      <w:r>
        <w:rPr>
          <w:spacing w:val="1"/>
        </w:rPr>
        <w:t xml:space="preserve"> </w:t>
      </w:r>
      <w:r>
        <w:rPr>
          <w:spacing w:val="2"/>
        </w:rPr>
        <w:t>required.</w:t>
      </w:r>
    </w:p>
    <w:p w:rsidR="00777077" w:rsidRDefault="008F6A19">
      <w:pPr>
        <w:pStyle w:val="BodyText"/>
        <w:spacing w:before="151" w:line="298" w:lineRule="auto"/>
        <w:ind w:right="126"/>
        <w:jc w:val="both"/>
        <w:rPr>
          <w:rFonts w:cs="Arial"/>
        </w:rPr>
      </w:pPr>
      <w:r>
        <w:rPr>
          <w:rFonts w:cs="Arial"/>
          <w:spacing w:val="3"/>
        </w:rPr>
        <w:t>The</w:t>
      </w:r>
      <w:r>
        <w:rPr>
          <w:rFonts w:cs="Arial"/>
          <w:spacing w:val="29"/>
        </w:rPr>
        <w:t xml:space="preserve"> </w:t>
      </w:r>
      <w:r>
        <w:rPr>
          <w:rFonts w:cs="Arial"/>
          <w:spacing w:val="3"/>
        </w:rPr>
        <w:t>FE</w:t>
      </w:r>
      <w:r>
        <w:rPr>
          <w:rFonts w:cs="Arial"/>
          <w:spacing w:val="22"/>
        </w:rPr>
        <w:t xml:space="preserve"> </w:t>
      </w:r>
      <w:r>
        <w:rPr>
          <w:rFonts w:cs="Arial"/>
          <w:spacing w:val="-1"/>
        </w:rPr>
        <w:t>model</w:t>
      </w:r>
      <w:r>
        <w:rPr>
          <w:rFonts w:cs="Arial"/>
          <w:spacing w:val="26"/>
        </w:rPr>
        <w:t xml:space="preserve"> </w:t>
      </w:r>
      <w:r>
        <w:rPr>
          <w:rFonts w:cs="Arial"/>
          <w:spacing w:val="-5"/>
        </w:rPr>
        <w:t>was</w:t>
      </w:r>
      <w:r>
        <w:rPr>
          <w:rFonts w:cs="Arial"/>
          <w:spacing w:val="26"/>
        </w:rPr>
        <w:t xml:space="preserve"> </w:t>
      </w:r>
      <w:r>
        <w:rPr>
          <w:rFonts w:cs="Arial"/>
          <w:spacing w:val="1"/>
        </w:rPr>
        <w:t>used</w:t>
      </w:r>
      <w:r>
        <w:rPr>
          <w:rFonts w:cs="Arial"/>
          <w:spacing w:val="30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30"/>
        </w:rPr>
        <w:t xml:space="preserve"> </w:t>
      </w:r>
      <w:r>
        <w:rPr>
          <w:rFonts w:cs="Arial"/>
        </w:rPr>
        <w:t>compute</w:t>
      </w:r>
      <w:r>
        <w:rPr>
          <w:rFonts w:cs="Arial"/>
          <w:spacing w:val="30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30"/>
        </w:rPr>
        <w:t xml:space="preserve"> </w:t>
      </w:r>
      <w:r>
        <w:rPr>
          <w:rFonts w:cs="Arial"/>
        </w:rPr>
        <w:t>demands</w:t>
      </w:r>
      <w:r>
        <w:rPr>
          <w:rFonts w:cs="Arial"/>
          <w:spacing w:val="26"/>
        </w:rPr>
        <w:t xml:space="preserve"> </w:t>
      </w:r>
      <w:r>
        <w:rPr>
          <w:rFonts w:cs="Arial"/>
          <w:spacing w:val="2"/>
        </w:rPr>
        <w:t>due</w:t>
      </w:r>
      <w:r>
        <w:rPr>
          <w:rFonts w:cs="Arial"/>
          <w:spacing w:val="30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30"/>
        </w:rPr>
        <w:t xml:space="preserve"> </w:t>
      </w:r>
      <w:r>
        <w:rPr>
          <w:rFonts w:cs="Arial"/>
          <w:spacing w:val="2"/>
        </w:rPr>
        <w:t>dead</w:t>
      </w:r>
      <w:r>
        <w:rPr>
          <w:rFonts w:cs="Arial"/>
          <w:spacing w:val="30"/>
        </w:rPr>
        <w:t xml:space="preserve"> </w:t>
      </w:r>
      <w:r>
        <w:rPr>
          <w:rFonts w:cs="Arial"/>
          <w:spacing w:val="1"/>
        </w:rPr>
        <w:t>load</w:t>
      </w:r>
      <w:r>
        <w:rPr>
          <w:rFonts w:cs="Arial"/>
          <w:spacing w:val="30"/>
        </w:rPr>
        <w:t xml:space="preserve"> </w:t>
      </w:r>
      <w:r>
        <w:rPr>
          <w:rFonts w:cs="Arial"/>
          <w:spacing w:val="2"/>
        </w:rPr>
        <w:t>and</w:t>
      </w:r>
      <w:r>
        <w:rPr>
          <w:rFonts w:cs="Arial"/>
          <w:spacing w:val="30"/>
        </w:rPr>
        <w:t xml:space="preserve"> </w:t>
      </w:r>
      <w:r>
        <w:rPr>
          <w:rFonts w:cs="Arial"/>
          <w:spacing w:val="1"/>
        </w:rPr>
        <w:t>Strength</w:t>
      </w:r>
      <w:r>
        <w:rPr>
          <w:rFonts w:cs="Arial"/>
          <w:spacing w:val="29"/>
        </w:rPr>
        <w:t xml:space="preserve"> </w:t>
      </w:r>
      <w:r>
        <w:rPr>
          <w:rFonts w:cs="Arial"/>
        </w:rPr>
        <w:t>1</w:t>
      </w:r>
      <w:r>
        <w:rPr>
          <w:rFonts w:cs="Arial"/>
          <w:spacing w:val="30"/>
        </w:rPr>
        <w:t xml:space="preserve"> </w:t>
      </w:r>
      <w:r>
        <w:rPr>
          <w:rFonts w:cs="Arial"/>
          <w:spacing w:val="1"/>
        </w:rPr>
        <w:t>design</w:t>
      </w:r>
      <w:r>
        <w:rPr>
          <w:rFonts w:cs="Arial"/>
          <w:spacing w:val="30"/>
        </w:rPr>
        <w:t xml:space="preserve"> </w:t>
      </w:r>
      <w:r>
        <w:rPr>
          <w:rFonts w:cs="Arial"/>
          <w:spacing w:val="-1"/>
        </w:rPr>
        <w:t>live</w:t>
      </w:r>
      <w:r>
        <w:rPr>
          <w:rFonts w:cs="Arial"/>
          <w:spacing w:val="30"/>
        </w:rPr>
        <w:t xml:space="preserve"> </w:t>
      </w:r>
      <w:r>
        <w:rPr>
          <w:rFonts w:cs="Arial"/>
          <w:spacing w:val="1"/>
        </w:rPr>
        <w:t>loads</w:t>
      </w:r>
      <w:r>
        <w:rPr>
          <w:rFonts w:cs="Arial"/>
          <w:spacing w:val="27"/>
        </w:rPr>
        <w:t xml:space="preserve"> </w:t>
      </w:r>
      <w:r>
        <w:rPr>
          <w:rFonts w:cs="Arial"/>
          <w:spacing w:val="1"/>
        </w:rPr>
        <w:t>for</w:t>
      </w:r>
      <w:r>
        <w:rPr>
          <w:rFonts w:cs="Arial"/>
          <w:spacing w:val="32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46"/>
        </w:rPr>
        <w:t xml:space="preserve"> </w:t>
      </w:r>
      <w:r>
        <w:rPr>
          <w:rFonts w:cs="Arial"/>
          <w:spacing w:val="2"/>
        </w:rPr>
        <w:t>purposes</w:t>
      </w:r>
      <w:r>
        <w:rPr>
          <w:rFonts w:cs="Arial"/>
          <w:spacing w:val="6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8"/>
        </w:rPr>
        <w:t xml:space="preserve"> </w:t>
      </w:r>
      <w:r>
        <w:rPr>
          <w:rFonts w:cs="Arial"/>
        </w:rPr>
        <w:t>computing</w:t>
      </w:r>
      <w:r>
        <w:rPr>
          <w:rFonts w:cs="Arial"/>
          <w:spacing w:val="9"/>
        </w:rPr>
        <w:t xml:space="preserve"> </w:t>
      </w:r>
      <w:r>
        <w:rPr>
          <w:rFonts w:cs="Arial"/>
          <w:spacing w:val="1"/>
        </w:rPr>
        <w:t>load</w:t>
      </w:r>
      <w:r>
        <w:rPr>
          <w:rFonts w:cs="Arial"/>
          <w:spacing w:val="10"/>
        </w:rPr>
        <w:t xml:space="preserve"> </w:t>
      </w:r>
      <w:r>
        <w:rPr>
          <w:rFonts w:cs="Arial"/>
          <w:spacing w:val="1"/>
        </w:rPr>
        <w:t>ratings</w:t>
      </w:r>
      <w:r>
        <w:rPr>
          <w:rFonts w:cs="Arial"/>
          <w:spacing w:val="6"/>
        </w:rPr>
        <w:t xml:space="preserve"> </w:t>
      </w:r>
      <w:r>
        <w:rPr>
          <w:rFonts w:cs="Arial"/>
          <w:spacing w:val="2"/>
        </w:rPr>
        <w:t>(LRFR).</w:t>
      </w:r>
      <w:r>
        <w:rPr>
          <w:rFonts w:cs="Arial"/>
          <w:spacing w:val="8"/>
        </w:rPr>
        <w:t xml:space="preserve"> </w:t>
      </w:r>
      <w:r>
        <w:rPr>
          <w:rFonts w:cs="Arial"/>
          <w:spacing w:val="3"/>
        </w:rPr>
        <w:t>The</w:t>
      </w:r>
      <w:r>
        <w:rPr>
          <w:rFonts w:cs="Arial"/>
          <w:spacing w:val="10"/>
        </w:rPr>
        <w:t xml:space="preserve"> </w:t>
      </w:r>
      <w:r>
        <w:rPr>
          <w:rFonts w:cs="Arial"/>
          <w:spacing w:val="1"/>
        </w:rPr>
        <w:t>ratings</w:t>
      </w:r>
      <w:r>
        <w:rPr>
          <w:rFonts w:cs="Arial"/>
          <w:spacing w:val="6"/>
        </w:rPr>
        <w:t xml:space="preserve"> </w:t>
      </w:r>
      <w:r>
        <w:rPr>
          <w:rFonts w:cs="Arial"/>
          <w:spacing w:val="-3"/>
        </w:rPr>
        <w:t>were</w:t>
      </w:r>
      <w:r>
        <w:rPr>
          <w:rFonts w:cs="Arial"/>
          <w:spacing w:val="10"/>
        </w:rPr>
        <w:t xml:space="preserve"> </w:t>
      </w:r>
      <w:r>
        <w:rPr>
          <w:rFonts w:cs="Arial"/>
        </w:rPr>
        <w:t>computed</w:t>
      </w:r>
      <w:r>
        <w:rPr>
          <w:rFonts w:cs="Arial"/>
          <w:spacing w:val="9"/>
        </w:rPr>
        <w:t xml:space="preserve"> </w:t>
      </w:r>
      <w:r>
        <w:rPr>
          <w:rFonts w:cs="Arial"/>
          <w:spacing w:val="-5"/>
        </w:rPr>
        <w:t>wi</w:t>
      </w:r>
      <w:r>
        <w:rPr>
          <w:rFonts w:cs="Arial"/>
          <w:spacing w:val="-6"/>
        </w:rPr>
        <w:t>t</w:t>
      </w:r>
      <w:r>
        <w:rPr>
          <w:rFonts w:cs="Arial"/>
          <w:spacing w:val="-5"/>
        </w:rPr>
        <w:t>h</w:t>
      </w:r>
      <w:r>
        <w:rPr>
          <w:rFonts w:cs="Arial"/>
          <w:spacing w:val="10"/>
        </w:rPr>
        <w:t xml:space="preserve"> </w:t>
      </w:r>
      <w:r>
        <w:rPr>
          <w:rFonts w:cs="Arial"/>
          <w:spacing w:val="1"/>
        </w:rPr>
        <w:t>both</w:t>
      </w:r>
      <w:r>
        <w:rPr>
          <w:rFonts w:cs="Arial"/>
          <w:spacing w:val="9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10"/>
        </w:rPr>
        <w:t xml:space="preserve"> </w:t>
      </w:r>
      <w:r>
        <w:rPr>
          <w:rFonts w:cs="Arial"/>
        </w:rPr>
        <w:t>preliminary</w:t>
      </w:r>
      <w:r>
        <w:rPr>
          <w:rFonts w:cs="Arial"/>
          <w:spacing w:val="6"/>
        </w:rPr>
        <w:t xml:space="preserve"> </w:t>
      </w:r>
      <w:r>
        <w:rPr>
          <w:rFonts w:cs="Arial"/>
          <w:spacing w:val="-1"/>
        </w:rPr>
        <w:t>model</w:t>
      </w:r>
      <w:r>
        <w:rPr>
          <w:rFonts w:cs="Arial"/>
          <w:spacing w:val="5"/>
        </w:rPr>
        <w:t xml:space="preserve"> </w:t>
      </w:r>
      <w:r>
        <w:rPr>
          <w:rFonts w:cs="Arial"/>
          <w:spacing w:val="2"/>
        </w:rPr>
        <w:t>and</w:t>
      </w:r>
      <w:r>
        <w:rPr>
          <w:rFonts w:cs="Arial"/>
          <w:spacing w:val="10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84"/>
        </w:rPr>
        <w:t xml:space="preserve"> </w:t>
      </w:r>
      <w:r>
        <w:rPr>
          <w:rFonts w:cs="Arial"/>
          <w:spacing w:val="1"/>
        </w:rPr>
        <w:t>calibrated</w:t>
      </w:r>
      <w:r>
        <w:rPr>
          <w:rFonts w:cs="Arial"/>
          <w:spacing w:val="57"/>
        </w:rPr>
        <w:t xml:space="preserve"> </w:t>
      </w:r>
      <w:r>
        <w:rPr>
          <w:rFonts w:cs="Arial"/>
          <w:spacing w:val="-1"/>
        </w:rPr>
        <w:t>model.</w:t>
      </w:r>
      <w:r>
        <w:rPr>
          <w:rFonts w:cs="Arial"/>
          <w:spacing w:val="56"/>
        </w:rPr>
        <w:t xml:space="preserve"> </w:t>
      </w:r>
      <w:r>
        <w:rPr>
          <w:rFonts w:cs="Arial"/>
        </w:rPr>
        <w:t>Ratings</w:t>
      </w:r>
      <w:r>
        <w:rPr>
          <w:rFonts w:cs="Arial"/>
          <w:spacing w:val="54"/>
        </w:rPr>
        <w:t xml:space="preserve"> </w:t>
      </w:r>
      <w:r>
        <w:rPr>
          <w:rFonts w:cs="Arial"/>
          <w:spacing w:val="-3"/>
        </w:rPr>
        <w:t>were</w:t>
      </w:r>
      <w:r>
        <w:rPr>
          <w:rFonts w:cs="Arial"/>
          <w:spacing w:val="58"/>
        </w:rPr>
        <w:t xml:space="preserve"> </w:t>
      </w:r>
      <w:r>
        <w:rPr>
          <w:rFonts w:cs="Arial"/>
        </w:rPr>
        <w:t>also</w:t>
      </w:r>
      <w:r>
        <w:rPr>
          <w:rFonts w:cs="Arial"/>
          <w:spacing w:val="58"/>
        </w:rPr>
        <w:t xml:space="preserve"> </w:t>
      </w:r>
      <w:r>
        <w:rPr>
          <w:rFonts w:cs="Arial"/>
        </w:rPr>
        <w:t>calculated</w:t>
      </w:r>
      <w:r>
        <w:rPr>
          <w:rFonts w:cs="Arial"/>
          <w:spacing w:val="57"/>
        </w:rPr>
        <w:t xml:space="preserve"> </w:t>
      </w:r>
      <w:r>
        <w:rPr>
          <w:rFonts w:cs="Arial"/>
          <w:spacing w:val="1"/>
        </w:rPr>
        <w:t>directly</w:t>
      </w:r>
      <w:r>
        <w:rPr>
          <w:rFonts w:cs="Arial"/>
          <w:spacing w:val="54"/>
        </w:rPr>
        <w:t xml:space="preserve"> </w:t>
      </w:r>
      <w:r>
        <w:rPr>
          <w:rFonts w:cs="Arial"/>
          <w:spacing w:val="2"/>
        </w:rPr>
        <w:t>from</w:t>
      </w:r>
      <w:r>
        <w:rPr>
          <w:rFonts w:cs="Arial"/>
          <w:spacing w:val="44"/>
        </w:rPr>
        <w:t xml:space="preserve"> </w:t>
      </w:r>
      <w:r>
        <w:rPr>
          <w:rFonts w:cs="Arial"/>
          <w:spacing w:val="2"/>
        </w:rPr>
        <w:t>proof-load</w:t>
      </w:r>
      <w:r>
        <w:rPr>
          <w:rFonts w:cs="Arial"/>
        </w:rPr>
        <w:t xml:space="preserve">  </w:t>
      </w:r>
      <w:r>
        <w:rPr>
          <w:rFonts w:cs="Arial"/>
          <w:spacing w:val="1"/>
        </w:rPr>
        <w:t>test</w:t>
      </w:r>
      <w:r>
        <w:rPr>
          <w:rFonts w:cs="Arial"/>
          <w:spacing w:val="55"/>
        </w:rPr>
        <w:t xml:space="preserve"> </w:t>
      </w:r>
      <w:r>
        <w:rPr>
          <w:rFonts w:cs="Arial"/>
          <w:spacing w:val="1"/>
        </w:rPr>
        <w:t>results</w:t>
      </w:r>
      <w:r>
        <w:rPr>
          <w:rFonts w:cs="Arial"/>
          <w:spacing w:val="54"/>
        </w:rPr>
        <w:t xml:space="preserve"> </w:t>
      </w:r>
      <w:r>
        <w:rPr>
          <w:rFonts w:cs="Arial"/>
          <w:spacing w:val="-1"/>
        </w:rPr>
        <w:t>in</w:t>
      </w:r>
      <w:r>
        <w:rPr>
          <w:rFonts w:cs="Arial"/>
        </w:rPr>
        <w:t xml:space="preserve">  </w:t>
      </w:r>
      <w:r>
        <w:rPr>
          <w:rFonts w:cs="Arial"/>
          <w:spacing w:val="2"/>
        </w:rPr>
        <w:t>accordance</w:t>
      </w:r>
      <w:r>
        <w:rPr>
          <w:rFonts w:cs="Arial"/>
          <w:spacing w:val="58"/>
        </w:rPr>
        <w:t xml:space="preserve"> </w:t>
      </w:r>
      <w:r>
        <w:rPr>
          <w:rFonts w:cs="Arial"/>
          <w:spacing w:val="-5"/>
        </w:rPr>
        <w:t>wi</w:t>
      </w:r>
      <w:r>
        <w:rPr>
          <w:rFonts w:cs="Arial"/>
          <w:spacing w:val="-6"/>
        </w:rPr>
        <w:t>t</w:t>
      </w:r>
      <w:r>
        <w:rPr>
          <w:rFonts w:cs="Arial"/>
          <w:spacing w:val="-5"/>
        </w:rPr>
        <w:t>h</w:t>
      </w:r>
      <w:r>
        <w:rPr>
          <w:rFonts w:cs="Arial"/>
          <w:spacing w:val="57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74"/>
        </w:rPr>
        <w:t xml:space="preserve"> </w:t>
      </w:r>
      <w:r>
        <w:rPr>
          <w:rFonts w:cs="Arial"/>
          <w:spacing w:val="1"/>
        </w:rPr>
        <w:t>guidelines</w:t>
      </w:r>
      <w:r>
        <w:rPr>
          <w:rFonts w:cs="Arial"/>
        </w:rPr>
        <w:t xml:space="preserve"> </w:t>
      </w:r>
      <w:r>
        <w:rPr>
          <w:rFonts w:cs="Arial"/>
          <w:spacing w:val="2"/>
        </w:rPr>
        <w:t>presented</w:t>
      </w:r>
      <w:r>
        <w:rPr>
          <w:rFonts w:cs="Arial"/>
          <w:spacing w:val="3"/>
        </w:rPr>
        <w:t xml:space="preserve"> </w:t>
      </w:r>
      <w:r>
        <w:rPr>
          <w:rFonts w:cs="Arial"/>
          <w:spacing w:val="-1"/>
        </w:rPr>
        <w:t>in</w:t>
      </w:r>
      <w:r>
        <w:rPr>
          <w:rFonts w:cs="Arial"/>
          <w:spacing w:val="4"/>
        </w:rPr>
        <w:t xml:space="preserve"> </w:t>
      </w:r>
      <w:r>
        <w:rPr>
          <w:rFonts w:cs="Arial"/>
          <w:spacing w:val="-8"/>
        </w:rPr>
        <w:t>NCHR</w:t>
      </w:r>
      <w:r>
        <w:rPr>
          <w:rFonts w:cs="Arial"/>
          <w:spacing w:val="-9"/>
        </w:rPr>
        <w:t>P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3"/>
        </w:rPr>
        <w:t xml:space="preserve">report </w:t>
      </w:r>
      <w:r>
        <w:rPr>
          <w:rFonts w:cs="Arial"/>
          <w:spacing w:val="2"/>
        </w:rPr>
        <w:t>234</w:t>
      </w:r>
      <w:r>
        <w:rPr>
          <w:rFonts w:cs="Arial"/>
          <w:spacing w:val="3"/>
        </w:rPr>
        <w:t xml:space="preserve"> </w:t>
      </w:r>
      <w:r>
        <w:rPr>
          <w:rFonts w:cs="Arial"/>
          <w:spacing w:val="1"/>
        </w:rPr>
        <w:t>“Manual</w:t>
      </w:r>
      <w:r>
        <w:rPr>
          <w:rFonts w:cs="Arial"/>
          <w:spacing w:val="-1"/>
        </w:rPr>
        <w:t xml:space="preserve"> </w:t>
      </w:r>
      <w:r>
        <w:rPr>
          <w:rFonts w:cs="Arial"/>
          <w:spacing w:val="1"/>
        </w:rPr>
        <w:t>for</w:t>
      </w:r>
      <w:r>
        <w:rPr>
          <w:rFonts w:cs="Arial"/>
          <w:spacing w:val="5"/>
        </w:rPr>
        <w:t xml:space="preserve"> </w:t>
      </w:r>
      <w:r>
        <w:rPr>
          <w:rFonts w:cs="Arial"/>
        </w:rPr>
        <w:t>Bridge</w:t>
      </w:r>
      <w:r>
        <w:rPr>
          <w:rFonts w:cs="Arial"/>
          <w:spacing w:val="4"/>
        </w:rPr>
        <w:t xml:space="preserve"> </w:t>
      </w:r>
      <w:r>
        <w:rPr>
          <w:rFonts w:cs="Arial"/>
        </w:rPr>
        <w:t>Rating</w:t>
      </w:r>
      <w:r>
        <w:rPr>
          <w:rFonts w:cs="Arial"/>
          <w:spacing w:val="3"/>
        </w:rPr>
        <w:t xml:space="preserve"> </w:t>
      </w:r>
      <w:r>
        <w:rPr>
          <w:rFonts w:cs="Arial"/>
          <w:spacing w:val="2"/>
        </w:rPr>
        <w:t>through</w:t>
      </w:r>
      <w:r>
        <w:rPr>
          <w:rFonts w:cs="Arial"/>
          <w:spacing w:val="3"/>
        </w:rPr>
        <w:t xml:space="preserve"> </w:t>
      </w:r>
      <w:r>
        <w:rPr>
          <w:rFonts w:cs="Arial"/>
          <w:spacing w:val="2"/>
        </w:rPr>
        <w:t>Load</w:t>
      </w:r>
      <w:r>
        <w:rPr>
          <w:rFonts w:cs="Arial"/>
          <w:spacing w:val="4"/>
        </w:rPr>
        <w:t xml:space="preserve"> </w:t>
      </w:r>
      <w:r>
        <w:rPr>
          <w:rFonts w:cs="Arial"/>
          <w:spacing w:val="-25"/>
        </w:rPr>
        <w:t>T</w:t>
      </w:r>
      <w:r>
        <w:rPr>
          <w:rFonts w:cs="Arial"/>
          <w:spacing w:val="3"/>
        </w:rPr>
        <w:t>e</w:t>
      </w:r>
      <w:r>
        <w:rPr>
          <w:rFonts w:cs="Arial"/>
        </w:rPr>
        <w:t>s</w:t>
      </w:r>
      <w:r>
        <w:rPr>
          <w:rFonts w:cs="Arial"/>
          <w:spacing w:val="1"/>
        </w:rPr>
        <w:t>t</w:t>
      </w:r>
      <w:r>
        <w:rPr>
          <w:rFonts w:cs="Arial"/>
          <w:spacing w:val="-2"/>
        </w:rPr>
        <w:t>i</w:t>
      </w:r>
      <w:r>
        <w:rPr>
          <w:rFonts w:cs="Arial"/>
          <w:spacing w:val="3"/>
        </w:rPr>
        <w:t>ng</w:t>
      </w:r>
      <w:r>
        <w:rPr>
          <w:rFonts w:cs="Arial"/>
        </w:rPr>
        <w:t>”</w:t>
      </w:r>
      <w:r>
        <w:rPr>
          <w:rFonts w:cs="Arial"/>
          <w:spacing w:val="5"/>
        </w:rPr>
        <w:t xml:space="preserve"> </w:t>
      </w:r>
      <w:r>
        <w:rPr>
          <w:rFonts w:cs="Arial"/>
          <w:spacing w:val="3"/>
        </w:rPr>
        <w:t>(1998).</w:t>
      </w:r>
    </w:p>
    <w:p w:rsidR="00777077" w:rsidRDefault="00777077">
      <w:pPr>
        <w:spacing w:line="298" w:lineRule="auto"/>
        <w:jc w:val="both"/>
        <w:rPr>
          <w:rFonts w:ascii="Arial" w:eastAsia="Arial" w:hAnsi="Arial" w:cs="Arial"/>
        </w:rPr>
        <w:sectPr w:rsidR="00777077">
          <w:headerReference w:type="default" r:id="rId21"/>
          <w:pgSz w:w="12240" w:h="15840"/>
          <w:pgMar w:top="2060" w:right="660" w:bottom="280" w:left="680" w:header="1222" w:footer="0" w:gutter="0"/>
          <w:cols w:space="720"/>
        </w:sectPr>
      </w:pPr>
    </w:p>
    <w:p w:rsidR="00777077" w:rsidRDefault="00777077">
      <w:pPr>
        <w:spacing w:before="11"/>
        <w:rPr>
          <w:rFonts w:ascii="Arial" w:eastAsia="Arial" w:hAnsi="Arial" w:cs="Arial"/>
          <w:sz w:val="6"/>
          <w:szCs w:val="6"/>
        </w:rPr>
      </w:pPr>
    </w:p>
    <w:p w:rsidR="00777077" w:rsidRDefault="008F6A19">
      <w:pPr>
        <w:spacing w:line="200" w:lineRule="atLeast"/>
        <w:ind w:left="279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3372922" cy="1064132"/>
            <wp:effectExtent l="0" t="0" r="0" b="0"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2922" cy="106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77" w:rsidRDefault="00777077">
      <w:pPr>
        <w:spacing w:before="6"/>
        <w:rPr>
          <w:rFonts w:ascii="Arial" w:eastAsia="Arial" w:hAnsi="Arial" w:cs="Arial"/>
          <w:sz w:val="6"/>
          <w:szCs w:val="6"/>
        </w:rPr>
      </w:pPr>
    </w:p>
    <w:p w:rsidR="00777077" w:rsidRDefault="008F6A19">
      <w:pPr>
        <w:pStyle w:val="Heading3"/>
        <w:rPr>
          <w:rFonts w:cs="Arial"/>
        </w:rPr>
      </w:pPr>
      <w:r>
        <w:rPr>
          <w:spacing w:val="-6"/>
        </w:rPr>
        <w:t>S</w:t>
      </w:r>
      <w:r>
        <w:rPr>
          <w:spacing w:val="-5"/>
        </w:rPr>
        <w:t>ummary</w:t>
      </w:r>
    </w:p>
    <w:p w:rsidR="00777077" w:rsidRDefault="008F6A19">
      <w:pPr>
        <w:pStyle w:val="BodyText"/>
        <w:spacing w:before="166" w:line="298" w:lineRule="auto"/>
        <w:ind w:left="335" w:right="104"/>
        <w:rPr>
          <w:rFonts w:cs="Arial"/>
        </w:rPr>
      </w:pPr>
      <w:r>
        <w:pict>
          <v:group id="_x0000_s1032" style="position:absolute;left:0;text-align:left;margin-left:39.5pt;margin-top:13.65pt;width:3pt;height:3pt;z-index:1264;mso-position-horizontal-relative:page" coordorigin="790,273" coordsize="60,60">
            <v:shape id="_x0000_s1033" style="position:absolute;left:790;top:273;width:60;height:60" coordorigin="790,273" coordsize="60,60" path="m824,333r-8,l812,332,790,307r,-8l816,273r8,l850,299r,8l824,333xe" fillcolor="black" stroked="f">
              <v:path arrowok="t"/>
            </v:shape>
            <w10:wrap anchorx="page"/>
          </v:group>
        </w:pict>
      </w:r>
      <w:r>
        <w:rPr>
          <w:spacing w:val="1"/>
        </w:rPr>
        <w:t>This</w:t>
      </w:r>
      <w:r>
        <w:rPr>
          <w:spacing w:val="24"/>
        </w:rPr>
        <w:t xml:space="preserve"> </w:t>
      </w:r>
      <w:r>
        <w:rPr>
          <w:spacing w:val="1"/>
        </w:rPr>
        <w:t>study</w:t>
      </w:r>
      <w:r>
        <w:rPr>
          <w:spacing w:val="24"/>
        </w:rPr>
        <w:t xml:space="preserve"> </w:t>
      </w:r>
      <w:r>
        <w:t>employed</w:t>
      </w:r>
      <w:r>
        <w:rPr>
          <w:spacing w:val="27"/>
        </w:rPr>
        <w:t xml:space="preserve"> </w:t>
      </w:r>
      <w:r>
        <w:rPr>
          <w:spacing w:val="1"/>
        </w:rPr>
        <w:t>the</w:t>
      </w:r>
      <w:r>
        <w:rPr>
          <w:spacing w:val="28"/>
        </w:rPr>
        <w:t xml:space="preserve"> </w:t>
      </w:r>
      <w:r>
        <w:rPr>
          <w:spacing w:val="1"/>
        </w:rPr>
        <w:t>use</w:t>
      </w:r>
      <w:r>
        <w:rPr>
          <w:spacing w:val="27"/>
        </w:rPr>
        <w:t xml:space="preserve"> </w:t>
      </w:r>
      <w:r>
        <w:rPr>
          <w:spacing w:val="1"/>
        </w:rPr>
        <w:t>of</w:t>
      </w:r>
      <w:r>
        <w:rPr>
          <w:spacing w:val="25"/>
        </w:rPr>
        <w:t xml:space="preserve"> </w:t>
      </w:r>
      <w:r>
        <w:rPr>
          <w:spacing w:val="1"/>
        </w:rPr>
        <w:t>refined</w:t>
      </w:r>
      <w:r>
        <w:rPr>
          <w:spacing w:val="28"/>
        </w:rPr>
        <w:t xml:space="preserve"> </w:t>
      </w:r>
      <w:r>
        <w:rPr>
          <w:spacing w:val="-1"/>
        </w:rPr>
        <w:t>models</w:t>
      </w:r>
      <w:r>
        <w:rPr>
          <w:spacing w:val="24"/>
        </w:rPr>
        <w:t xml:space="preserve"> </w:t>
      </w:r>
      <w:r>
        <w:rPr>
          <w:spacing w:val="1"/>
        </w:rPr>
        <w:t>calibrated</w:t>
      </w:r>
      <w:r>
        <w:rPr>
          <w:spacing w:val="27"/>
        </w:rPr>
        <w:t xml:space="preserve"> </w:t>
      </w:r>
      <w:r>
        <w:rPr>
          <w:spacing w:val="2"/>
        </w:rPr>
        <w:t>through</w:t>
      </w:r>
      <w:r>
        <w:rPr>
          <w:spacing w:val="27"/>
        </w:rPr>
        <w:t xml:space="preserve"> </w:t>
      </w:r>
      <w:r>
        <w:rPr>
          <w:spacing w:val="1"/>
        </w:rPr>
        <w:t>both</w:t>
      </w:r>
      <w:r>
        <w:rPr>
          <w:spacing w:val="28"/>
        </w:rPr>
        <w:t xml:space="preserve"> </w:t>
      </w:r>
      <w:r>
        <w:rPr>
          <w:spacing w:val="-1"/>
        </w:rPr>
        <w:t>dynamic</w:t>
      </w:r>
      <w:r>
        <w:rPr>
          <w:spacing w:val="24"/>
        </w:rPr>
        <w:t xml:space="preserve"> </w:t>
      </w:r>
      <w:r>
        <w:rPr>
          <w:spacing w:val="2"/>
        </w:rPr>
        <w:t>and</w:t>
      </w:r>
      <w:r>
        <w:rPr>
          <w:spacing w:val="27"/>
        </w:rPr>
        <w:t xml:space="preserve"> </w:t>
      </w:r>
      <w:r>
        <w:t>static</w:t>
      </w:r>
      <w:r>
        <w:rPr>
          <w:spacing w:val="25"/>
        </w:rPr>
        <w:t xml:space="preserve"> </w:t>
      </w:r>
      <w:r>
        <w:rPr>
          <w:spacing w:val="2"/>
        </w:rPr>
        <w:t>(truck</w:t>
      </w:r>
      <w:r>
        <w:rPr>
          <w:spacing w:val="24"/>
        </w:rPr>
        <w:t xml:space="preserve"> </w:t>
      </w:r>
      <w:r>
        <w:rPr>
          <w:spacing w:val="1"/>
        </w:rPr>
        <w:t>load</w:t>
      </w:r>
      <w:r>
        <w:rPr>
          <w:spacing w:val="27"/>
        </w:rPr>
        <w:t xml:space="preserve"> </w:t>
      </w:r>
      <w:r>
        <w:rPr>
          <w:spacing w:val="1"/>
        </w:rPr>
        <w:t>tests</w:t>
      </w:r>
      <w:r>
        <w:rPr>
          <w:spacing w:val="72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3"/>
        </w:rPr>
        <w:t xml:space="preserve"> </w:t>
      </w:r>
      <w:r>
        <w:rPr>
          <w:spacing w:val="1"/>
        </w:rPr>
        <w:t>total</w:t>
      </w:r>
      <w:r>
        <w:rPr>
          <w:spacing w:val="-2"/>
        </w:rPr>
        <w:t xml:space="preserve"> </w:t>
      </w:r>
      <w:r>
        <w:rPr>
          <w:spacing w:val="1"/>
        </w:rPr>
        <w:t>force</w:t>
      </w:r>
      <w:r>
        <w:rPr>
          <w:spacing w:val="4"/>
        </w:rPr>
        <w:t xml:space="preserve"> </w:t>
      </w:r>
      <w:r>
        <w:rPr>
          <w:spacing w:val="1"/>
        </w:rPr>
        <w:t>of</w:t>
      </w:r>
      <w:r>
        <w:rPr>
          <w:spacing w:val="2"/>
        </w:rPr>
        <w:t xml:space="preserve"> 600</w:t>
      </w:r>
      <w:r>
        <w:rPr>
          <w:spacing w:val="3"/>
        </w:rPr>
        <w:t xml:space="preserve"> </w:t>
      </w:r>
      <w:r>
        <w:t>kips)</w:t>
      </w:r>
      <w:r>
        <w:rPr>
          <w:spacing w:val="5"/>
        </w:rPr>
        <w:t xml:space="preserve"> </w:t>
      </w:r>
      <w:r>
        <w:rPr>
          <w:spacing w:val="1"/>
        </w:rPr>
        <w:t>test</w:t>
      </w:r>
      <w:r>
        <w:rPr>
          <w:spacing w:val="3"/>
        </w:rPr>
        <w:t xml:space="preserve"> </w:t>
      </w:r>
      <w:r>
        <w:rPr>
          <w:spacing w:val="1"/>
        </w:rPr>
        <w:t>results</w:t>
      </w:r>
    </w:p>
    <w:p w:rsidR="00777077" w:rsidRDefault="008F6A19">
      <w:pPr>
        <w:pStyle w:val="BodyText"/>
        <w:spacing w:before="121" w:line="298" w:lineRule="auto"/>
        <w:ind w:left="335"/>
        <w:rPr>
          <w:rFonts w:cs="Arial"/>
        </w:rPr>
      </w:pPr>
      <w:r>
        <w:pict>
          <v:group id="_x0000_s1030" style="position:absolute;left:0;text-align:left;margin-left:39.5pt;margin-top:11.4pt;width:3pt;height:3pt;z-index:1288;mso-position-horizontal-relative:page" coordorigin="790,228" coordsize="60,60">
            <v:shape id="_x0000_s1031" style="position:absolute;left:790;top:228;width:60;height:60" coordorigin="790,228" coordsize="60,60" path="m824,288r-8,l812,287,790,262r,-8l816,228r8,l850,254r,8l824,288xe" fillcolor="black" stroked="f">
              <v:path arrowok="t"/>
            </v:shape>
            <w10:wrap anchorx="page"/>
          </v:group>
        </w:pict>
      </w:r>
      <w:r>
        <w:rPr>
          <w:spacing w:val="3"/>
        </w:rPr>
        <w:t>Through</w:t>
      </w:r>
      <w:r>
        <w:rPr>
          <w:spacing w:val="11"/>
        </w:rPr>
        <w:t xml:space="preserve"> </w:t>
      </w:r>
      <w:r>
        <w:rPr>
          <w:spacing w:val="1"/>
        </w:rPr>
        <w:t>these</w:t>
      </w:r>
      <w:r>
        <w:rPr>
          <w:spacing w:val="11"/>
        </w:rPr>
        <w:t xml:space="preserve"> </w:t>
      </w:r>
      <w:r>
        <w:rPr>
          <w:spacing w:val="1"/>
        </w:rPr>
        <w:t>studies,</w:t>
      </w:r>
      <w:r>
        <w:rPr>
          <w:spacing w:val="10"/>
        </w:rPr>
        <w:t xml:space="preserve"> </w:t>
      </w:r>
      <w:r>
        <w:rPr>
          <w:spacing w:val="-1"/>
        </w:rPr>
        <w:t>it</w:t>
      </w:r>
      <w:r>
        <w:rPr>
          <w:spacing w:val="11"/>
        </w:rPr>
        <w:t xml:space="preserve"> </w:t>
      </w:r>
      <w:r>
        <w:rPr>
          <w:spacing w:val="-5"/>
        </w:rPr>
        <w:t>was</w:t>
      </w:r>
      <w:r>
        <w:rPr>
          <w:spacing w:val="8"/>
        </w:rPr>
        <w:t xml:space="preserve"> </w:t>
      </w:r>
      <w:r>
        <w:t>determined</w:t>
      </w:r>
      <w:r>
        <w:rPr>
          <w:spacing w:val="11"/>
        </w:rPr>
        <w:t xml:space="preserve"> </w:t>
      </w:r>
      <w:r>
        <w:rPr>
          <w:spacing w:val="1"/>
        </w:rPr>
        <w:t>that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11"/>
        </w:rPr>
        <w:t xml:space="preserve"> </w:t>
      </w:r>
      <w:r>
        <w:rPr>
          <w:spacing w:val="1"/>
        </w:rPr>
        <w:t>load</w:t>
      </w:r>
      <w:r>
        <w:rPr>
          <w:spacing w:val="11"/>
        </w:rPr>
        <w:t xml:space="preserve"> </w:t>
      </w:r>
      <w:r>
        <w:rPr>
          <w:spacing w:val="1"/>
        </w:rPr>
        <w:t>rating</w:t>
      </w:r>
      <w:r>
        <w:rPr>
          <w:spacing w:val="12"/>
        </w:rPr>
        <w:t xml:space="preserve"> </w:t>
      </w:r>
      <w:r>
        <w:rPr>
          <w:spacing w:val="1"/>
        </w:rPr>
        <w:t>of</w:t>
      </w:r>
      <w:r>
        <w:rPr>
          <w:spacing w:val="10"/>
        </w:rPr>
        <w:t xml:space="preserve"> </w:t>
      </w:r>
      <w:r>
        <w:rPr>
          <w:spacing w:val="1"/>
        </w:rPr>
        <w:t>the</w:t>
      </w:r>
      <w:r>
        <w:rPr>
          <w:spacing w:val="11"/>
        </w:rPr>
        <w:t xml:space="preserve"> </w:t>
      </w:r>
      <w:r>
        <w:rPr>
          <w:spacing w:val="2"/>
        </w:rPr>
        <w:t>bridge</w:t>
      </w:r>
      <w:r>
        <w:rPr>
          <w:spacing w:val="11"/>
        </w:rPr>
        <w:t xml:space="preserve"> </w:t>
      </w:r>
      <w:r>
        <w:rPr>
          <w:spacing w:val="-5"/>
        </w:rPr>
        <w:t>was</w:t>
      </w:r>
      <w:r>
        <w:rPr>
          <w:spacing w:val="9"/>
        </w:rPr>
        <w:t xml:space="preserve"> </w:t>
      </w:r>
      <w:r>
        <w:rPr>
          <w:spacing w:val="1"/>
        </w:rPr>
        <w:t>over</w:t>
      </w:r>
      <w:r>
        <w:rPr>
          <w:spacing w:val="13"/>
        </w:rPr>
        <w:t xml:space="preserve"> </w:t>
      </w:r>
      <w:r>
        <w:t>3</w:t>
      </w:r>
      <w:r>
        <w:rPr>
          <w:spacing w:val="11"/>
        </w:rPr>
        <w:t xml:space="preserve"> </w:t>
      </w:r>
      <w:r>
        <w:rPr>
          <w:spacing w:val="-2"/>
        </w:rPr>
        <w:t>times</w:t>
      </w:r>
      <w:r>
        <w:rPr>
          <w:spacing w:val="9"/>
        </w:rPr>
        <w:t xml:space="preserve"> </w:t>
      </w:r>
      <w:r>
        <w:rPr>
          <w:spacing w:val="1"/>
        </w:rPr>
        <w:t>that</w:t>
      </w:r>
      <w:r>
        <w:rPr>
          <w:spacing w:val="10"/>
        </w:rPr>
        <w:t xml:space="preserve"> </w:t>
      </w:r>
      <w:r>
        <w:rPr>
          <w:spacing w:val="1"/>
        </w:rPr>
        <w:t>predicted</w:t>
      </w:r>
      <w:r>
        <w:rPr>
          <w:spacing w:val="11"/>
        </w:rPr>
        <w:t xml:space="preserve"> </w:t>
      </w:r>
      <w:r>
        <w:rPr>
          <w:spacing w:val="1"/>
        </w:rPr>
        <w:t>by</w:t>
      </w:r>
      <w:r>
        <w:rPr>
          <w:spacing w:val="80"/>
        </w:rPr>
        <w:t xml:space="preserve"> </w:t>
      </w:r>
      <w:r>
        <w:rPr>
          <w:spacing w:val="1"/>
        </w:rPr>
        <w:t>conventional</w:t>
      </w:r>
      <w:r>
        <w:rPr>
          <w:spacing w:val="-2"/>
        </w:rPr>
        <w:t xml:space="preserve"> </w:t>
      </w:r>
      <w:r>
        <w:rPr>
          <w:spacing w:val="2"/>
        </w:rPr>
        <w:t>approaches</w:t>
      </w:r>
    </w:p>
    <w:p w:rsidR="00777077" w:rsidRDefault="008F6A19">
      <w:pPr>
        <w:pStyle w:val="BodyText"/>
        <w:spacing w:before="121" w:line="298" w:lineRule="auto"/>
        <w:ind w:left="335" w:right="106"/>
        <w:jc w:val="both"/>
        <w:rPr>
          <w:rFonts w:cs="Arial"/>
        </w:rPr>
      </w:pPr>
      <w:r>
        <w:pict>
          <v:group id="_x0000_s1028" style="position:absolute;left:0;text-align:left;margin-left:39.5pt;margin-top:11.4pt;width:3pt;height:3pt;z-index:1312;mso-position-horizontal-relative:page" coordorigin="790,228" coordsize="60,60">
            <v:shape id="_x0000_s1029" style="position:absolute;left:790;top:228;width:60;height:60" coordorigin="790,228" coordsize="60,60" path="m824,288r-8,l812,287,790,262r,-8l816,228r8,l850,254r,8l824,288xe" fillcolor="black" stroked="f">
              <v:path arrowok="t"/>
            </v:shape>
            <w10:wrap anchorx="page"/>
          </v:group>
        </w:pict>
      </w:r>
      <w:r>
        <w:rPr>
          <w:spacing w:val="3"/>
        </w:rPr>
        <w:t>The</w:t>
      </w:r>
      <w:r>
        <w:rPr>
          <w:spacing w:val="27"/>
        </w:rPr>
        <w:t xml:space="preserve"> </w:t>
      </w:r>
      <w:r>
        <w:rPr>
          <w:spacing w:val="1"/>
        </w:rPr>
        <w:t>increase</w:t>
      </w:r>
      <w:r>
        <w:rPr>
          <w:spacing w:val="27"/>
        </w:rPr>
        <w:t xml:space="preserve"> </w:t>
      </w:r>
      <w:r>
        <w:rPr>
          <w:spacing w:val="-1"/>
        </w:rPr>
        <w:t>in</w:t>
      </w:r>
      <w:r>
        <w:rPr>
          <w:spacing w:val="27"/>
        </w:rPr>
        <w:t xml:space="preserve"> </w:t>
      </w:r>
      <w:r>
        <w:rPr>
          <w:spacing w:val="1"/>
        </w:rPr>
        <w:t>load</w:t>
      </w:r>
      <w:r>
        <w:rPr>
          <w:spacing w:val="27"/>
        </w:rPr>
        <w:t xml:space="preserve"> </w:t>
      </w:r>
      <w:r>
        <w:rPr>
          <w:spacing w:val="1"/>
        </w:rPr>
        <w:t>rating</w:t>
      </w:r>
      <w:r>
        <w:rPr>
          <w:spacing w:val="27"/>
        </w:rPr>
        <w:t xml:space="preserve"> </w:t>
      </w:r>
      <w:r>
        <w:rPr>
          <w:spacing w:val="-5"/>
        </w:rPr>
        <w:t>was</w:t>
      </w:r>
      <w:r>
        <w:rPr>
          <w:spacing w:val="25"/>
        </w:rPr>
        <w:t xml:space="preserve"> </w:t>
      </w:r>
      <w:r>
        <w:rPr>
          <w:spacing w:val="1"/>
        </w:rPr>
        <w:t>caused</w:t>
      </w:r>
      <w:r>
        <w:rPr>
          <w:spacing w:val="27"/>
        </w:rPr>
        <w:t xml:space="preserve"> </w:t>
      </w:r>
      <w:r>
        <w:rPr>
          <w:spacing w:val="1"/>
        </w:rPr>
        <w:t>by</w:t>
      </w:r>
      <w:r>
        <w:rPr>
          <w:spacing w:val="24"/>
        </w:rPr>
        <w:t xml:space="preserve"> </w:t>
      </w:r>
      <w:r>
        <w:rPr>
          <w:spacing w:val="1"/>
        </w:rPr>
        <w:t>the</w:t>
      </w:r>
      <w:r>
        <w:rPr>
          <w:spacing w:val="27"/>
        </w:rPr>
        <w:t xml:space="preserve"> </w:t>
      </w:r>
      <w:r>
        <w:t>significant</w:t>
      </w:r>
      <w:r>
        <w:rPr>
          <w:spacing w:val="26"/>
        </w:rPr>
        <w:t xml:space="preserve"> </w:t>
      </w:r>
      <w:r>
        <w:rPr>
          <w:spacing w:val="2"/>
        </w:rPr>
        <w:t>transverse</w:t>
      </w:r>
      <w:r>
        <w:rPr>
          <w:spacing w:val="28"/>
        </w:rPr>
        <w:t xml:space="preserve"> </w:t>
      </w:r>
      <w:r>
        <w:t>stiffness</w:t>
      </w:r>
      <w:r>
        <w:rPr>
          <w:spacing w:val="24"/>
        </w:rPr>
        <w:t xml:space="preserve"> </w:t>
      </w:r>
      <w:r>
        <w:rPr>
          <w:spacing w:val="1"/>
        </w:rPr>
        <w:t>of</w:t>
      </w:r>
      <w:r>
        <w:rPr>
          <w:spacing w:val="26"/>
        </w:rPr>
        <w:t xml:space="preserve"> </w:t>
      </w:r>
      <w:r>
        <w:rPr>
          <w:spacing w:val="1"/>
        </w:rPr>
        <w:t>the</w:t>
      </w:r>
      <w:r>
        <w:rPr>
          <w:spacing w:val="27"/>
        </w:rPr>
        <w:t xml:space="preserve"> </w:t>
      </w:r>
      <w:r>
        <w:t>T-beam</w:t>
      </w:r>
      <w:r>
        <w:rPr>
          <w:spacing w:val="15"/>
        </w:rPr>
        <w:t xml:space="preserve"> </w:t>
      </w:r>
      <w:r>
        <w:rPr>
          <w:spacing w:val="2"/>
        </w:rPr>
        <w:t>superstructure</w:t>
      </w:r>
      <w:r>
        <w:rPr>
          <w:spacing w:val="78"/>
        </w:rPr>
        <w:t xml:space="preserve"> </w:t>
      </w:r>
      <w:r>
        <w:rPr>
          <w:spacing w:val="2"/>
        </w:rPr>
        <w:t>(and</w:t>
      </w:r>
      <w:r>
        <w:rPr>
          <w:spacing w:val="38"/>
        </w:rPr>
        <w:t xml:space="preserve"> </w:t>
      </w:r>
      <w:r>
        <w:t>significant</w:t>
      </w:r>
      <w:r>
        <w:rPr>
          <w:spacing w:val="36"/>
        </w:rPr>
        <w:t xml:space="preserve"> </w:t>
      </w:r>
      <w:r>
        <w:rPr>
          <w:spacing w:val="1"/>
        </w:rPr>
        <w:t>load</w:t>
      </w:r>
      <w:r>
        <w:rPr>
          <w:spacing w:val="38"/>
        </w:rPr>
        <w:t xml:space="preserve"> </w:t>
      </w:r>
      <w:r>
        <w:rPr>
          <w:spacing w:val="1"/>
        </w:rPr>
        <w:t>sharing</w:t>
      </w:r>
      <w:r>
        <w:rPr>
          <w:spacing w:val="38"/>
        </w:rPr>
        <w:t xml:space="preserve"> </w:t>
      </w:r>
      <w:r>
        <w:rPr>
          <w:spacing w:val="-1"/>
        </w:rPr>
        <w:t>between</w:t>
      </w:r>
      <w:r>
        <w:rPr>
          <w:spacing w:val="38"/>
        </w:rPr>
        <w:t xml:space="preserve"> </w:t>
      </w:r>
      <w:r>
        <w:rPr>
          <w:spacing w:val="2"/>
        </w:rPr>
        <w:t>girders),</w:t>
      </w:r>
      <w:r>
        <w:rPr>
          <w:spacing w:val="37"/>
        </w:rPr>
        <w:t xml:space="preserve"> </w:t>
      </w:r>
      <w:r>
        <w:rPr>
          <w:spacing w:val="-4"/>
        </w:rPr>
        <w:t>which</w:t>
      </w:r>
      <w:r>
        <w:rPr>
          <w:spacing w:val="38"/>
        </w:rPr>
        <w:t xml:space="preserve"> </w:t>
      </w:r>
      <w:r>
        <w:rPr>
          <w:spacing w:val="1"/>
        </w:rPr>
        <w:t>resulted</w:t>
      </w:r>
      <w:r>
        <w:rPr>
          <w:spacing w:val="38"/>
        </w:rPr>
        <w:t xml:space="preserve"> </w:t>
      </w:r>
      <w:r>
        <w:rPr>
          <w:spacing w:val="-1"/>
        </w:rPr>
        <w:t>in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spacing w:val="1"/>
        </w:rPr>
        <w:t>large</w:t>
      </w:r>
      <w:r>
        <w:rPr>
          <w:spacing w:val="38"/>
        </w:rPr>
        <w:t xml:space="preserve"> </w:t>
      </w:r>
      <w:r>
        <w:rPr>
          <w:spacing w:val="2"/>
        </w:rPr>
        <w:t>decrease</w:t>
      </w:r>
      <w:r>
        <w:rPr>
          <w:spacing w:val="39"/>
        </w:rPr>
        <w:t xml:space="preserve"> </w:t>
      </w:r>
      <w:r>
        <w:rPr>
          <w:spacing w:val="-1"/>
        </w:rPr>
        <w:t>in</w:t>
      </w:r>
      <w:r>
        <w:rPr>
          <w:spacing w:val="38"/>
        </w:rPr>
        <w:t xml:space="preserve"> </w:t>
      </w:r>
      <w:r>
        <w:rPr>
          <w:spacing w:val="-1"/>
        </w:rPr>
        <w:t>live</w:t>
      </w:r>
      <w:r>
        <w:rPr>
          <w:spacing w:val="38"/>
        </w:rPr>
        <w:t xml:space="preserve"> </w:t>
      </w:r>
      <w:r>
        <w:rPr>
          <w:spacing w:val="1"/>
        </w:rPr>
        <w:t>load</w:t>
      </w:r>
      <w:r>
        <w:rPr>
          <w:spacing w:val="38"/>
        </w:rPr>
        <w:t xml:space="preserve"> </w:t>
      </w:r>
      <w:r>
        <w:rPr>
          <w:spacing w:val="2"/>
        </w:rPr>
        <w:t>girder</w:t>
      </w:r>
      <w:r>
        <w:rPr>
          <w:spacing w:val="40"/>
        </w:rPr>
        <w:t xml:space="preserve"> </w:t>
      </w:r>
      <w:r>
        <w:rPr>
          <w:spacing w:val="1"/>
        </w:rPr>
        <w:t>force</w:t>
      </w:r>
      <w:r>
        <w:rPr>
          <w:spacing w:val="80"/>
        </w:rPr>
        <w:t xml:space="preserve"> </w:t>
      </w:r>
      <w:r>
        <w:rPr>
          <w:spacing w:val="1"/>
        </w:rPr>
        <w:t>effects</w:t>
      </w:r>
    </w:p>
    <w:p w:rsidR="00777077" w:rsidRDefault="008F6A19">
      <w:pPr>
        <w:pStyle w:val="BodyText"/>
        <w:spacing w:before="121" w:line="298" w:lineRule="auto"/>
        <w:ind w:left="335"/>
        <w:rPr>
          <w:rFonts w:cs="Arial"/>
        </w:rPr>
      </w:pPr>
      <w:r>
        <w:pict>
          <v:group id="_x0000_s1026" style="position:absolute;left:0;text-align:left;margin-left:39.5pt;margin-top:11.4pt;width:3pt;height:3pt;z-index:1336;mso-position-horizontal-relative:page" coordorigin="790,228" coordsize="60,60">
            <v:shape id="_x0000_s1027" style="position:absolute;left:790;top:228;width:60;height:60" coordorigin="790,228" coordsize="60,60" path="m824,288r-8,l812,287,790,262r,-8l816,228r8,l850,254r,8l824,288xe" fillcolor="black" stroked="f">
              <v:path arrowok="t"/>
            </v:shape>
            <w10:wrap anchorx="page"/>
          </v:group>
        </w:pict>
      </w:r>
      <w:r>
        <w:t>Given</w:t>
      </w:r>
      <w:r>
        <w:rPr>
          <w:spacing w:val="8"/>
        </w:rPr>
        <w:t xml:space="preserve"> </w:t>
      </w:r>
      <w:r>
        <w:rPr>
          <w:spacing w:val="1"/>
        </w:rPr>
        <w:t>the</w:t>
      </w:r>
      <w:r>
        <w:rPr>
          <w:spacing w:val="9"/>
        </w:rPr>
        <w:t xml:space="preserve"> </w:t>
      </w:r>
      <w:r>
        <w:t>significant</w:t>
      </w:r>
      <w:r>
        <w:rPr>
          <w:spacing w:val="8"/>
        </w:rPr>
        <w:t xml:space="preserve"> </w:t>
      </w:r>
      <w:r>
        <w:rPr>
          <w:spacing w:val="2"/>
        </w:rPr>
        <w:t>reserve</w:t>
      </w:r>
      <w:r>
        <w:rPr>
          <w:spacing w:val="8"/>
        </w:rPr>
        <w:t xml:space="preserve"> </w:t>
      </w:r>
      <w:r>
        <w:rPr>
          <w:spacing w:val="1"/>
        </w:rPr>
        <w:t>capacity</w:t>
      </w:r>
      <w:r>
        <w:rPr>
          <w:spacing w:val="6"/>
        </w:rPr>
        <w:t xml:space="preserve"> </w:t>
      </w:r>
      <w:r>
        <w:rPr>
          <w:spacing w:val="1"/>
        </w:rPr>
        <w:t>of</w:t>
      </w:r>
      <w:r>
        <w:rPr>
          <w:spacing w:val="8"/>
        </w:rPr>
        <w:t xml:space="preserve"> </w:t>
      </w:r>
      <w:r>
        <w:rPr>
          <w:spacing w:val="1"/>
        </w:rPr>
        <w:t>the</w:t>
      </w:r>
      <w:r>
        <w:rPr>
          <w:spacing w:val="9"/>
        </w:rPr>
        <w:t xml:space="preserve"> </w:t>
      </w:r>
      <w:r>
        <w:rPr>
          <w:spacing w:val="2"/>
        </w:rPr>
        <w:t>superstructure</w:t>
      </w:r>
      <w:r>
        <w:rPr>
          <w:spacing w:val="8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rPr>
          <w:spacing w:val="2"/>
        </w:rPr>
        <w:t>uncovered</w:t>
      </w:r>
      <w:r>
        <w:rPr>
          <w:spacing w:val="9"/>
        </w:rPr>
        <w:t xml:space="preserve"> </w:t>
      </w:r>
      <w:r>
        <w:rPr>
          <w:spacing w:val="2"/>
        </w:rPr>
        <w:t>through</w:t>
      </w:r>
      <w:r>
        <w:rPr>
          <w:spacing w:val="9"/>
        </w:rPr>
        <w:t xml:space="preserve"> </w:t>
      </w:r>
      <w:r>
        <w:rPr>
          <w:spacing w:val="1"/>
        </w:rPr>
        <w:t>these</w:t>
      </w:r>
      <w:r>
        <w:rPr>
          <w:spacing w:val="9"/>
        </w:rPr>
        <w:t xml:space="preserve"> </w:t>
      </w:r>
      <w:r>
        <w:rPr>
          <w:spacing w:val="-1"/>
        </w:rPr>
        <w:t>experiments,</w:t>
      </w:r>
      <w:r>
        <w:rPr>
          <w:spacing w:val="7"/>
        </w:rPr>
        <w:t xml:space="preserve"> </w:t>
      </w:r>
      <w:r>
        <w:rPr>
          <w:spacing w:val="1"/>
        </w:rPr>
        <w:t>the</w:t>
      </w:r>
      <w:r>
        <w:rPr>
          <w:spacing w:val="74"/>
        </w:rPr>
        <w:t xml:space="preserve"> </w:t>
      </w:r>
      <w:r>
        <w:rPr>
          <w:spacing w:val="-2"/>
        </w:rPr>
        <w:t>owner</w:t>
      </w:r>
      <w:r>
        <w:rPr>
          <w:spacing w:val="5"/>
        </w:rPr>
        <w:t xml:space="preserve"> </w:t>
      </w:r>
      <w:r>
        <w:rPr>
          <w:spacing w:val="1"/>
        </w:rPr>
        <w:t>elected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remove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4"/>
        </w:rPr>
        <w:t xml:space="preserve"> </w:t>
      </w:r>
      <w:r>
        <w:rPr>
          <w:spacing w:val="1"/>
        </w:rPr>
        <w:t>posting</w:t>
      </w:r>
      <w:r>
        <w:rPr>
          <w:spacing w:val="3"/>
        </w:rPr>
        <w:t xml:space="preserve"> </w:t>
      </w:r>
      <w:r>
        <w:rPr>
          <w:spacing w:val="2"/>
        </w:rPr>
        <w:t>and</w:t>
      </w:r>
      <w:r>
        <w:rPr>
          <w:spacing w:val="4"/>
        </w:rPr>
        <w:t xml:space="preserve"> </w:t>
      </w:r>
      <w:r>
        <w:t>allow</w:t>
      </w:r>
      <w:r>
        <w:rPr>
          <w:spacing w:val="-17"/>
        </w:rPr>
        <w:t xml:space="preserve"> </w:t>
      </w:r>
      <w:r>
        <w:rPr>
          <w:spacing w:val="1"/>
        </w:rPr>
        <w:t>trucks designated</w:t>
      </w:r>
      <w:r>
        <w:rPr>
          <w:spacing w:val="3"/>
        </w:rPr>
        <w:t xml:space="preserve"> </w:t>
      </w:r>
      <w:r>
        <w:rPr>
          <w:spacing w:val="1"/>
        </w:rPr>
        <w:t>for</w:t>
      </w:r>
      <w:r>
        <w:rPr>
          <w:spacing w:val="6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1"/>
        </w:rPr>
        <w:t>heavy-load</w:t>
      </w:r>
      <w:r>
        <w:rPr>
          <w:spacing w:val="4"/>
        </w:rPr>
        <w:t xml:space="preserve"> </w:t>
      </w:r>
      <w:r>
        <w:rPr>
          <w:spacing w:val="2"/>
        </w:rPr>
        <w:t>corridor</w:t>
      </w:r>
    </w:p>
    <w:p w:rsidR="00777077" w:rsidRDefault="00777077">
      <w:pPr>
        <w:rPr>
          <w:rFonts w:ascii="Arial" w:eastAsia="Arial" w:hAnsi="Arial" w:cs="Arial"/>
          <w:sz w:val="20"/>
          <w:szCs w:val="20"/>
        </w:rPr>
      </w:pPr>
    </w:p>
    <w:p w:rsidR="00777077" w:rsidRDefault="00777077">
      <w:pPr>
        <w:spacing w:before="3"/>
        <w:rPr>
          <w:rFonts w:ascii="Arial" w:eastAsia="Arial" w:hAnsi="Arial" w:cs="Arial"/>
          <w:sz w:val="19"/>
          <w:szCs w:val="19"/>
        </w:rPr>
      </w:pPr>
    </w:p>
    <w:p w:rsidR="00777077" w:rsidRDefault="008F6A19">
      <w:pPr>
        <w:pStyle w:val="BodyText"/>
        <w:spacing w:before="0"/>
        <w:rPr>
          <w:rFonts w:cs="Arial"/>
        </w:rPr>
      </w:pPr>
      <w:proofErr w:type="gramStart"/>
      <w:r>
        <w:rPr>
          <w:spacing w:val="-1"/>
        </w:rPr>
        <w:t>Drexel</w:t>
      </w:r>
      <w:r>
        <w:rPr>
          <w:spacing w:val="-3"/>
        </w:rPr>
        <w:t xml:space="preserve"> University,</w:t>
      </w:r>
      <w:r>
        <w:rPr>
          <w:spacing w:val="2"/>
        </w:rPr>
        <w:t xml:space="preserve"> 3141 </w:t>
      </w:r>
      <w:r>
        <w:rPr>
          <w:spacing w:val="1"/>
        </w:rPr>
        <w:t>Chestnut</w:t>
      </w:r>
      <w:r>
        <w:rPr>
          <w:spacing w:val="2"/>
        </w:rPr>
        <w:t xml:space="preserve"> </w:t>
      </w:r>
      <w:r>
        <w:rPr>
          <w:spacing w:val="1"/>
        </w:rPr>
        <w:t xml:space="preserve">Street, </w:t>
      </w:r>
      <w:r>
        <w:t>Philadelphia,</w:t>
      </w:r>
      <w:r>
        <w:rPr>
          <w:spacing w:val="2"/>
        </w:rPr>
        <w:t xml:space="preserve"> </w:t>
      </w:r>
      <w:r>
        <w:rPr>
          <w:spacing w:val="-12"/>
        </w:rPr>
        <w:t>PA</w:t>
      </w:r>
      <w:r>
        <w:rPr>
          <w:spacing w:val="-5"/>
        </w:rPr>
        <w:t xml:space="preserve"> </w:t>
      </w:r>
      <w:r>
        <w:rPr>
          <w:spacing w:val="2"/>
        </w:rPr>
        <w:t>19104,</w:t>
      </w:r>
      <w:r>
        <w:rPr>
          <w:spacing w:val="1"/>
        </w:rPr>
        <w:t xml:space="preserve"> </w:t>
      </w:r>
      <w:r>
        <w:t>©</w:t>
      </w:r>
      <w:r>
        <w:rPr>
          <w:spacing w:val="-5"/>
        </w:rPr>
        <w:t xml:space="preserve"> </w:t>
      </w:r>
      <w:r>
        <w:rPr>
          <w:spacing w:val="-3"/>
        </w:rPr>
        <w:t>All</w:t>
      </w:r>
      <w:r>
        <w:rPr>
          <w:spacing w:val="-2"/>
        </w:rPr>
        <w:t xml:space="preserve"> </w:t>
      </w:r>
      <w:r>
        <w:t>Rights</w:t>
      </w:r>
      <w:r>
        <w:rPr>
          <w:spacing w:val="-1"/>
        </w:rPr>
        <w:t xml:space="preserve"> </w:t>
      </w:r>
      <w:r>
        <w:rPr>
          <w:spacing w:val="1"/>
        </w:rPr>
        <w:t>Reserved.</w:t>
      </w:r>
      <w:proofErr w:type="gramEnd"/>
      <w:r>
        <w:rPr>
          <w:spacing w:val="2"/>
        </w:rPr>
        <w:t xml:space="preserve"> </w:t>
      </w:r>
      <w:r>
        <w:rPr>
          <w:b/>
          <w:spacing w:val="-22"/>
        </w:rPr>
        <w:t>V</w:t>
      </w:r>
      <w:r>
        <w:rPr>
          <w:b/>
          <w:spacing w:val="18"/>
        </w:rPr>
        <w:t>e</w:t>
      </w:r>
      <w:r>
        <w:rPr>
          <w:b/>
          <w:spacing w:val="8"/>
        </w:rPr>
        <w:t>r</w:t>
      </w:r>
      <w:r>
        <w:rPr>
          <w:b/>
          <w:spacing w:val="3"/>
        </w:rPr>
        <w:t>s</w:t>
      </w:r>
      <w:r>
        <w:rPr>
          <w:b/>
          <w:spacing w:val="1"/>
        </w:rPr>
        <w:t>i</w:t>
      </w:r>
      <w:r>
        <w:rPr>
          <w:b/>
          <w:spacing w:val="6"/>
        </w:rPr>
        <w:t>o</w:t>
      </w:r>
      <w:r>
        <w:rPr>
          <w:b/>
        </w:rPr>
        <w:t>n</w:t>
      </w:r>
      <w:r>
        <w:rPr>
          <w:b/>
          <w:spacing w:val="6"/>
        </w:rPr>
        <w:t xml:space="preserve"> </w:t>
      </w:r>
      <w:r>
        <w:rPr>
          <w:b/>
          <w:spacing w:val="1"/>
        </w:rPr>
        <w:t>3.0</w:t>
      </w:r>
    </w:p>
    <w:sectPr w:rsidR="00777077">
      <w:headerReference w:type="even" r:id="rId23"/>
      <w:pgSz w:w="12240" w:h="15840"/>
      <w:pgMar w:top="500" w:right="680" w:bottom="280" w:left="680" w:header="0" w:footer="0" w:gutter="0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1" w:author="John Braley" w:date="2018-09-28T15:34:00Z" w:initials="JB">
    <w:p w:rsidR="00516675" w:rsidRDefault="00516675">
      <w:pPr>
        <w:pStyle w:val="CommentText"/>
      </w:pPr>
      <w:r>
        <w:rPr>
          <w:rStyle w:val="CommentReference"/>
        </w:rPr>
        <w:annotationRef/>
      </w:r>
      <w:r>
        <w:t>Should the creek name be omitted to maintain structure anonymity?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6A19" w:rsidRDefault="008F6A19">
      <w:r>
        <w:separator/>
      </w:r>
    </w:p>
  </w:endnote>
  <w:endnote w:type="continuationSeparator" w:id="0">
    <w:p w:rsidR="008F6A19" w:rsidRDefault="008F6A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6A19" w:rsidRDefault="008F6A19">
      <w:r>
        <w:separator/>
      </w:r>
    </w:p>
  </w:footnote>
  <w:footnote w:type="continuationSeparator" w:id="0">
    <w:p w:rsidR="008F6A19" w:rsidRDefault="008F6A1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7077" w:rsidRDefault="008F6A19">
    <w:pPr>
      <w:spacing w:line="14" w:lineRule="auto"/>
      <w:rPr>
        <w:sz w:val="20"/>
        <w:szCs w:val="20"/>
      </w:rPr>
    </w:pPr>
    <w:r>
      <w:pict>
        <v:group id="_x0000_s2056" style="position:absolute;margin-left:40.25pt;margin-top:102.9pt;width:532.5pt;height:.1pt;z-index:-6376;mso-position-horizontal-relative:page;mso-position-vertical-relative:page" coordorigin="805,2058" coordsize="10650,2">
          <v:shape id="_x0000_s2057" style="position:absolute;left:805;top:2058;width:10650;height:2" coordorigin="805,2058" coordsize="10650,0" path="m805,2058r10650,e" filled="f" strokecolor="#ededed" strokeweight=".8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39.25pt;margin-top:60.1pt;width:295.25pt;height:29pt;z-index:-6352;mso-position-horizontal-relative:page;mso-position-vertical-relative:page" filled="f" stroked="f">
          <v:textbox inset="0,0,0,0">
            <w:txbxContent>
              <w:p w:rsidR="00777077" w:rsidRDefault="008F6A19">
                <w:pPr>
                  <w:spacing w:line="572" w:lineRule="exact"/>
                  <w:ind w:left="20"/>
                  <w:rPr>
                    <w:rFonts w:ascii="Arial" w:eastAsia="Arial" w:hAnsi="Arial" w:cs="Arial"/>
                    <w:sz w:val="54"/>
                    <w:szCs w:val="54"/>
                  </w:rPr>
                </w:pPr>
                <w:r>
                  <w:fldChar w:fldCharType="begin"/>
                </w:r>
                <w:r>
                  <w:instrText xml:space="preserve"> HYPERLINK "http://vlab.asklab.tk/VirtualLab/index.html" \h </w:instrText>
                </w:r>
                <w:r>
                  <w:fldChar w:fldCharType="separate"/>
                </w:r>
                <w:r>
                  <w:rPr>
                    <w:rFonts w:ascii="Arial"/>
                    <w:spacing w:val="-17"/>
                    <w:sz w:val="54"/>
                  </w:rPr>
                  <w:t>V</w:t>
                </w:r>
                <w:r>
                  <w:rPr>
                    <w:rFonts w:ascii="Arial"/>
                    <w:spacing w:val="-15"/>
                    <w:sz w:val="54"/>
                  </w:rPr>
                  <w:t>i</w:t>
                </w:r>
                <w:r>
                  <w:rPr>
                    <w:rFonts w:ascii="Arial"/>
                    <w:sz w:val="54"/>
                  </w:rPr>
                  <w:t>r</w:t>
                </w:r>
                <w:r>
                  <w:rPr>
                    <w:rFonts w:ascii="Arial"/>
                    <w:spacing w:val="-1"/>
                    <w:sz w:val="54"/>
                  </w:rPr>
                  <w:t>t</w:t>
                </w:r>
                <w:r>
                  <w:rPr>
                    <w:rFonts w:ascii="Arial"/>
                    <w:spacing w:val="-16"/>
                    <w:sz w:val="54"/>
                  </w:rPr>
                  <w:t>u</w:t>
                </w:r>
                <w:r>
                  <w:rPr>
                    <w:rFonts w:ascii="Arial"/>
                    <w:spacing w:val="-1"/>
                    <w:sz w:val="54"/>
                  </w:rPr>
                  <w:t>a</w:t>
                </w:r>
                <w:r>
                  <w:rPr>
                    <w:rFonts w:ascii="Arial"/>
                    <w:sz w:val="54"/>
                  </w:rPr>
                  <w:t>l</w:t>
                </w:r>
                <w:r>
                  <w:rPr>
                    <w:rFonts w:ascii="Arial"/>
                    <w:spacing w:val="-22"/>
                    <w:sz w:val="54"/>
                  </w:rPr>
                  <w:t xml:space="preserve"> </w:t>
                </w:r>
                <w:r>
                  <w:rPr>
                    <w:rFonts w:ascii="Arial"/>
                    <w:spacing w:val="-1"/>
                    <w:sz w:val="54"/>
                  </w:rPr>
                  <w:t>La</w:t>
                </w:r>
                <w:r>
                  <w:rPr>
                    <w:rFonts w:ascii="Arial"/>
                    <w:sz w:val="54"/>
                  </w:rPr>
                  <w:t>b</w:t>
                </w:r>
                <w:r>
                  <w:rPr>
                    <w:rFonts w:ascii="Arial"/>
                    <w:spacing w:val="-7"/>
                    <w:sz w:val="54"/>
                  </w:rPr>
                  <w:t xml:space="preserve"> </w:t>
                </w:r>
                <w:r>
                  <w:rPr>
                    <w:rFonts w:ascii="Arial"/>
                    <w:sz w:val="54"/>
                  </w:rPr>
                  <w:t>(</w:t>
                </w:r>
                <w:proofErr w:type="gramStart"/>
                <w:r>
                  <w:rPr>
                    <w:rFonts w:ascii="Arial"/>
                    <w:spacing w:val="-1"/>
                    <w:sz w:val="54"/>
                  </w:rPr>
                  <w:t>..</w:t>
                </w:r>
                <w:proofErr w:type="gramEnd"/>
                <w:r>
                  <w:rPr>
                    <w:rFonts w:ascii="Arial"/>
                    <w:spacing w:val="-1"/>
                    <w:sz w:val="54"/>
                  </w:rPr>
                  <w:t>/</w:t>
                </w:r>
                <w:r>
                  <w:rPr>
                    <w:rFonts w:ascii="Arial"/>
                    <w:spacing w:val="-15"/>
                    <w:sz w:val="54"/>
                  </w:rPr>
                  <w:t>i</w:t>
                </w:r>
                <w:r>
                  <w:rPr>
                    <w:rFonts w:ascii="Arial"/>
                    <w:spacing w:val="-16"/>
                    <w:sz w:val="54"/>
                  </w:rPr>
                  <w:t>n</w:t>
                </w:r>
                <w:r>
                  <w:rPr>
                    <w:rFonts w:ascii="Arial"/>
                    <w:spacing w:val="-1"/>
                    <w:sz w:val="54"/>
                  </w:rPr>
                  <w:t>de</w:t>
                </w:r>
                <w:r>
                  <w:rPr>
                    <w:rFonts w:ascii="Arial"/>
                    <w:spacing w:val="-30"/>
                    <w:sz w:val="54"/>
                  </w:rPr>
                  <w:t>x</w:t>
                </w:r>
                <w:r>
                  <w:rPr>
                    <w:rFonts w:ascii="Arial"/>
                    <w:spacing w:val="-1"/>
                    <w:sz w:val="54"/>
                  </w:rPr>
                  <w:t>.</w:t>
                </w:r>
                <w:r>
                  <w:rPr>
                    <w:rFonts w:ascii="Arial"/>
                    <w:spacing w:val="-16"/>
                    <w:sz w:val="54"/>
                  </w:rPr>
                  <w:t>h</w:t>
                </w:r>
                <w:r>
                  <w:rPr>
                    <w:rFonts w:ascii="Arial"/>
                    <w:spacing w:val="-1"/>
                    <w:sz w:val="54"/>
                  </w:rPr>
                  <w:t>t</w:t>
                </w:r>
                <w:r>
                  <w:rPr>
                    <w:rFonts w:ascii="Arial"/>
                    <w:spacing w:val="15"/>
                    <w:sz w:val="54"/>
                  </w:rPr>
                  <w:t>m</w:t>
                </w:r>
                <w:r>
                  <w:rPr>
                    <w:rFonts w:ascii="Arial"/>
                    <w:spacing w:val="-15"/>
                    <w:sz w:val="54"/>
                  </w:rPr>
                  <w:t>l</w:t>
                </w:r>
                <w:r>
                  <w:rPr>
                    <w:rFonts w:ascii="Arial"/>
                    <w:sz w:val="54"/>
                  </w:rPr>
                  <w:t>)</w:t>
                </w:r>
                <w:r>
                  <w:rPr>
                    <w:rFonts w:ascii="Arial"/>
                    <w:sz w:val="5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7077" w:rsidRDefault="00777077">
    <w:pPr>
      <w:spacing w:line="14" w:lineRule="auto"/>
      <w:rPr>
        <w:sz w:val="2"/>
        <w:szCs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7077" w:rsidRDefault="008F6A19">
    <w:pPr>
      <w:spacing w:line="14" w:lineRule="auto"/>
      <w:rPr>
        <w:sz w:val="20"/>
        <w:szCs w:val="20"/>
      </w:rPr>
    </w:pPr>
    <w:r>
      <w:pict>
        <v:group id="_x0000_s2053" style="position:absolute;margin-left:40.25pt;margin-top:102.9pt;width:532.5pt;height:.1pt;z-index:-6328;mso-position-horizontal-relative:page;mso-position-vertical-relative:page" coordorigin="805,2058" coordsize="10650,2">
          <v:shape id="_x0000_s2054" style="position:absolute;left:805;top:2058;width:10650;height:2" coordorigin="805,2058" coordsize="10650,0" path="m805,2058r10650,e" filled="f" strokecolor="#ededed" strokeweight=".8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9.25pt;margin-top:60.1pt;width:295.25pt;height:29pt;z-index:-6304;mso-position-horizontal-relative:page;mso-position-vertical-relative:page" filled="f" stroked="f">
          <v:textbox inset="0,0,0,0">
            <w:txbxContent>
              <w:p w:rsidR="00777077" w:rsidRDefault="008F6A19">
                <w:pPr>
                  <w:spacing w:line="572" w:lineRule="exact"/>
                  <w:ind w:left="20"/>
                  <w:rPr>
                    <w:rFonts w:ascii="Arial" w:eastAsia="Arial" w:hAnsi="Arial" w:cs="Arial"/>
                    <w:sz w:val="54"/>
                    <w:szCs w:val="54"/>
                  </w:rPr>
                </w:pPr>
                <w:hyperlink r:id="rId1">
                  <w:r>
                    <w:rPr>
                      <w:rFonts w:ascii="Arial"/>
                      <w:spacing w:val="-17"/>
                      <w:sz w:val="54"/>
                    </w:rPr>
                    <w:t>V</w:t>
                  </w:r>
                  <w:r>
                    <w:rPr>
                      <w:rFonts w:ascii="Arial"/>
                      <w:spacing w:val="-15"/>
                      <w:sz w:val="54"/>
                    </w:rPr>
                    <w:t>i</w:t>
                  </w:r>
                  <w:r>
                    <w:rPr>
                      <w:rFonts w:ascii="Arial"/>
                      <w:sz w:val="54"/>
                    </w:rPr>
                    <w:t>r</w:t>
                  </w:r>
                  <w:r>
                    <w:rPr>
                      <w:rFonts w:ascii="Arial"/>
                      <w:spacing w:val="-1"/>
                      <w:sz w:val="54"/>
                    </w:rPr>
                    <w:t>t</w:t>
                  </w:r>
                  <w:r>
                    <w:rPr>
                      <w:rFonts w:ascii="Arial"/>
                      <w:spacing w:val="-16"/>
                      <w:sz w:val="54"/>
                    </w:rPr>
                    <w:t>u</w:t>
                  </w:r>
                  <w:r>
                    <w:rPr>
                      <w:rFonts w:ascii="Arial"/>
                      <w:spacing w:val="-1"/>
                      <w:sz w:val="54"/>
                    </w:rPr>
                    <w:t>a</w:t>
                  </w:r>
                  <w:r>
                    <w:rPr>
                      <w:rFonts w:ascii="Arial"/>
                      <w:sz w:val="54"/>
                    </w:rPr>
                    <w:t>l</w:t>
                  </w:r>
                  <w:r>
                    <w:rPr>
                      <w:rFonts w:ascii="Arial"/>
                      <w:spacing w:val="-22"/>
                      <w:sz w:val="54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sz w:val="54"/>
                    </w:rPr>
                    <w:t>La</w:t>
                  </w:r>
                  <w:r>
                    <w:rPr>
                      <w:rFonts w:ascii="Arial"/>
                      <w:sz w:val="54"/>
                    </w:rPr>
                    <w:t>b</w:t>
                  </w:r>
                  <w:r>
                    <w:rPr>
                      <w:rFonts w:ascii="Arial"/>
                      <w:spacing w:val="-7"/>
                      <w:sz w:val="54"/>
                    </w:rPr>
                    <w:t xml:space="preserve"> </w:t>
                  </w:r>
                  <w:r>
                    <w:rPr>
                      <w:rFonts w:ascii="Arial"/>
                      <w:sz w:val="54"/>
                    </w:rPr>
                    <w:t>(</w:t>
                  </w:r>
                  <w:proofErr w:type="gramStart"/>
                  <w:r>
                    <w:rPr>
                      <w:rFonts w:ascii="Arial"/>
                      <w:spacing w:val="-1"/>
                      <w:sz w:val="54"/>
                    </w:rPr>
                    <w:t>..</w:t>
                  </w:r>
                  <w:proofErr w:type="gramEnd"/>
                  <w:r>
                    <w:rPr>
                      <w:rFonts w:ascii="Arial"/>
                      <w:spacing w:val="-1"/>
                      <w:sz w:val="54"/>
                    </w:rPr>
                    <w:t>/</w:t>
                  </w:r>
                  <w:r>
                    <w:rPr>
                      <w:rFonts w:ascii="Arial"/>
                      <w:spacing w:val="-15"/>
                      <w:sz w:val="54"/>
                    </w:rPr>
                    <w:t>i</w:t>
                  </w:r>
                  <w:r>
                    <w:rPr>
                      <w:rFonts w:ascii="Arial"/>
                      <w:spacing w:val="-16"/>
                      <w:sz w:val="54"/>
                    </w:rPr>
                    <w:t>n</w:t>
                  </w:r>
                  <w:r>
                    <w:rPr>
                      <w:rFonts w:ascii="Arial"/>
                      <w:spacing w:val="-1"/>
                      <w:sz w:val="54"/>
                    </w:rPr>
                    <w:t>de</w:t>
                  </w:r>
                  <w:r>
                    <w:rPr>
                      <w:rFonts w:ascii="Arial"/>
                      <w:spacing w:val="-30"/>
                      <w:sz w:val="54"/>
                    </w:rPr>
                    <w:t>x</w:t>
                  </w:r>
                  <w:r>
                    <w:rPr>
                      <w:rFonts w:ascii="Arial"/>
                      <w:spacing w:val="-1"/>
                      <w:sz w:val="54"/>
                    </w:rPr>
                    <w:t>.</w:t>
                  </w:r>
                  <w:r>
                    <w:rPr>
                      <w:rFonts w:ascii="Arial"/>
                      <w:spacing w:val="-16"/>
                      <w:sz w:val="54"/>
                    </w:rPr>
                    <w:t>h</w:t>
                  </w:r>
                  <w:r>
                    <w:rPr>
                      <w:rFonts w:ascii="Arial"/>
                      <w:spacing w:val="-1"/>
                      <w:sz w:val="54"/>
                    </w:rPr>
                    <w:t>t</w:t>
                  </w:r>
                  <w:r>
                    <w:rPr>
                      <w:rFonts w:ascii="Arial"/>
                      <w:spacing w:val="15"/>
                      <w:sz w:val="54"/>
                    </w:rPr>
                    <w:t>m</w:t>
                  </w:r>
                  <w:r>
                    <w:rPr>
                      <w:rFonts w:ascii="Arial"/>
                      <w:spacing w:val="-15"/>
                      <w:sz w:val="54"/>
                    </w:rPr>
                    <w:t>l</w:t>
                  </w:r>
                  <w:r>
                    <w:rPr>
                      <w:rFonts w:ascii="Arial"/>
                      <w:sz w:val="54"/>
                    </w:rPr>
                    <w:t>)</w:t>
                  </w:r>
                </w:hyperlink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7077" w:rsidRDefault="00777077">
    <w:pPr>
      <w:spacing w:line="14" w:lineRule="auto"/>
      <w:rPr>
        <w:sz w:val="2"/>
        <w:szCs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7077" w:rsidRDefault="008F6A19">
    <w:pPr>
      <w:spacing w:line="14" w:lineRule="auto"/>
      <w:rPr>
        <w:sz w:val="20"/>
        <w:szCs w:val="20"/>
      </w:rPr>
    </w:pPr>
    <w:r>
      <w:pict>
        <v:group id="_x0000_s2050" style="position:absolute;margin-left:40.25pt;margin-top:102.9pt;width:532.5pt;height:.1pt;z-index:-6280;mso-position-horizontal-relative:page;mso-position-vertical-relative:page" coordorigin="805,2058" coordsize="10650,2">
          <v:shape id="_x0000_s2051" style="position:absolute;left:805;top:2058;width:10650;height:2" coordorigin="805,2058" coordsize="10650,0" path="m805,2058r10650,e" filled="f" strokecolor="#ededed" strokeweight=".8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9.25pt;margin-top:60.1pt;width:295.25pt;height:29pt;z-index:-6256;mso-position-horizontal-relative:page;mso-position-vertical-relative:page" filled="f" stroked="f">
          <v:textbox inset="0,0,0,0">
            <w:txbxContent>
              <w:p w:rsidR="00777077" w:rsidRDefault="008F6A19">
                <w:pPr>
                  <w:spacing w:line="572" w:lineRule="exact"/>
                  <w:ind w:left="20"/>
                  <w:rPr>
                    <w:rFonts w:ascii="Arial" w:eastAsia="Arial" w:hAnsi="Arial" w:cs="Arial"/>
                    <w:sz w:val="54"/>
                    <w:szCs w:val="54"/>
                  </w:rPr>
                </w:pPr>
                <w:hyperlink r:id="rId1">
                  <w:r>
                    <w:rPr>
                      <w:rFonts w:ascii="Arial"/>
                      <w:spacing w:val="-17"/>
                      <w:sz w:val="54"/>
                    </w:rPr>
                    <w:t>V</w:t>
                  </w:r>
                  <w:r>
                    <w:rPr>
                      <w:rFonts w:ascii="Arial"/>
                      <w:spacing w:val="-15"/>
                      <w:sz w:val="54"/>
                    </w:rPr>
                    <w:t>i</w:t>
                  </w:r>
                  <w:r>
                    <w:rPr>
                      <w:rFonts w:ascii="Arial"/>
                      <w:sz w:val="54"/>
                    </w:rPr>
                    <w:t>r</w:t>
                  </w:r>
                  <w:r>
                    <w:rPr>
                      <w:rFonts w:ascii="Arial"/>
                      <w:spacing w:val="-1"/>
                      <w:sz w:val="54"/>
                    </w:rPr>
                    <w:t>t</w:t>
                  </w:r>
                  <w:r>
                    <w:rPr>
                      <w:rFonts w:ascii="Arial"/>
                      <w:spacing w:val="-16"/>
                      <w:sz w:val="54"/>
                    </w:rPr>
                    <w:t>u</w:t>
                  </w:r>
                  <w:r>
                    <w:rPr>
                      <w:rFonts w:ascii="Arial"/>
                      <w:spacing w:val="-1"/>
                      <w:sz w:val="54"/>
                    </w:rPr>
                    <w:t>a</w:t>
                  </w:r>
                  <w:r>
                    <w:rPr>
                      <w:rFonts w:ascii="Arial"/>
                      <w:sz w:val="54"/>
                    </w:rPr>
                    <w:t>l</w:t>
                  </w:r>
                  <w:r>
                    <w:rPr>
                      <w:rFonts w:ascii="Arial"/>
                      <w:spacing w:val="-22"/>
                      <w:sz w:val="54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sz w:val="54"/>
                    </w:rPr>
                    <w:t>La</w:t>
                  </w:r>
                  <w:r>
                    <w:rPr>
                      <w:rFonts w:ascii="Arial"/>
                      <w:sz w:val="54"/>
                    </w:rPr>
                    <w:t>b</w:t>
                  </w:r>
                  <w:r>
                    <w:rPr>
                      <w:rFonts w:ascii="Arial"/>
                      <w:spacing w:val="-7"/>
                      <w:sz w:val="54"/>
                    </w:rPr>
                    <w:t xml:space="preserve"> </w:t>
                  </w:r>
                  <w:r>
                    <w:rPr>
                      <w:rFonts w:ascii="Arial"/>
                      <w:sz w:val="54"/>
                    </w:rPr>
                    <w:t>(</w:t>
                  </w:r>
                  <w:proofErr w:type="gramStart"/>
                  <w:r>
                    <w:rPr>
                      <w:rFonts w:ascii="Arial"/>
                      <w:spacing w:val="-1"/>
                      <w:sz w:val="54"/>
                    </w:rPr>
                    <w:t>..</w:t>
                  </w:r>
                  <w:proofErr w:type="gramEnd"/>
                  <w:r>
                    <w:rPr>
                      <w:rFonts w:ascii="Arial"/>
                      <w:spacing w:val="-1"/>
                      <w:sz w:val="54"/>
                    </w:rPr>
                    <w:t>/</w:t>
                  </w:r>
                  <w:r>
                    <w:rPr>
                      <w:rFonts w:ascii="Arial"/>
                      <w:spacing w:val="-15"/>
                      <w:sz w:val="54"/>
                    </w:rPr>
                    <w:t>i</w:t>
                  </w:r>
                  <w:r>
                    <w:rPr>
                      <w:rFonts w:ascii="Arial"/>
                      <w:spacing w:val="-16"/>
                      <w:sz w:val="54"/>
                    </w:rPr>
                    <w:t>n</w:t>
                  </w:r>
                  <w:r>
                    <w:rPr>
                      <w:rFonts w:ascii="Arial"/>
                      <w:spacing w:val="-1"/>
                      <w:sz w:val="54"/>
                    </w:rPr>
                    <w:t>de</w:t>
                  </w:r>
                  <w:r>
                    <w:rPr>
                      <w:rFonts w:ascii="Arial"/>
                      <w:spacing w:val="-30"/>
                      <w:sz w:val="54"/>
                    </w:rPr>
                    <w:t>x</w:t>
                  </w:r>
                  <w:r>
                    <w:rPr>
                      <w:rFonts w:ascii="Arial"/>
                      <w:spacing w:val="-1"/>
                      <w:sz w:val="54"/>
                    </w:rPr>
                    <w:t>.</w:t>
                  </w:r>
                  <w:r>
                    <w:rPr>
                      <w:rFonts w:ascii="Arial"/>
                      <w:spacing w:val="-16"/>
                      <w:sz w:val="54"/>
                    </w:rPr>
                    <w:t>h</w:t>
                  </w:r>
                  <w:r>
                    <w:rPr>
                      <w:rFonts w:ascii="Arial"/>
                      <w:spacing w:val="-1"/>
                      <w:sz w:val="54"/>
                    </w:rPr>
                    <w:t>t</w:t>
                  </w:r>
                  <w:r>
                    <w:rPr>
                      <w:rFonts w:ascii="Arial"/>
                      <w:spacing w:val="15"/>
                      <w:sz w:val="54"/>
                    </w:rPr>
                    <w:t>m</w:t>
                  </w:r>
                  <w:r>
                    <w:rPr>
                      <w:rFonts w:ascii="Arial"/>
                      <w:spacing w:val="-15"/>
                      <w:sz w:val="54"/>
                    </w:rPr>
                    <w:t>l</w:t>
                  </w:r>
                  <w:r>
                    <w:rPr>
                      <w:rFonts w:ascii="Arial"/>
                      <w:sz w:val="54"/>
                    </w:rPr>
                    <w:t>)</w:t>
                  </w:r>
                </w:hyperlink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7077" w:rsidRDefault="00777077">
    <w:pPr>
      <w:spacing w:line="14" w:lineRule="auto"/>
      <w:rPr>
        <w:sz w:val="2"/>
        <w:szCs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trackRevisions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777077"/>
    <w:rsid w:val="00516675"/>
    <w:rsid w:val="00777077"/>
    <w:rsid w:val="008F6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42"/>
      <w:ind w:left="125"/>
      <w:outlineLvl w:val="0"/>
    </w:pPr>
    <w:rPr>
      <w:rFonts w:ascii="Arial" w:eastAsia="Arial" w:hAnsi="Arial"/>
      <w:sz w:val="45"/>
      <w:szCs w:val="45"/>
    </w:rPr>
  </w:style>
  <w:style w:type="paragraph" w:styleId="Heading2">
    <w:name w:val="heading 2"/>
    <w:basedOn w:val="Normal"/>
    <w:uiPriority w:val="1"/>
    <w:qFormat/>
    <w:pPr>
      <w:spacing w:before="257"/>
      <w:ind w:left="125"/>
      <w:outlineLvl w:val="1"/>
    </w:pPr>
    <w:rPr>
      <w:rFonts w:ascii="Arial" w:eastAsia="Arial" w:hAnsi="Arial"/>
      <w:sz w:val="36"/>
      <w:szCs w:val="36"/>
    </w:rPr>
  </w:style>
  <w:style w:type="paragraph" w:styleId="Heading3">
    <w:name w:val="heading 3"/>
    <w:basedOn w:val="Normal"/>
    <w:uiPriority w:val="1"/>
    <w:qFormat/>
    <w:pPr>
      <w:spacing w:before="65"/>
      <w:ind w:left="125"/>
      <w:outlineLvl w:val="2"/>
    </w:pPr>
    <w:rPr>
      <w:rFonts w:ascii="Arial" w:eastAsia="Arial" w:hAnsi="Arial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73"/>
      <w:ind w:left="125"/>
    </w:pPr>
    <w:rPr>
      <w:rFonts w:ascii="Arial" w:eastAsia="Arial" w:hAnsi="Arial"/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166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675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51667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1667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1667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667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6675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3" Type="http://schemas.microsoft.com/office/2007/relationships/stylesWithEffects" Target="stylesWithEffects.xml"/><Relationship Id="rId21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6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header" Target="header3.xml"/><Relationship Id="rId22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hyperlink" Target="http://vlab.asklab.tk/VirtualLab/index.html" TargetMode="External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hyperlink" Target="http://vlab.asklab.tk/VirtualLab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/>
</file>

<file path=customXml/itemProps1.xml><?xml version="1.0" encoding="utf-8"?>
<ds:datastoreItem xmlns:ds="http://schemas.openxmlformats.org/officeDocument/2006/customXml" ds:itemID="{36A515BB-2A74-4A6B-B052-2A4A4EAB5A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1160</Words>
  <Characters>6615</Characters>
  <Application>Microsoft Office Word</Application>
  <DocSecurity>0</DocSecurity>
  <Lines>55</Lines>
  <Paragraphs>15</Paragraphs>
  <ScaleCrop>false</ScaleCrop>
  <Company>Drexel University</Company>
  <LinksUpToDate>false</LinksUpToDate>
  <CharactersWithSpaces>7760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Braley</cp:lastModifiedBy>
  <cp:revision>2</cp:revision>
  <dcterms:created xsi:type="dcterms:W3CDTF">2018-09-28T15:31:00Z</dcterms:created>
  <dcterms:modified xsi:type="dcterms:W3CDTF">2018-09-28T19:40:00Z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2018-09-28T00:00:00Z</vt:filetime>
  </property>
  <property fmtid="{D5CDD505-2E9C-101B-9397-08002B2CF9AE}" pid="3" name="LastSaved">
    <vt:filetime>2018-09-28T00:00:00Z</vt:filetime>
  </property>
</Properties>
</file>